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900DAF" w14:textId="77777777" w:rsidR="00166FB7" w:rsidRDefault="00166FB7" w:rsidP="00166FB7">
      <w:pPr>
        <w:jc w:val="center"/>
        <w:rPr>
          <w:rFonts w:ascii="Times" w:hAnsi="Times"/>
          <w:lang w:val="en-US"/>
        </w:rPr>
      </w:pPr>
    </w:p>
    <w:p w14:paraId="39D837A4" w14:textId="77777777" w:rsidR="00166FB7" w:rsidRDefault="00166FB7" w:rsidP="00166FB7">
      <w:pPr>
        <w:jc w:val="center"/>
        <w:rPr>
          <w:rFonts w:ascii="Times" w:hAnsi="Times"/>
          <w:lang w:val="en-US"/>
        </w:rPr>
      </w:pPr>
    </w:p>
    <w:p w14:paraId="56F7CC79" w14:textId="34824742" w:rsidR="00166FB7" w:rsidRDefault="00166FB7" w:rsidP="00166FB7">
      <w:pPr>
        <w:jc w:val="center"/>
        <w:rPr>
          <w:rFonts w:ascii="Times" w:hAnsi="Times"/>
          <w:lang w:val="en-US"/>
        </w:rPr>
      </w:pPr>
    </w:p>
    <w:p w14:paraId="04F48779" w14:textId="33FDCDED" w:rsidR="002A18CA" w:rsidRDefault="002A18CA" w:rsidP="00166FB7">
      <w:pPr>
        <w:jc w:val="center"/>
        <w:rPr>
          <w:rFonts w:ascii="Times" w:hAnsi="Times"/>
          <w:lang w:val="en-US"/>
        </w:rPr>
      </w:pPr>
    </w:p>
    <w:p w14:paraId="2AD1D3F1" w14:textId="77777777" w:rsidR="002A18CA" w:rsidRDefault="002A18CA" w:rsidP="00166FB7">
      <w:pPr>
        <w:jc w:val="center"/>
        <w:rPr>
          <w:rFonts w:ascii="Times" w:hAnsi="Times"/>
          <w:lang w:val="en-US"/>
        </w:rPr>
      </w:pPr>
    </w:p>
    <w:p w14:paraId="7BF988DE" w14:textId="77777777" w:rsidR="00166FB7" w:rsidRPr="00166FB7" w:rsidRDefault="00166FB7" w:rsidP="00166FB7">
      <w:pPr>
        <w:jc w:val="center"/>
        <w:rPr>
          <w:rFonts w:ascii="Times" w:hAnsi="Times"/>
          <w:b/>
          <w:bCs/>
          <w:lang w:val="en-US"/>
        </w:rPr>
      </w:pPr>
    </w:p>
    <w:p w14:paraId="62D4A320" w14:textId="2F049493" w:rsidR="00EF59E5" w:rsidRPr="001928D5" w:rsidRDefault="00C50813" w:rsidP="00166FB7">
      <w:pPr>
        <w:jc w:val="center"/>
        <w:rPr>
          <w:rFonts w:ascii="Times" w:hAnsi="Times"/>
          <w:b/>
          <w:bCs/>
          <w:sz w:val="44"/>
          <w:szCs w:val="44"/>
          <w:lang w:val="en-US"/>
        </w:rPr>
      </w:pPr>
      <w:r w:rsidRPr="001928D5">
        <w:rPr>
          <w:rFonts w:ascii="Times" w:hAnsi="Times"/>
          <w:b/>
          <w:bCs/>
          <w:sz w:val="44"/>
          <w:szCs w:val="44"/>
          <w:lang w:val="en-US"/>
        </w:rPr>
        <w:t>Writing Portfolio</w:t>
      </w:r>
    </w:p>
    <w:p w14:paraId="5DC4A2D8" w14:textId="480FB56C" w:rsidR="00166FB7" w:rsidRDefault="00166FB7" w:rsidP="00166FB7">
      <w:pPr>
        <w:jc w:val="center"/>
        <w:rPr>
          <w:rFonts w:ascii="Times" w:hAnsi="Times"/>
          <w:b/>
          <w:bCs/>
          <w:lang w:val="en-US"/>
        </w:rPr>
      </w:pPr>
    </w:p>
    <w:p w14:paraId="1DAFD8FD" w14:textId="77777777" w:rsidR="00DB0EAA" w:rsidRPr="00166FB7" w:rsidRDefault="00DB0EAA" w:rsidP="00166FB7">
      <w:pPr>
        <w:jc w:val="center"/>
        <w:rPr>
          <w:rFonts w:ascii="Times" w:hAnsi="Times"/>
          <w:b/>
          <w:bCs/>
          <w:lang w:val="en-US"/>
        </w:rPr>
      </w:pPr>
    </w:p>
    <w:p w14:paraId="59ADD40D" w14:textId="7CACDF52" w:rsidR="00166FB7" w:rsidRPr="00166FB7" w:rsidRDefault="00166FB7" w:rsidP="00166FB7">
      <w:pPr>
        <w:jc w:val="center"/>
        <w:rPr>
          <w:rFonts w:ascii="Times" w:hAnsi="Times"/>
          <w:b/>
          <w:bCs/>
          <w:lang w:val="en-US"/>
        </w:rPr>
      </w:pPr>
    </w:p>
    <w:p w14:paraId="0F003C83" w14:textId="171E1A7A" w:rsidR="00166FB7" w:rsidRPr="00166FB7" w:rsidRDefault="00166FB7" w:rsidP="00166FB7">
      <w:pPr>
        <w:jc w:val="center"/>
        <w:rPr>
          <w:rFonts w:ascii="Times" w:hAnsi="Times"/>
          <w:b/>
          <w:bCs/>
          <w:lang w:val="en-US"/>
        </w:rPr>
      </w:pPr>
    </w:p>
    <w:p w14:paraId="78EA663A" w14:textId="5360A9D8" w:rsidR="00166FB7" w:rsidRPr="00166FB7" w:rsidRDefault="00166FB7" w:rsidP="00166FB7">
      <w:pPr>
        <w:jc w:val="center"/>
        <w:rPr>
          <w:rFonts w:ascii="Times" w:hAnsi="Times"/>
          <w:b/>
          <w:bCs/>
          <w:lang w:val="en-US"/>
        </w:rPr>
      </w:pPr>
    </w:p>
    <w:p w14:paraId="3E60972A" w14:textId="1A93FBFA" w:rsidR="00166FB7" w:rsidRPr="00166FB7" w:rsidRDefault="00166FB7" w:rsidP="00166FB7">
      <w:pPr>
        <w:jc w:val="center"/>
        <w:rPr>
          <w:rFonts w:ascii="Times" w:hAnsi="Times"/>
          <w:b/>
          <w:bCs/>
          <w:lang w:val="en-US"/>
        </w:rPr>
      </w:pPr>
    </w:p>
    <w:p w14:paraId="3A3677DE" w14:textId="56A15584" w:rsidR="00166FB7" w:rsidRPr="00166FB7" w:rsidRDefault="00166FB7" w:rsidP="00166FB7">
      <w:pPr>
        <w:jc w:val="center"/>
        <w:rPr>
          <w:rFonts w:ascii="Times" w:hAnsi="Times"/>
          <w:b/>
          <w:bCs/>
          <w:lang w:val="en-US"/>
        </w:rPr>
      </w:pPr>
    </w:p>
    <w:p w14:paraId="065A88F1" w14:textId="3BCCB29A" w:rsidR="00166FB7" w:rsidRDefault="00166FB7" w:rsidP="00166FB7">
      <w:pPr>
        <w:jc w:val="center"/>
        <w:rPr>
          <w:rFonts w:ascii="Times" w:hAnsi="Times"/>
          <w:b/>
          <w:bCs/>
          <w:lang w:val="en-US"/>
        </w:rPr>
      </w:pPr>
    </w:p>
    <w:p w14:paraId="36EC892D" w14:textId="2B5744E9" w:rsidR="00DB0EAA" w:rsidRDefault="00DB0EAA" w:rsidP="00166FB7">
      <w:pPr>
        <w:jc w:val="center"/>
        <w:rPr>
          <w:rFonts w:ascii="Times" w:hAnsi="Times" w:hint="eastAsia"/>
          <w:b/>
          <w:bCs/>
          <w:lang w:val="en-US"/>
        </w:rPr>
      </w:pPr>
    </w:p>
    <w:p w14:paraId="4DFB7603" w14:textId="03951F56" w:rsidR="00DB0EAA" w:rsidRDefault="00DB0EAA" w:rsidP="00166FB7">
      <w:pPr>
        <w:jc w:val="center"/>
        <w:rPr>
          <w:rFonts w:ascii="Times" w:hAnsi="Times"/>
          <w:b/>
          <w:bCs/>
          <w:lang w:val="en-US"/>
        </w:rPr>
      </w:pPr>
    </w:p>
    <w:p w14:paraId="0ADFCCC2" w14:textId="46BEEFE4" w:rsidR="00DB0EAA" w:rsidRDefault="00DB0EAA" w:rsidP="00166FB7">
      <w:pPr>
        <w:jc w:val="center"/>
        <w:rPr>
          <w:rFonts w:ascii="Times" w:hAnsi="Times"/>
          <w:b/>
          <w:bCs/>
          <w:lang w:val="en-US"/>
        </w:rPr>
      </w:pPr>
    </w:p>
    <w:p w14:paraId="2605C742" w14:textId="46BA091D" w:rsidR="00DB0EAA" w:rsidRDefault="00DB0EAA" w:rsidP="00166FB7">
      <w:pPr>
        <w:jc w:val="center"/>
        <w:rPr>
          <w:rFonts w:ascii="Times" w:hAnsi="Times"/>
          <w:b/>
          <w:bCs/>
          <w:lang w:val="en-US"/>
        </w:rPr>
      </w:pPr>
    </w:p>
    <w:p w14:paraId="69FC8B14" w14:textId="18706D89" w:rsidR="00DB0EAA" w:rsidRDefault="00DB0EAA" w:rsidP="00166FB7">
      <w:pPr>
        <w:jc w:val="center"/>
        <w:rPr>
          <w:rFonts w:ascii="Times" w:hAnsi="Times"/>
          <w:b/>
          <w:bCs/>
          <w:lang w:val="en-US"/>
        </w:rPr>
      </w:pPr>
    </w:p>
    <w:p w14:paraId="2C26F07F" w14:textId="6CE4F5CD" w:rsidR="00DB0EAA" w:rsidRDefault="00DB0EAA" w:rsidP="00166FB7">
      <w:pPr>
        <w:jc w:val="center"/>
        <w:rPr>
          <w:rFonts w:ascii="Times" w:hAnsi="Times"/>
          <w:b/>
          <w:bCs/>
          <w:lang w:val="en-US"/>
        </w:rPr>
      </w:pPr>
    </w:p>
    <w:p w14:paraId="26B6A61F" w14:textId="77777777" w:rsidR="00DB0EAA" w:rsidRDefault="00DB0EAA" w:rsidP="00166FB7">
      <w:pPr>
        <w:jc w:val="center"/>
        <w:rPr>
          <w:rFonts w:ascii="Times" w:hAnsi="Times"/>
          <w:b/>
          <w:bCs/>
          <w:lang w:val="en-US"/>
        </w:rPr>
      </w:pPr>
    </w:p>
    <w:p w14:paraId="51AA0BD7" w14:textId="77777777" w:rsidR="00DB0EAA" w:rsidRPr="00166FB7" w:rsidRDefault="00DB0EAA" w:rsidP="00166FB7">
      <w:pPr>
        <w:jc w:val="center"/>
        <w:rPr>
          <w:rFonts w:ascii="Times" w:hAnsi="Times"/>
          <w:b/>
          <w:bCs/>
          <w:lang w:val="en-US"/>
        </w:rPr>
      </w:pPr>
    </w:p>
    <w:p w14:paraId="3865F34F" w14:textId="3A33EF12" w:rsidR="00C50813" w:rsidRPr="00166FB7" w:rsidRDefault="00C50813" w:rsidP="00166FB7">
      <w:pPr>
        <w:jc w:val="center"/>
        <w:rPr>
          <w:rFonts w:ascii="Times" w:hAnsi="Times"/>
          <w:b/>
          <w:bCs/>
          <w:lang w:val="en-US"/>
        </w:rPr>
      </w:pPr>
    </w:p>
    <w:p w14:paraId="7567696A" w14:textId="6D3BC6C8" w:rsidR="00C50813" w:rsidRPr="0078212F" w:rsidRDefault="001928D5" w:rsidP="00166FB7">
      <w:pPr>
        <w:jc w:val="center"/>
        <w:rPr>
          <w:rFonts w:ascii="Times" w:hAnsi="Times"/>
          <w:b/>
          <w:bCs/>
          <w:color w:val="000000" w:themeColor="text1"/>
          <w:sz w:val="32"/>
          <w:szCs w:val="32"/>
          <w:lang w:val="en-US"/>
          <w:rPrChange w:id="0" w:author="Jordon Beijing" w:date="2020-09-05T20:07:00Z">
            <w:rPr>
              <w:rFonts w:ascii="Times" w:hAnsi="Times"/>
              <w:b/>
              <w:bCs/>
              <w:color w:val="4472C4" w:themeColor="accent1"/>
              <w:sz w:val="32"/>
              <w:szCs w:val="32"/>
              <w:lang w:val="en-US"/>
            </w:rPr>
          </w:rPrChange>
        </w:rPr>
      </w:pPr>
      <w:del w:id="1" w:author="Jordon Beijing" w:date="2020-09-04T10:51:00Z">
        <w:r w:rsidRPr="0078212F" w:rsidDel="00EF59E5">
          <w:rPr>
            <w:rFonts w:ascii="Times" w:hAnsi="Times"/>
            <w:b/>
            <w:bCs/>
            <w:color w:val="000000" w:themeColor="text1"/>
            <w:sz w:val="32"/>
            <w:szCs w:val="32"/>
            <w:lang w:val="en-US"/>
            <w:rPrChange w:id="2" w:author="Jordon Beijing" w:date="2020-09-05T20:07:00Z">
              <w:rPr>
                <w:rFonts w:ascii="Times" w:hAnsi="Times"/>
                <w:b/>
                <w:bCs/>
                <w:color w:val="4472C4" w:themeColor="accent1"/>
                <w:sz w:val="32"/>
                <w:szCs w:val="32"/>
                <w:lang w:val="en-US"/>
              </w:rPr>
            </w:rPrChange>
          </w:rPr>
          <w:delText>[</w:delText>
        </w:r>
      </w:del>
      <w:del w:id="3" w:author="Jordon Beijing" w:date="2020-09-04T10:34:00Z">
        <w:r w:rsidR="00C50813" w:rsidRPr="0078212F" w:rsidDel="007A4CFC">
          <w:rPr>
            <w:rFonts w:ascii="Times" w:hAnsi="Times"/>
            <w:b/>
            <w:bCs/>
            <w:color w:val="000000" w:themeColor="text1"/>
            <w:sz w:val="32"/>
            <w:szCs w:val="32"/>
            <w:lang w:val="en-US"/>
            <w:rPrChange w:id="4" w:author="Jordon Beijing" w:date="2020-09-05T20:07:00Z">
              <w:rPr>
                <w:rFonts w:ascii="Times" w:hAnsi="Times"/>
                <w:b/>
                <w:bCs/>
                <w:color w:val="4472C4" w:themeColor="accent1"/>
                <w:sz w:val="32"/>
                <w:szCs w:val="32"/>
                <w:lang w:val="en-US"/>
              </w:rPr>
            </w:rPrChange>
          </w:rPr>
          <w:delText>Name</w:delText>
        </w:r>
      </w:del>
      <w:ins w:id="5" w:author="Jordon Beijing" w:date="2020-09-04T10:34:00Z">
        <w:r w:rsidR="007A4CFC" w:rsidRPr="0078212F">
          <w:rPr>
            <w:rFonts w:ascii="Times" w:hAnsi="Times"/>
            <w:b/>
            <w:bCs/>
            <w:color w:val="000000" w:themeColor="text1"/>
            <w:sz w:val="32"/>
            <w:szCs w:val="32"/>
            <w:lang w:val="en-US"/>
            <w:rPrChange w:id="6" w:author="Jordon Beijing" w:date="2020-09-05T20:07:00Z">
              <w:rPr>
                <w:rFonts w:ascii="Times" w:hAnsi="Times"/>
                <w:b/>
                <w:bCs/>
                <w:color w:val="4472C4" w:themeColor="accent1"/>
                <w:sz w:val="32"/>
                <w:szCs w:val="32"/>
                <w:lang w:val="en-US"/>
              </w:rPr>
            </w:rPrChange>
          </w:rPr>
          <w:t>Michelle Wu</w:t>
        </w:r>
      </w:ins>
      <w:del w:id="7" w:author="Jordon Beijing" w:date="2020-09-04T10:51:00Z">
        <w:r w:rsidRPr="0078212F" w:rsidDel="00EF59E5">
          <w:rPr>
            <w:rFonts w:ascii="Times" w:hAnsi="Times"/>
            <w:b/>
            <w:bCs/>
            <w:color w:val="000000" w:themeColor="text1"/>
            <w:sz w:val="32"/>
            <w:szCs w:val="32"/>
            <w:lang w:val="en-US"/>
            <w:rPrChange w:id="8" w:author="Jordon Beijing" w:date="2020-09-05T20:07:00Z">
              <w:rPr>
                <w:rFonts w:ascii="Times" w:hAnsi="Times"/>
                <w:b/>
                <w:bCs/>
                <w:color w:val="4472C4" w:themeColor="accent1"/>
                <w:sz w:val="32"/>
                <w:szCs w:val="32"/>
                <w:lang w:val="en-US"/>
              </w:rPr>
            </w:rPrChange>
          </w:rPr>
          <w:delText>]</w:delText>
        </w:r>
      </w:del>
    </w:p>
    <w:p w14:paraId="359991A3" w14:textId="0BE31232" w:rsidR="00C50813" w:rsidRPr="00166FB7" w:rsidRDefault="00C50813" w:rsidP="00166FB7">
      <w:pPr>
        <w:jc w:val="center"/>
        <w:rPr>
          <w:rFonts w:ascii="Times" w:hAnsi="Times"/>
          <w:b/>
          <w:bCs/>
          <w:lang w:val="en-US"/>
        </w:rPr>
      </w:pPr>
    </w:p>
    <w:p w14:paraId="213DBFB0" w14:textId="58EF8D44" w:rsidR="00166FB7" w:rsidRPr="00166FB7" w:rsidRDefault="00166FB7" w:rsidP="00166FB7">
      <w:pPr>
        <w:jc w:val="center"/>
        <w:rPr>
          <w:rFonts w:ascii="Times" w:hAnsi="Times"/>
          <w:b/>
          <w:bCs/>
          <w:lang w:val="en-US"/>
        </w:rPr>
      </w:pPr>
    </w:p>
    <w:p w14:paraId="790B4ABB" w14:textId="413EF0C1" w:rsidR="00166FB7" w:rsidRPr="00166FB7" w:rsidRDefault="00166FB7" w:rsidP="00166FB7">
      <w:pPr>
        <w:jc w:val="center"/>
        <w:rPr>
          <w:rFonts w:ascii="Times" w:hAnsi="Times"/>
          <w:b/>
          <w:bCs/>
          <w:lang w:val="en-US"/>
        </w:rPr>
      </w:pPr>
    </w:p>
    <w:p w14:paraId="26A6E9AA" w14:textId="6C5EF885" w:rsidR="00166FB7" w:rsidRPr="00166FB7" w:rsidRDefault="00166FB7" w:rsidP="00166FB7">
      <w:pPr>
        <w:jc w:val="center"/>
        <w:rPr>
          <w:rFonts w:ascii="Times" w:hAnsi="Times"/>
          <w:b/>
          <w:bCs/>
          <w:lang w:val="en-US"/>
        </w:rPr>
      </w:pPr>
    </w:p>
    <w:p w14:paraId="1270F763" w14:textId="12CF4831" w:rsidR="00166FB7" w:rsidRPr="00166FB7" w:rsidRDefault="00166FB7" w:rsidP="00166FB7">
      <w:pPr>
        <w:jc w:val="center"/>
        <w:rPr>
          <w:rFonts w:ascii="Times" w:hAnsi="Times"/>
          <w:b/>
          <w:bCs/>
          <w:lang w:val="en-US"/>
        </w:rPr>
      </w:pPr>
    </w:p>
    <w:p w14:paraId="35112E42" w14:textId="6F286521" w:rsidR="00166FB7" w:rsidRPr="00166FB7" w:rsidRDefault="00166FB7" w:rsidP="00166FB7">
      <w:pPr>
        <w:jc w:val="center"/>
        <w:rPr>
          <w:rFonts w:ascii="Times" w:hAnsi="Times"/>
          <w:b/>
          <w:bCs/>
          <w:lang w:val="en-US"/>
        </w:rPr>
      </w:pPr>
    </w:p>
    <w:p w14:paraId="7BBC83F1" w14:textId="626E39AB" w:rsidR="00166FB7" w:rsidRDefault="00166FB7" w:rsidP="00166FB7">
      <w:pPr>
        <w:jc w:val="center"/>
        <w:rPr>
          <w:rFonts w:ascii="Times" w:hAnsi="Times"/>
          <w:b/>
          <w:bCs/>
          <w:lang w:val="en-US"/>
        </w:rPr>
      </w:pPr>
    </w:p>
    <w:p w14:paraId="39A738ED" w14:textId="5F3FB3D6" w:rsidR="00DB0EAA" w:rsidRDefault="00DB0EAA" w:rsidP="00166FB7">
      <w:pPr>
        <w:jc w:val="center"/>
        <w:rPr>
          <w:rFonts w:ascii="Times" w:hAnsi="Times"/>
          <w:b/>
          <w:bCs/>
          <w:lang w:val="en-US"/>
        </w:rPr>
      </w:pPr>
    </w:p>
    <w:p w14:paraId="29E30D7B" w14:textId="06890160" w:rsidR="00DB0EAA" w:rsidRDefault="00DB0EAA" w:rsidP="00166FB7">
      <w:pPr>
        <w:jc w:val="center"/>
        <w:rPr>
          <w:rFonts w:ascii="Times" w:hAnsi="Times"/>
          <w:b/>
          <w:bCs/>
          <w:lang w:val="en-US"/>
        </w:rPr>
      </w:pPr>
    </w:p>
    <w:p w14:paraId="5106839C" w14:textId="01F3D94F" w:rsidR="00DB0EAA" w:rsidRDefault="00DB0EAA" w:rsidP="00166FB7">
      <w:pPr>
        <w:jc w:val="center"/>
        <w:rPr>
          <w:rFonts w:ascii="Times" w:hAnsi="Times"/>
          <w:b/>
          <w:bCs/>
          <w:lang w:val="en-US"/>
        </w:rPr>
      </w:pPr>
    </w:p>
    <w:p w14:paraId="02E452D1" w14:textId="0C49C85D" w:rsidR="00DB0EAA" w:rsidRDefault="00DB0EAA" w:rsidP="00166FB7">
      <w:pPr>
        <w:jc w:val="center"/>
        <w:rPr>
          <w:rFonts w:ascii="Times" w:hAnsi="Times"/>
          <w:b/>
          <w:bCs/>
          <w:lang w:val="en-US"/>
        </w:rPr>
      </w:pPr>
    </w:p>
    <w:p w14:paraId="4170FF49" w14:textId="26FE72D5" w:rsidR="00DB0EAA" w:rsidRDefault="00DB0EAA" w:rsidP="00166FB7">
      <w:pPr>
        <w:jc w:val="center"/>
        <w:rPr>
          <w:rFonts w:ascii="Times" w:hAnsi="Times"/>
          <w:b/>
          <w:bCs/>
          <w:lang w:val="en-US"/>
        </w:rPr>
      </w:pPr>
    </w:p>
    <w:p w14:paraId="0A880AA8" w14:textId="200D8821" w:rsidR="00DB0EAA" w:rsidRDefault="00DB0EAA" w:rsidP="00166FB7">
      <w:pPr>
        <w:jc w:val="center"/>
        <w:rPr>
          <w:rFonts w:ascii="Times" w:hAnsi="Times"/>
          <w:b/>
          <w:bCs/>
          <w:lang w:val="en-US"/>
        </w:rPr>
      </w:pPr>
    </w:p>
    <w:p w14:paraId="422C1D33" w14:textId="316904BF" w:rsidR="00DB0EAA" w:rsidRDefault="00DB0EAA" w:rsidP="00166FB7">
      <w:pPr>
        <w:jc w:val="center"/>
        <w:rPr>
          <w:rFonts w:ascii="Times" w:hAnsi="Times"/>
          <w:b/>
          <w:bCs/>
          <w:lang w:val="en-US"/>
        </w:rPr>
      </w:pPr>
    </w:p>
    <w:p w14:paraId="24E7D759" w14:textId="6D3D4181" w:rsidR="00DB0EAA" w:rsidRDefault="00DB0EAA" w:rsidP="00166FB7">
      <w:pPr>
        <w:jc w:val="center"/>
        <w:rPr>
          <w:rFonts w:ascii="Times" w:hAnsi="Times"/>
          <w:b/>
          <w:bCs/>
          <w:lang w:val="en-US"/>
        </w:rPr>
      </w:pPr>
    </w:p>
    <w:p w14:paraId="6206D956" w14:textId="77777777" w:rsidR="00DB0EAA" w:rsidRPr="00166FB7" w:rsidRDefault="00DB0EAA" w:rsidP="00166FB7">
      <w:pPr>
        <w:jc w:val="center"/>
        <w:rPr>
          <w:rFonts w:ascii="Times" w:hAnsi="Times"/>
          <w:b/>
          <w:bCs/>
          <w:lang w:val="en-US"/>
        </w:rPr>
      </w:pPr>
    </w:p>
    <w:p w14:paraId="574E1EC1" w14:textId="77777777" w:rsidR="00166FB7" w:rsidRPr="00166FB7" w:rsidRDefault="00166FB7" w:rsidP="00166FB7">
      <w:pPr>
        <w:jc w:val="center"/>
        <w:rPr>
          <w:rFonts w:ascii="Times" w:hAnsi="Times"/>
          <w:b/>
          <w:bCs/>
          <w:lang w:val="en-US"/>
        </w:rPr>
      </w:pPr>
    </w:p>
    <w:p w14:paraId="224FC645" w14:textId="77777777" w:rsidR="001928D5" w:rsidRDefault="00C50813" w:rsidP="001928D5">
      <w:pPr>
        <w:jc w:val="center"/>
        <w:rPr>
          <w:rFonts w:ascii="Times" w:hAnsi="Times"/>
          <w:sz w:val="28"/>
          <w:szCs w:val="28"/>
          <w:lang w:val="en-US"/>
        </w:rPr>
      </w:pPr>
      <w:r w:rsidRPr="001928D5">
        <w:rPr>
          <w:rFonts w:ascii="Times" w:hAnsi="Times"/>
          <w:sz w:val="28"/>
          <w:szCs w:val="28"/>
          <w:lang w:val="en-US"/>
        </w:rPr>
        <w:t xml:space="preserve">W6A </w:t>
      </w:r>
      <w:r w:rsidR="001928D5">
        <w:rPr>
          <w:rFonts w:ascii="Times" w:hAnsi="Times"/>
          <w:sz w:val="28"/>
          <w:szCs w:val="28"/>
          <w:lang w:val="en-US"/>
        </w:rPr>
        <w:t xml:space="preserve"> </w:t>
      </w:r>
    </w:p>
    <w:p w14:paraId="39DDB149" w14:textId="24E5E35A" w:rsidR="00166FB7" w:rsidRPr="001928D5" w:rsidRDefault="00C50813" w:rsidP="001928D5">
      <w:pPr>
        <w:jc w:val="center"/>
        <w:rPr>
          <w:rFonts w:ascii="Times" w:hAnsi="Times"/>
          <w:sz w:val="28"/>
          <w:szCs w:val="28"/>
          <w:lang w:val="en-US"/>
        </w:rPr>
      </w:pPr>
      <w:r w:rsidRPr="001928D5">
        <w:rPr>
          <w:rFonts w:ascii="Times" w:hAnsi="Times"/>
          <w:sz w:val="28"/>
          <w:szCs w:val="28"/>
          <w:lang w:val="en-US"/>
        </w:rPr>
        <w:t xml:space="preserve">Summer Writing Course </w:t>
      </w:r>
    </w:p>
    <w:p w14:paraId="594D6CB5" w14:textId="45B3053A" w:rsidR="00166FB7" w:rsidRPr="001928D5" w:rsidRDefault="00166FB7" w:rsidP="00166FB7">
      <w:pPr>
        <w:jc w:val="center"/>
        <w:rPr>
          <w:rFonts w:ascii="Times" w:hAnsi="Times"/>
          <w:sz w:val="28"/>
          <w:szCs w:val="28"/>
          <w:lang w:val="en-US"/>
        </w:rPr>
      </w:pPr>
      <w:r w:rsidRPr="001928D5">
        <w:rPr>
          <w:rFonts w:ascii="Times" w:hAnsi="Times"/>
          <w:sz w:val="28"/>
          <w:szCs w:val="28"/>
          <w:lang w:val="en-US"/>
        </w:rPr>
        <w:t xml:space="preserve">With Mr. J at </w:t>
      </w:r>
      <w:proofErr w:type="spellStart"/>
      <w:r w:rsidRPr="001928D5">
        <w:rPr>
          <w:rFonts w:ascii="Times" w:hAnsi="Times"/>
          <w:sz w:val="28"/>
          <w:szCs w:val="28"/>
          <w:lang w:val="en-US"/>
        </w:rPr>
        <w:t>Teachall</w:t>
      </w:r>
      <w:proofErr w:type="spellEnd"/>
    </w:p>
    <w:p w14:paraId="2184D423" w14:textId="1799D506" w:rsidR="00C50813" w:rsidRPr="001928D5" w:rsidRDefault="00C50813" w:rsidP="00166FB7">
      <w:pPr>
        <w:jc w:val="center"/>
        <w:rPr>
          <w:rFonts w:ascii="Times" w:hAnsi="Times"/>
          <w:lang w:val="en-US"/>
        </w:rPr>
      </w:pPr>
      <w:r w:rsidRPr="001928D5">
        <w:rPr>
          <w:rFonts w:ascii="Times" w:hAnsi="Times"/>
          <w:sz w:val="28"/>
          <w:szCs w:val="28"/>
          <w:lang w:val="en-US"/>
        </w:rPr>
        <w:t>July-August 2020</w:t>
      </w:r>
      <w:r w:rsidR="001928D5" w:rsidRPr="001928D5">
        <w:rPr>
          <w:rFonts w:ascii="Times" w:hAnsi="Times"/>
          <w:sz w:val="28"/>
          <w:szCs w:val="28"/>
          <w:lang w:val="en-US"/>
        </w:rPr>
        <w:t>, Beijing</w:t>
      </w:r>
    </w:p>
    <w:p w14:paraId="0DB0DE82" w14:textId="5554C737" w:rsidR="00C50813" w:rsidRPr="00166FB7" w:rsidRDefault="00C50813">
      <w:pPr>
        <w:rPr>
          <w:rFonts w:ascii="Times" w:hAnsi="Times"/>
          <w:lang w:val="en-US"/>
        </w:rPr>
      </w:pPr>
    </w:p>
    <w:p w14:paraId="4D054E0A" w14:textId="4EBC8C08" w:rsidR="00166FB7" w:rsidRDefault="00166FB7">
      <w:pPr>
        <w:rPr>
          <w:rFonts w:ascii="Times" w:hAnsi="Times"/>
          <w:lang w:val="en-US"/>
        </w:rPr>
      </w:pPr>
    </w:p>
    <w:p w14:paraId="3254F3B0" w14:textId="0015662E" w:rsidR="002A18CA" w:rsidRDefault="002A18CA">
      <w:pPr>
        <w:rPr>
          <w:rFonts w:ascii="Times" w:hAnsi="Times"/>
          <w:lang w:val="en-US"/>
        </w:rPr>
      </w:pPr>
    </w:p>
    <w:p w14:paraId="4FFDB1E0" w14:textId="529DBCEF" w:rsidR="002A18CA" w:rsidRDefault="002A18CA">
      <w:pPr>
        <w:rPr>
          <w:rFonts w:ascii="Times" w:hAnsi="Times"/>
          <w:lang w:val="en-US"/>
        </w:rPr>
      </w:pPr>
    </w:p>
    <w:p w14:paraId="08660D25" w14:textId="4E1302A2" w:rsidR="002A18CA" w:rsidRDefault="002A18CA">
      <w:pPr>
        <w:rPr>
          <w:rFonts w:ascii="Times" w:hAnsi="Times"/>
          <w:lang w:val="en-US"/>
        </w:rPr>
      </w:pPr>
    </w:p>
    <w:p w14:paraId="4A58D18D" w14:textId="4C6BD9C0" w:rsidR="002A18CA" w:rsidRDefault="002A18CA">
      <w:pPr>
        <w:rPr>
          <w:rFonts w:ascii="Times" w:hAnsi="Times"/>
          <w:lang w:val="en-US"/>
        </w:rPr>
      </w:pPr>
    </w:p>
    <w:p w14:paraId="608D782F" w14:textId="77777777" w:rsidR="002A18CA" w:rsidRDefault="002A18CA">
      <w:pPr>
        <w:rPr>
          <w:rFonts w:ascii="Times" w:hAnsi="Times"/>
          <w:lang w:val="en-US"/>
        </w:rPr>
      </w:pPr>
    </w:p>
    <w:p w14:paraId="2881D89E" w14:textId="77777777" w:rsidR="00166FB7" w:rsidRDefault="00166FB7">
      <w:pPr>
        <w:rPr>
          <w:rFonts w:ascii="Times" w:hAnsi="Times"/>
          <w:lang w:val="en-US"/>
        </w:rPr>
      </w:pPr>
    </w:p>
    <w:p w14:paraId="306B6658" w14:textId="03911B38" w:rsidR="00C50813" w:rsidRDefault="00C50813" w:rsidP="00166FB7">
      <w:pPr>
        <w:jc w:val="center"/>
        <w:rPr>
          <w:rFonts w:ascii="Times" w:hAnsi="Times"/>
          <w:b/>
          <w:bCs/>
          <w:sz w:val="32"/>
          <w:szCs w:val="32"/>
          <w:lang w:val="en-US"/>
        </w:rPr>
      </w:pPr>
      <w:r w:rsidRPr="001928D5">
        <w:rPr>
          <w:rFonts w:ascii="Times" w:hAnsi="Times"/>
          <w:b/>
          <w:bCs/>
          <w:sz w:val="32"/>
          <w:szCs w:val="32"/>
          <w:lang w:val="en-US"/>
        </w:rPr>
        <w:t>Index</w:t>
      </w:r>
    </w:p>
    <w:p w14:paraId="70CDE159" w14:textId="77777777" w:rsidR="00DB0EAA" w:rsidRPr="001928D5" w:rsidRDefault="00DB0EAA" w:rsidP="00166FB7">
      <w:pPr>
        <w:jc w:val="center"/>
        <w:rPr>
          <w:rFonts w:ascii="Times" w:hAnsi="Times"/>
          <w:b/>
          <w:bCs/>
          <w:sz w:val="32"/>
          <w:szCs w:val="32"/>
          <w:lang w:val="en-US"/>
        </w:rPr>
      </w:pPr>
    </w:p>
    <w:p w14:paraId="5AD10B7A" w14:textId="076F1569" w:rsidR="00DB0EAA" w:rsidRDefault="00DB0EAA" w:rsidP="00DB0EAA">
      <w:pPr>
        <w:jc w:val="center"/>
        <w:rPr>
          <w:rFonts w:ascii="Times" w:hAnsi="Times"/>
          <w:b/>
          <w:bCs/>
          <w:sz w:val="28"/>
          <w:szCs w:val="28"/>
          <w:lang w:val="en-US"/>
        </w:rPr>
      </w:pPr>
      <w:r w:rsidRPr="00DB0EAA">
        <w:rPr>
          <w:rFonts w:ascii="Times" w:hAnsi="Times"/>
          <w:b/>
          <w:bCs/>
          <w:sz w:val="28"/>
          <w:szCs w:val="28"/>
          <w:lang w:val="en-US"/>
        </w:rPr>
        <w:t>I</w:t>
      </w:r>
    </w:p>
    <w:p w14:paraId="4B9522D4" w14:textId="77777777" w:rsidR="002A18CA" w:rsidRDefault="002A18CA" w:rsidP="00DB0EAA">
      <w:pPr>
        <w:jc w:val="center"/>
        <w:rPr>
          <w:rFonts w:ascii="Times" w:hAnsi="Times"/>
          <w:b/>
          <w:bCs/>
          <w:sz w:val="28"/>
          <w:szCs w:val="28"/>
          <w:lang w:val="en-US"/>
        </w:rPr>
      </w:pPr>
    </w:p>
    <w:p w14:paraId="01775C0D" w14:textId="24F71384" w:rsidR="00C50813" w:rsidRDefault="00C50813" w:rsidP="00DB0EAA">
      <w:pPr>
        <w:jc w:val="center"/>
        <w:rPr>
          <w:rFonts w:ascii="Times" w:hAnsi="Times"/>
          <w:b/>
          <w:bCs/>
          <w:sz w:val="28"/>
          <w:szCs w:val="28"/>
          <w:lang w:val="en-US"/>
        </w:rPr>
      </w:pPr>
      <w:r w:rsidRPr="001928D5">
        <w:rPr>
          <w:rFonts w:ascii="Times" w:hAnsi="Times"/>
          <w:b/>
          <w:bCs/>
          <w:sz w:val="28"/>
          <w:szCs w:val="28"/>
          <w:lang w:val="en-US"/>
        </w:rPr>
        <w:t>Essays</w:t>
      </w:r>
    </w:p>
    <w:p w14:paraId="35B47F21" w14:textId="77777777" w:rsidR="002A18CA" w:rsidRPr="001928D5" w:rsidRDefault="002A18CA" w:rsidP="00DB0EAA">
      <w:pPr>
        <w:jc w:val="center"/>
        <w:rPr>
          <w:rFonts w:ascii="Times" w:hAnsi="Times"/>
          <w:b/>
          <w:bCs/>
          <w:sz w:val="28"/>
          <w:szCs w:val="28"/>
          <w:lang w:val="en-US"/>
        </w:rPr>
      </w:pPr>
    </w:p>
    <w:p w14:paraId="01BFB1D8" w14:textId="4DC6D3B0" w:rsidR="00C50813" w:rsidRPr="00166FB7" w:rsidRDefault="00C50813">
      <w:pPr>
        <w:rPr>
          <w:rFonts w:ascii="Times" w:hAnsi="Times"/>
          <w:lang w:val="en-US"/>
        </w:rPr>
      </w:pPr>
      <w:r w:rsidRPr="00166FB7">
        <w:rPr>
          <w:rFonts w:ascii="Times" w:hAnsi="Times"/>
          <w:lang w:val="en-US"/>
        </w:rPr>
        <w:t>1. Essay 1:</w:t>
      </w:r>
      <w:r w:rsidR="00DC3BBA" w:rsidRPr="00166FB7">
        <w:rPr>
          <w:rFonts w:ascii="Times" w:hAnsi="Times"/>
          <w:lang w:val="en-US"/>
        </w:rPr>
        <w:t xml:space="preserve"> My Crazy Day</w:t>
      </w:r>
    </w:p>
    <w:p w14:paraId="71228FFC" w14:textId="648FF7FA" w:rsidR="00C50813" w:rsidRPr="00166FB7" w:rsidRDefault="00C50813">
      <w:pPr>
        <w:rPr>
          <w:rFonts w:ascii="Times" w:hAnsi="Times"/>
          <w:lang w:val="en-US"/>
        </w:rPr>
      </w:pPr>
      <w:r w:rsidRPr="00166FB7">
        <w:rPr>
          <w:rFonts w:ascii="Times" w:hAnsi="Times"/>
          <w:lang w:val="en-US"/>
        </w:rPr>
        <w:t>2. Essay 2:</w:t>
      </w:r>
      <w:r w:rsidR="00DC3BBA" w:rsidRPr="00166FB7">
        <w:rPr>
          <w:rFonts w:ascii="Times" w:hAnsi="Times"/>
          <w:lang w:val="en-US"/>
        </w:rPr>
        <w:t xml:space="preserve"> Mak</w:t>
      </w:r>
      <w:r w:rsidR="00FA1E82">
        <w:rPr>
          <w:rFonts w:ascii="Times" w:hAnsi="Times"/>
          <w:lang w:val="en-US"/>
        </w:rPr>
        <w:t>ing</w:t>
      </w:r>
      <w:r w:rsidR="00DC3BBA" w:rsidRPr="00166FB7">
        <w:rPr>
          <w:rFonts w:ascii="Times" w:hAnsi="Times"/>
          <w:lang w:val="en-US"/>
        </w:rPr>
        <w:t xml:space="preserve"> a </w:t>
      </w:r>
      <w:r w:rsidR="001928D5">
        <w:rPr>
          <w:rFonts w:ascii="Times" w:hAnsi="Times"/>
          <w:lang w:val="en-US"/>
        </w:rPr>
        <w:t>C</w:t>
      </w:r>
      <w:r w:rsidR="00DC3BBA" w:rsidRPr="00166FB7">
        <w:rPr>
          <w:rFonts w:ascii="Times" w:hAnsi="Times"/>
          <w:lang w:val="en-US"/>
        </w:rPr>
        <w:t xml:space="preserve">laim </w:t>
      </w:r>
      <w:r w:rsidR="001928D5">
        <w:rPr>
          <w:rFonts w:ascii="Times" w:hAnsi="Times"/>
          <w:lang w:val="en-US"/>
        </w:rPr>
        <w:t>A</w:t>
      </w:r>
      <w:r w:rsidR="00DC3BBA" w:rsidRPr="00166FB7">
        <w:rPr>
          <w:rFonts w:ascii="Times" w:hAnsi="Times"/>
          <w:lang w:val="en-US"/>
        </w:rPr>
        <w:t xml:space="preserve">bout a </w:t>
      </w:r>
      <w:r w:rsidR="001928D5">
        <w:rPr>
          <w:rFonts w:ascii="Times" w:hAnsi="Times"/>
          <w:lang w:val="en-US"/>
        </w:rPr>
        <w:t>H</w:t>
      </w:r>
      <w:r w:rsidR="00DC3BBA" w:rsidRPr="00166FB7">
        <w:rPr>
          <w:rFonts w:ascii="Times" w:hAnsi="Times"/>
          <w:lang w:val="en-US"/>
        </w:rPr>
        <w:t xml:space="preserve">istorical </w:t>
      </w:r>
      <w:r w:rsidR="001928D5">
        <w:rPr>
          <w:rFonts w:ascii="Times" w:hAnsi="Times"/>
          <w:lang w:val="en-US"/>
        </w:rPr>
        <w:t>E</w:t>
      </w:r>
      <w:r w:rsidR="00DC3BBA" w:rsidRPr="00166FB7">
        <w:rPr>
          <w:rFonts w:ascii="Times" w:hAnsi="Times"/>
          <w:lang w:val="en-US"/>
        </w:rPr>
        <w:t>vent</w:t>
      </w:r>
    </w:p>
    <w:p w14:paraId="7A9F8538" w14:textId="082014D1" w:rsidR="00C50813" w:rsidRDefault="00C50813">
      <w:pPr>
        <w:rPr>
          <w:rFonts w:ascii="Times" w:hAnsi="Times"/>
          <w:lang w:val="en-US"/>
        </w:rPr>
      </w:pPr>
      <w:r w:rsidRPr="00166FB7">
        <w:rPr>
          <w:rFonts w:ascii="Times" w:hAnsi="Times"/>
          <w:lang w:val="en-US"/>
        </w:rPr>
        <w:t>3. Essay 3:</w:t>
      </w:r>
      <w:r w:rsidR="00DC3BBA" w:rsidRPr="00166FB7">
        <w:rPr>
          <w:rFonts w:ascii="Times" w:hAnsi="Times"/>
          <w:lang w:val="en-US"/>
        </w:rPr>
        <w:t xml:space="preserve"> Using </w:t>
      </w:r>
      <w:r w:rsidR="001928D5">
        <w:rPr>
          <w:rFonts w:ascii="Times" w:hAnsi="Times"/>
          <w:lang w:val="en-US"/>
        </w:rPr>
        <w:t>V</w:t>
      </w:r>
      <w:r w:rsidR="00DC3BBA" w:rsidRPr="00166FB7">
        <w:rPr>
          <w:rFonts w:ascii="Times" w:hAnsi="Times"/>
          <w:lang w:val="en-US"/>
        </w:rPr>
        <w:t xml:space="preserve">ariety </w:t>
      </w:r>
      <w:r w:rsidR="001928D5">
        <w:rPr>
          <w:rFonts w:ascii="Times" w:hAnsi="Times"/>
          <w:lang w:val="en-US"/>
        </w:rPr>
        <w:t>W</w:t>
      </w:r>
      <w:r w:rsidR="00DC3BBA" w:rsidRPr="00166FB7">
        <w:rPr>
          <w:rFonts w:ascii="Times" w:hAnsi="Times"/>
          <w:lang w:val="en-US"/>
        </w:rPr>
        <w:t xml:space="preserve">hen </w:t>
      </w:r>
      <w:r w:rsidR="001928D5">
        <w:rPr>
          <w:rFonts w:ascii="Times" w:hAnsi="Times"/>
          <w:lang w:val="en-US"/>
        </w:rPr>
        <w:t>I</w:t>
      </w:r>
      <w:r w:rsidR="00DC3BBA" w:rsidRPr="00166FB7">
        <w:rPr>
          <w:rFonts w:ascii="Times" w:hAnsi="Times"/>
          <w:lang w:val="en-US"/>
        </w:rPr>
        <w:t xml:space="preserve">ntroducing </w:t>
      </w:r>
      <w:r w:rsidR="001928D5">
        <w:rPr>
          <w:rFonts w:ascii="Times" w:hAnsi="Times"/>
          <w:lang w:val="en-US"/>
        </w:rPr>
        <w:t>N</w:t>
      </w:r>
      <w:r w:rsidR="00DC3BBA" w:rsidRPr="00166FB7">
        <w:rPr>
          <w:rFonts w:ascii="Times" w:hAnsi="Times"/>
          <w:lang w:val="en-US"/>
        </w:rPr>
        <w:t xml:space="preserve">arrator’s </w:t>
      </w:r>
      <w:r w:rsidR="001928D5">
        <w:rPr>
          <w:rFonts w:ascii="Times" w:hAnsi="Times"/>
          <w:lang w:val="en-US"/>
        </w:rPr>
        <w:t>T</w:t>
      </w:r>
      <w:r w:rsidR="00DC3BBA" w:rsidRPr="00166FB7">
        <w:rPr>
          <w:rFonts w:ascii="Times" w:hAnsi="Times"/>
          <w:lang w:val="en-US"/>
        </w:rPr>
        <w:t>houghts</w:t>
      </w:r>
    </w:p>
    <w:p w14:paraId="51CB57C9" w14:textId="04981990"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019D0950" w14:textId="76FD8FC6" w:rsidR="00C50813" w:rsidRDefault="00C50813">
      <w:pPr>
        <w:rPr>
          <w:rFonts w:ascii="Times" w:hAnsi="Times"/>
          <w:lang w:val="en-US"/>
        </w:rPr>
      </w:pPr>
      <w:r w:rsidRPr="00166FB7">
        <w:rPr>
          <w:rFonts w:ascii="Times" w:hAnsi="Times"/>
          <w:lang w:val="en-US"/>
        </w:rPr>
        <w:t>4. Essay 4:</w:t>
      </w:r>
      <w:r w:rsidR="00DC3BBA" w:rsidRPr="00166FB7">
        <w:rPr>
          <w:rFonts w:ascii="Times" w:hAnsi="Times"/>
          <w:lang w:val="en-US"/>
        </w:rPr>
        <w:t xml:space="preserve"> Narrative </w:t>
      </w:r>
      <w:r w:rsidR="001928D5">
        <w:rPr>
          <w:rFonts w:ascii="Times" w:hAnsi="Times"/>
          <w:lang w:val="en-US"/>
        </w:rPr>
        <w:t>W</w:t>
      </w:r>
      <w:r w:rsidR="00DC3BBA" w:rsidRPr="00166FB7">
        <w:rPr>
          <w:rFonts w:ascii="Times" w:hAnsi="Times"/>
          <w:lang w:val="en-US"/>
        </w:rPr>
        <w:t>riting</w:t>
      </w:r>
      <w:r w:rsidR="002A18CA">
        <w:rPr>
          <w:rFonts w:ascii="Times" w:hAnsi="Times"/>
          <w:lang w:val="en-US"/>
        </w:rPr>
        <w:t xml:space="preserve"> Exercise</w:t>
      </w:r>
    </w:p>
    <w:p w14:paraId="6EC3F30B" w14:textId="7C2EE8A5"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5F2346C0" w14:textId="7DF914A9" w:rsidR="00C50813" w:rsidRDefault="00C50813">
      <w:pPr>
        <w:rPr>
          <w:rFonts w:ascii="Times" w:hAnsi="Times"/>
          <w:lang w:val="en-US"/>
        </w:rPr>
      </w:pPr>
      <w:r w:rsidRPr="00166FB7">
        <w:rPr>
          <w:rFonts w:ascii="Times" w:hAnsi="Times"/>
          <w:lang w:val="en-US"/>
        </w:rPr>
        <w:t>5. Essay 5:</w:t>
      </w:r>
      <w:r w:rsidR="00DC3BBA" w:rsidRPr="00166FB7">
        <w:rPr>
          <w:rFonts w:ascii="Times" w:hAnsi="Times"/>
          <w:lang w:val="en-US"/>
        </w:rPr>
        <w:t xml:space="preserve"> Writing from the </w:t>
      </w:r>
      <w:r w:rsidR="00DB0EAA">
        <w:rPr>
          <w:rFonts w:ascii="Times" w:hAnsi="Times"/>
          <w:lang w:val="en-US"/>
        </w:rPr>
        <w:t>P</w:t>
      </w:r>
      <w:r w:rsidR="00DC3BBA" w:rsidRPr="00166FB7">
        <w:rPr>
          <w:rFonts w:ascii="Times" w:hAnsi="Times"/>
          <w:lang w:val="en-US"/>
        </w:rPr>
        <w:t xml:space="preserve">oint of </w:t>
      </w:r>
      <w:r w:rsidR="00DB0EAA">
        <w:rPr>
          <w:rFonts w:ascii="Times" w:hAnsi="Times"/>
          <w:lang w:val="en-US"/>
        </w:rPr>
        <w:t>V</w:t>
      </w:r>
      <w:r w:rsidR="00DC3BBA" w:rsidRPr="00166FB7">
        <w:rPr>
          <w:rFonts w:ascii="Times" w:hAnsi="Times"/>
          <w:lang w:val="en-US"/>
        </w:rPr>
        <w:t xml:space="preserve">iew of a </w:t>
      </w:r>
      <w:r w:rsidR="00DB0EAA">
        <w:rPr>
          <w:rFonts w:ascii="Times" w:hAnsi="Times"/>
          <w:lang w:val="en-US"/>
        </w:rPr>
        <w:t>F</w:t>
      </w:r>
      <w:r w:rsidR="00DC3BBA" w:rsidRPr="00166FB7">
        <w:rPr>
          <w:rFonts w:ascii="Times" w:hAnsi="Times"/>
          <w:lang w:val="en-US"/>
        </w:rPr>
        <w:t xml:space="preserve">ictional </w:t>
      </w:r>
      <w:r w:rsidR="00DB0EAA">
        <w:rPr>
          <w:rFonts w:ascii="Times" w:hAnsi="Times"/>
          <w:lang w:val="en-US"/>
        </w:rPr>
        <w:t>C</w:t>
      </w:r>
      <w:r w:rsidR="00DC3BBA" w:rsidRPr="00166FB7">
        <w:rPr>
          <w:rFonts w:ascii="Times" w:hAnsi="Times"/>
          <w:lang w:val="en-US"/>
        </w:rPr>
        <w:t>haracter</w:t>
      </w:r>
    </w:p>
    <w:p w14:paraId="19BEBFF7" w14:textId="42623DAD"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01BD4CB2" w14:textId="2DB3FFFE" w:rsidR="00C50813" w:rsidRDefault="00C50813">
      <w:pPr>
        <w:rPr>
          <w:rFonts w:ascii="Times" w:hAnsi="Times"/>
          <w:lang w:val="en-US"/>
        </w:rPr>
      </w:pPr>
      <w:r w:rsidRPr="00166FB7">
        <w:rPr>
          <w:rFonts w:ascii="Times" w:hAnsi="Times"/>
          <w:lang w:val="en-US"/>
        </w:rPr>
        <w:t xml:space="preserve">6. Essay 6: </w:t>
      </w:r>
      <w:r w:rsidR="00166FB7" w:rsidRPr="00166FB7">
        <w:rPr>
          <w:rFonts w:ascii="Times" w:hAnsi="Times"/>
          <w:lang w:val="en-US"/>
        </w:rPr>
        <w:t>Analyzing Literature: Noticing the Author’s Choices in</w:t>
      </w:r>
      <w:r w:rsidRPr="00166FB7">
        <w:rPr>
          <w:rFonts w:ascii="Times" w:hAnsi="Times"/>
          <w:lang w:val="en-US"/>
        </w:rPr>
        <w:t xml:space="preserve"> “How the Leopard Got </w:t>
      </w:r>
      <w:r w:rsidR="00166FB7" w:rsidRPr="00166FB7">
        <w:rPr>
          <w:rFonts w:ascii="Times" w:hAnsi="Times"/>
          <w:lang w:val="en-US"/>
        </w:rPr>
        <w:t>His</w:t>
      </w:r>
      <w:r w:rsidRPr="00166FB7">
        <w:rPr>
          <w:rFonts w:ascii="Times" w:hAnsi="Times"/>
          <w:lang w:val="en-US"/>
        </w:rPr>
        <w:t xml:space="preserve"> Spots”</w:t>
      </w:r>
      <w:r w:rsidR="00166FB7" w:rsidRPr="00166FB7">
        <w:rPr>
          <w:rFonts w:ascii="Times" w:hAnsi="Times"/>
          <w:lang w:val="en-US"/>
        </w:rPr>
        <w:t xml:space="preserve"> by Rudyard Kipling</w:t>
      </w:r>
    </w:p>
    <w:p w14:paraId="6D708C83" w14:textId="18D764EC"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54ACB2DE" w14:textId="3C3E66BB" w:rsidR="00C50813" w:rsidRPr="00166FB7" w:rsidRDefault="00C50813">
      <w:pPr>
        <w:rPr>
          <w:rFonts w:ascii="Times" w:hAnsi="Times"/>
          <w:lang w:val="en-US"/>
        </w:rPr>
      </w:pPr>
      <w:r w:rsidRPr="00166FB7">
        <w:rPr>
          <w:rFonts w:ascii="Times" w:hAnsi="Times"/>
          <w:lang w:val="en-US"/>
        </w:rPr>
        <w:t>7. Essay 7: Narrative Worksheet</w:t>
      </w:r>
      <w:r w:rsidR="00C023F6">
        <w:rPr>
          <w:rFonts w:ascii="Times" w:hAnsi="Times"/>
          <w:lang w:val="en-US"/>
        </w:rPr>
        <w:t>: Short Story</w:t>
      </w:r>
    </w:p>
    <w:p w14:paraId="2CFE6B07" w14:textId="0CDCCEC6" w:rsidR="00C50813" w:rsidRDefault="00C50813">
      <w:pPr>
        <w:rPr>
          <w:rFonts w:ascii="Times" w:hAnsi="Times"/>
          <w:lang w:val="en-US"/>
        </w:rPr>
      </w:pPr>
      <w:r w:rsidRPr="00166FB7">
        <w:rPr>
          <w:rFonts w:ascii="Times" w:hAnsi="Times"/>
          <w:lang w:val="en-US"/>
        </w:rPr>
        <w:t>8. Essay 8: Letter to Captain</w:t>
      </w:r>
    </w:p>
    <w:p w14:paraId="0DF53E1A" w14:textId="77777777" w:rsidR="00DB0EAA" w:rsidRDefault="00DB0EAA" w:rsidP="00DB0EAA">
      <w:pPr>
        <w:jc w:val="center"/>
        <w:rPr>
          <w:rFonts w:ascii="Times" w:hAnsi="Times"/>
          <w:lang w:val="en-US"/>
        </w:rPr>
      </w:pPr>
    </w:p>
    <w:p w14:paraId="61839884" w14:textId="3365F602" w:rsidR="00DB0EAA" w:rsidRDefault="00DB0EAA" w:rsidP="00DB0EAA">
      <w:pPr>
        <w:jc w:val="center"/>
        <w:rPr>
          <w:rFonts w:ascii="Times" w:hAnsi="Times"/>
          <w:b/>
          <w:bCs/>
          <w:sz w:val="28"/>
          <w:szCs w:val="28"/>
          <w:lang w:val="en-US"/>
        </w:rPr>
      </w:pPr>
      <w:r w:rsidRPr="00DB0EAA">
        <w:rPr>
          <w:rFonts w:ascii="Times" w:hAnsi="Times"/>
          <w:b/>
          <w:bCs/>
          <w:sz w:val="28"/>
          <w:szCs w:val="28"/>
          <w:lang w:val="en-US"/>
        </w:rPr>
        <w:t>II</w:t>
      </w:r>
    </w:p>
    <w:p w14:paraId="699B8025" w14:textId="77777777" w:rsidR="002A18CA" w:rsidRDefault="002A18CA" w:rsidP="00DB0EAA">
      <w:pPr>
        <w:jc w:val="center"/>
        <w:rPr>
          <w:rFonts w:ascii="Times" w:hAnsi="Times"/>
          <w:b/>
          <w:bCs/>
          <w:sz w:val="28"/>
          <w:szCs w:val="28"/>
          <w:lang w:val="en-US"/>
        </w:rPr>
      </w:pPr>
    </w:p>
    <w:p w14:paraId="55550CC0" w14:textId="687DD619" w:rsidR="00C50813" w:rsidRDefault="00C50813" w:rsidP="00DB0EAA">
      <w:pPr>
        <w:jc w:val="center"/>
        <w:rPr>
          <w:rFonts w:ascii="Times" w:hAnsi="Times"/>
          <w:b/>
          <w:bCs/>
          <w:sz w:val="28"/>
          <w:szCs w:val="28"/>
          <w:lang w:val="en-US"/>
        </w:rPr>
      </w:pPr>
      <w:r w:rsidRPr="001928D5">
        <w:rPr>
          <w:rFonts w:ascii="Times" w:hAnsi="Times"/>
          <w:b/>
          <w:bCs/>
          <w:sz w:val="28"/>
          <w:szCs w:val="28"/>
          <w:lang w:val="en-US"/>
        </w:rPr>
        <w:t>Journal</w:t>
      </w:r>
      <w:r w:rsidR="001928D5">
        <w:rPr>
          <w:rFonts w:ascii="Times" w:hAnsi="Times"/>
          <w:b/>
          <w:bCs/>
          <w:sz w:val="28"/>
          <w:szCs w:val="28"/>
          <w:lang w:val="en-US"/>
        </w:rPr>
        <w:t xml:space="preserve"> Entries</w:t>
      </w:r>
    </w:p>
    <w:p w14:paraId="3E8B775E" w14:textId="77777777" w:rsidR="002A18CA" w:rsidRPr="001928D5" w:rsidRDefault="002A18CA" w:rsidP="00DB0EAA">
      <w:pPr>
        <w:jc w:val="center"/>
        <w:rPr>
          <w:rFonts w:ascii="Times" w:hAnsi="Times"/>
          <w:b/>
          <w:bCs/>
          <w:sz w:val="28"/>
          <w:szCs w:val="28"/>
          <w:lang w:val="en-US"/>
        </w:rPr>
      </w:pPr>
    </w:p>
    <w:p w14:paraId="6AB3CAF0" w14:textId="4EB3D623" w:rsidR="00C50813" w:rsidRPr="00166FB7" w:rsidRDefault="00C50813">
      <w:pPr>
        <w:rPr>
          <w:rFonts w:ascii="Times" w:hAnsi="Times"/>
          <w:lang w:val="en-US"/>
        </w:rPr>
      </w:pPr>
      <w:r w:rsidRPr="00166FB7">
        <w:rPr>
          <w:rFonts w:ascii="Times" w:hAnsi="Times"/>
          <w:lang w:val="en-US"/>
        </w:rPr>
        <w:t>1.</w:t>
      </w:r>
      <w:r w:rsidR="00DC3BBA" w:rsidRPr="00166FB7">
        <w:rPr>
          <w:rFonts w:ascii="Times" w:hAnsi="Times"/>
          <w:lang w:val="en-US"/>
        </w:rPr>
        <w:t xml:space="preserve"> Do you enjoy writing? Why or why not?</w:t>
      </w:r>
    </w:p>
    <w:p w14:paraId="7673239A" w14:textId="5B977EFA" w:rsidR="00C50813" w:rsidRPr="00166FB7" w:rsidRDefault="00C50813">
      <w:pPr>
        <w:rPr>
          <w:rFonts w:ascii="Times" w:hAnsi="Times"/>
          <w:lang w:val="en-US"/>
        </w:rPr>
      </w:pPr>
      <w:r w:rsidRPr="00166FB7">
        <w:rPr>
          <w:rFonts w:ascii="Times" w:hAnsi="Times"/>
          <w:lang w:val="en-US"/>
        </w:rPr>
        <w:t>2.</w:t>
      </w:r>
      <w:r w:rsidR="00DC3BBA" w:rsidRPr="00166FB7">
        <w:rPr>
          <w:rFonts w:ascii="Times" w:hAnsi="Times"/>
          <w:lang w:val="en-US"/>
        </w:rPr>
        <w:t xml:space="preserve"> What is the one thing that you want to change about yourself?</w:t>
      </w:r>
    </w:p>
    <w:p w14:paraId="15783CF9" w14:textId="3A2CA761" w:rsidR="00C50813" w:rsidRPr="00166FB7" w:rsidRDefault="00C50813">
      <w:pPr>
        <w:rPr>
          <w:rFonts w:ascii="Times" w:hAnsi="Times"/>
          <w:lang w:val="en-US"/>
        </w:rPr>
      </w:pPr>
      <w:r w:rsidRPr="00166FB7">
        <w:rPr>
          <w:rFonts w:ascii="Times" w:hAnsi="Times"/>
          <w:lang w:val="en-US"/>
        </w:rPr>
        <w:t>3.</w:t>
      </w:r>
      <w:r w:rsidR="00DC3BBA" w:rsidRPr="00166FB7">
        <w:rPr>
          <w:rFonts w:ascii="Times" w:hAnsi="Times"/>
          <w:lang w:val="en-US"/>
        </w:rPr>
        <w:t xml:space="preserve"> What unexpected thing happened to you recently? Why?</w:t>
      </w:r>
    </w:p>
    <w:p w14:paraId="11070758" w14:textId="522F60C9" w:rsidR="00C50813" w:rsidRPr="00166FB7" w:rsidRDefault="00C50813">
      <w:pPr>
        <w:rPr>
          <w:rFonts w:ascii="Times" w:hAnsi="Times"/>
          <w:lang w:val="en-US"/>
        </w:rPr>
      </w:pPr>
      <w:r w:rsidRPr="00166FB7">
        <w:rPr>
          <w:rFonts w:ascii="Times" w:hAnsi="Times"/>
          <w:lang w:val="en-US"/>
        </w:rPr>
        <w:t>4.</w:t>
      </w:r>
      <w:r w:rsidR="00DC3BBA" w:rsidRPr="00166FB7">
        <w:rPr>
          <w:rFonts w:ascii="Times" w:hAnsi="Times"/>
          <w:lang w:val="en-US"/>
        </w:rPr>
        <w:t xml:space="preserve"> What are three reasons why the global pandemic is good?</w:t>
      </w:r>
    </w:p>
    <w:p w14:paraId="190EDC67" w14:textId="53D79C16" w:rsidR="00C50813" w:rsidRPr="00166FB7" w:rsidRDefault="00C50813">
      <w:pPr>
        <w:rPr>
          <w:rFonts w:ascii="Times" w:hAnsi="Times"/>
          <w:lang w:val="en-US"/>
        </w:rPr>
      </w:pPr>
      <w:r w:rsidRPr="00166FB7">
        <w:rPr>
          <w:rFonts w:ascii="Times" w:hAnsi="Times"/>
          <w:lang w:val="en-US"/>
        </w:rPr>
        <w:t>5.</w:t>
      </w:r>
      <w:r w:rsidR="00DC3BBA" w:rsidRPr="00166FB7">
        <w:rPr>
          <w:rFonts w:ascii="Times" w:hAnsi="Times"/>
          <w:lang w:val="en-US"/>
        </w:rPr>
        <w:t xml:space="preserve"> Write a 200-300 word summary </w:t>
      </w:r>
      <w:r w:rsidR="00166FB7">
        <w:rPr>
          <w:rFonts w:ascii="Times" w:hAnsi="Times"/>
          <w:lang w:val="en-US"/>
        </w:rPr>
        <w:t xml:space="preserve">of the article </w:t>
      </w:r>
      <w:r w:rsidR="00DC3BBA" w:rsidRPr="00166FB7">
        <w:rPr>
          <w:rFonts w:ascii="Times" w:hAnsi="Times"/>
          <w:lang w:val="en-US"/>
        </w:rPr>
        <w:t>using at least three direct quotes.</w:t>
      </w:r>
    </w:p>
    <w:p w14:paraId="6EF53081" w14:textId="32C1E5F5" w:rsidR="00C50813" w:rsidRPr="00166FB7" w:rsidRDefault="00C50813">
      <w:pPr>
        <w:rPr>
          <w:rFonts w:ascii="Times" w:hAnsi="Times"/>
          <w:lang w:val="en-US"/>
        </w:rPr>
      </w:pPr>
      <w:r w:rsidRPr="00166FB7">
        <w:rPr>
          <w:rFonts w:ascii="Times" w:hAnsi="Times"/>
          <w:lang w:val="en-US"/>
        </w:rPr>
        <w:t>6.</w:t>
      </w:r>
      <w:r w:rsidR="00DC3BBA" w:rsidRPr="00166FB7">
        <w:rPr>
          <w:rFonts w:ascii="Times" w:hAnsi="Times"/>
          <w:lang w:val="en-US"/>
        </w:rPr>
        <w:t xml:space="preserve"> </w:t>
      </w:r>
      <w:r w:rsidR="00166FB7">
        <w:rPr>
          <w:rFonts w:ascii="Times" w:hAnsi="Times"/>
          <w:lang w:val="en-US"/>
        </w:rPr>
        <w:t>Write y</w:t>
      </w:r>
      <w:r w:rsidR="00DC3BBA" w:rsidRPr="00166FB7">
        <w:rPr>
          <w:rFonts w:ascii="Times" w:hAnsi="Times"/>
          <w:lang w:val="en-US"/>
        </w:rPr>
        <w:t>our opinion of the situation. Do you agree or disagree</w:t>
      </w:r>
      <w:r w:rsidR="00166FB7">
        <w:rPr>
          <w:rFonts w:ascii="Times" w:hAnsi="Times"/>
          <w:lang w:val="en-US"/>
        </w:rPr>
        <w:t xml:space="preserve"> with the writer</w:t>
      </w:r>
      <w:r w:rsidR="00DC3BBA" w:rsidRPr="00166FB7">
        <w:rPr>
          <w:rFonts w:ascii="Times" w:hAnsi="Times"/>
          <w:lang w:val="en-US"/>
        </w:rPr>
        <w:t>? Why?</w:t>
      </w:r>
    </w:p>
    <w:p w14:paraId="1C7E9629" w14:textId="24A58783" w:rsidR="00C50813" w:rsidRPr="00166FB7" w:rsidRDefault="00C50813">
      <w:pPr>
        <w:rPr>
          <w:rFonts w:ascii="Times" w:hAnsi="Times"/>
          <w:lang w:val="en-US"/>
        </w:rPr>
      </w:pPr>
      <w:r w:rsidRPr="00166FB7">
        <w:rPr>
          <w:rFonts w:ascii="Times" w:hAnsi="Times"/>
          <w:lang w:val="en-US"/>
        </w:rPr>
        <w:t>7.</w:t>
      </w:r>
      <w:r w:rsidR="00DC3BBA" w:rsidRPr="00166FB7">
        <w:rPr>
          <w:rFonts w:ascii="Times" w:hAnsi="Times"/>
          <w:lang w:val="en-US"/>
        </w:rPr>
        <w:t xml:space="preserve"> What character traits are most important to you? Why?</w:t>
      </w:r>
    </w:p>
    <w:p w14:paraId="446D398F" w14:textId="6A3EFF67" w:rsidR="00C50813" w:rsidRPr="00166FB7" w:rsidRDefault="00C50813">
      <w:pPr>
        <w:rPr>
          <w:rFonts w:ascii="Times" w:hAnsi="Times"/>
          <w:lang w:val="en-US"/>
        </w:rPr>
      </w:pPr>
      <w:r w:rsidRPr="00166FB7">
        <w:rPr>
          <w:rFonts w:ascii="Times" w:hAnsi="Times"/>
          <w:lang w:val="en-US"/>
        </w:rPr>
        <w:t>8.</w:t>
      </w:r>
      <w:r w:rsidR="00DC3BBA" w:rsidRPr="00166FB7">
        <w:rPr>
          <w:rFonts w:ascii="Times" w:hAnsi="Times"/>
          <w:lang w:val="en-US"/>
        </w:rPr>
        <w:t xml:space="preserve"> Why do some people struggle to do the right thing?</w:t>
      </w:r>
    </w:p>
    <w:p w14:paraId="629B9DAF" w14:textId="5DC7375D" w:rsidR="00C50813" w:rsidRPr="00166FB7" w:rsidRDefault="00C50813">
      <w:pPr>
        <w:rPr>
          <w:rFonts w:ascii="Times" w:hAnsi="Times"/>
          <w:lang w:val="en-US"/>
        </w:rPr>
      </w:pPr>
      <w:r w:rsidRPr="00166FB7">
        <w:rPr>
          <w:rFonts w:ascii="Times" w:hAnsi="Times"/>
          <w:lang w:val="en-US"/>
        </w:rPr>
        <w:t>9.</w:t>
      </w:r>
      <w:r w:rsidR="00DC3BBA" w:rsidRPr="00166FB7">
        <w:rPr>
          <w:rFonts w:ascii="Times" w:hAnsi="Times"/>
          <w:lang w:val="en-US"/>
        </w:rPr>
        <w:t xml:space="preserve"> What does it mean to have integrity?</w:t>
      </w:r>
    </w:p>
    <w:p w14:paraId="34E6E2A1" w14:textId="6CA451EB" w:rsidR="00C50813" w:rsidRPr="00166FB7" w:rsidRDefault="00C50813">
      <w:pPr>
        <w:rPr>
          <w:rFonts w:ascii="Times" w:hAnsi="Times"/>
          <w:lang w:val="en-US"/>
        </w:rPr>
      </w:pPr>
      <w:r w:rsidRPr="00166FB7">
        <w:rPr>
          <w:rFonts w:ascii="Times" w:hAnsi="Times"/>
          <w:lang w:val="en-US"/>
        </w:rPr>
        <w:t>10.</w:t>
      </w:r>
      <w:r w:rsidR="00DC3BBA" w:rsidRPr="00166FB7">
        <w:rPr>
          <w:rFonts w:ascii="Times" w:hAnsi="Times"/>
          <w:lang w:val="en-US"/>
        </w:rPr>
        <w:t xml:space="preserve"> What is the hardest lesson you’ve ever had to learn? Why?</w:t>
      </w:r>
    </w:p>
    <w:p w14:paraId="609C14FC" w14:textId="036C2F57" w:rsidR="00C50813" w:rsidRPr="00166FB7" w:rsidRDefault="00C50813">
      <w:pPr>
        <w:rPr>
          <w:rFonts w:ascii="Times" w:hAnsi="Times"/>
          <w:lang w:val="en-US"/>
        </w:rPr>
      </w:pPr>
      <w:r w:rsidRPr="00166FB7">
        <w:rPr>
          <w:rFonts w:ascii="Times" w:hAnsi="Times"/>
          <w:lang w:val="en-US"/>
        </w:rPr>
        <w:t>11.</w:t>
      </w:r>
      <w:r w:rsidR="00DC3BBA" w:rsidRPr="00166FB7">
        <w:rPr>
          <w:rFonts w:ascii="Times" w:hAnsi="Times"/>
          <w:lang w:val="en-US"/>
        </w:rPr>
        <w:t xml:space="preserve"> What is your favorite way to show your individuality? Why?</w:t>
      </w:r>
    </w:p>
    <w:p w14:paraId="2765618A" w14:textId="17446623" w:rsidR="00C50813" w:rsidRPr="00166FB7" w:rsidRDefault="00C50813">
      <w:pPr>
        <w:rPr>
          <w:rFonts w:ascii="Times" w:hAnsi="Times"/>
          <w:lang w:val="en-US"/>
        </w:rPr>
      </w:pPr>
      <w:r w:rsidRPr="00166FB7">
        <w:rPr>
          <w:rFonts w:ascii="Times" w:hAnsi="Times"/>
          <w:lang w:val="en-US"/>
        </w:rPr>
        <w:t>12.</w:t>
      </w:r>
      <w:r w:rsidR="00DC3BBA" w:rsidRPr="00166FB7">
        <w:rPr>
          <w:rFonts w:ascii="Times" w:hAnsi="Times"/>
          <w:lang w:val="en-US"/>
        </w:rPr>
        <w:t xml:space="preserve"> If you could take home any animal from the zoo as a pet, which would you choose?</w:t>
      </w:r>
    </w:p>
    <w:p w14:paraId="360F036A" w14:textId="7CB6058C" w:rsidR="00DC3BBA" w:rsidRPr="00166FB7" w:rsidRDefault="00DC3BBA">
      <w:pPr>
        <w:rPr>
          <w:rFonts w:ascii="Times" w:hAnsi="Times"/>
          <w:lang w:val="en-US"/>
        </w:rPr>
      </w:pPr>
      <w:r w:rsidRPr="00166FB7">
        <w:rPr>
          <w:rFonts w:ascii="Times" w:hAnsi="Times"/>
          <w:lang w:val="en-US"/>
        </w:rPr>
        <w:t>13. What is your favorite way to show your individuality?</w:t>
      </w:r>
    </w:p>
    <w:p w14:paraId="6DFFD98C" w14:textId="0E218856" w:rsidR="00DC3BBA" w:rsidRPr="00166FB7" w:rsidRDefault="00DC3BBA">
      <w:pPr>
        <w:rPr>
          <w:rFonts w:ascii="Times" w:hAnsi="Times"/>
          <w:lang w:val="en-US"/>
        </w:rPr>
      </w:pPr>
      <w:r w:rsidRPr="00166FB7">
        <w:rPr>
          <w:rFonts w:ascii="Times" w:hAnsi="Times"/>
          <w:lang w:val="en-US"/>
        </w:rPr>
        <w:t xml:space="preserve">14. </w:t>
      </w:r>
      <w:r w:rsidR="00166FB7" w:rsidRPr="00166FB7">
        <w:rPr>
          <w:rFonts w:ascii="Times" w:hAnsi="Times"/>
          <w:lang w:val="en-US"/>
        </w:rPr>
        <w:t>Who is your hero? What inspires you about this person?</w:t>
      </w:r>
    </w:p>
    <w:p w14:paraId="3777FD5F" w14:textId="539FB4E1" w:rsidR="00166FB7" w:rsidRDefault="00166FB7">
      <w:pPr>
        <w:rPr>
          <w:rFonts w:ascii="Times" w:hAnsi="Times"/>
          <w:lang w:val="en-US"/>
        </w:rPr>
      </w:pPr>
    </w:p>
    <w:p w14:paraId="30EB0384" w14:textId="42F2A862" w:rsidR="00166FB7" w:rsidRDefault="00166FB7">
      <w:pPr>
        <w:rPr>
          <w:rFonts w:ascii="Times" w:hAnsi="Times"/>
          <w:lang w:val="en-US"/>
        </w:rPr>
      </w:pPr>
    </w:p>
    <w:p w14:paraId="723291BD" w14:textId="190DED35" w:rsidR="00166FB7" w:rsidRDefault="00166FB7">
      <w:pPr>
        <w:rPr>
          <w:rFonts w:ascii="Times" w:hAnsi="Times"/>
          <w:lang w:val="en-US"/>
        </w:rPr>
      </w:pPr>
    </w:p>
    <w:p w14:paraId="4651D34F" w14:textId="4C245B5C" w:rsidR="00166FB7" w:rsidRDefault="00166FB7">
      <w:pPr>
        <w:rPr>
          <w:rFonts w:ascii="Times" w:hAnsi="Times"/>
          <w:lang w:val="en-US"/>
        </w:rPr>
      </w:pPr>
    </w:p>
    <w:p w14:paraId="29D1B436" w14:textId="6CFB42A6" w:rsidR="00166FB7" w:rsidRDefault="00166FB7">
      <w:pPr>
        <w:rPr>
          <w:rFonts w:ascii="Times" w:hAnsi="Times"/>
          <w:lang w:val="en-US"/>
        </w:rPr>
      </w:pPr>
    </w:p>
    <w:p w14:paraId="7E38BBA2" w14:textId="61833441" w:rsidR="00166FB7" w:rsidRDefault="00166FB7">
      <w:pPr>
        <w:rPr>
          <w:rFonts w:ascii="Times" w:hAnsi="Times"/>
          <w:lang w:val="en-US"/>
        </w:rPr>
      </w:pPr>
    </w:p>
    <w:p w14:paraId="01788BF1" w14:textId="089D465D" w:rsidR="00166FB7" w:rsidRDefault="00166FB7">
      <w:pPr>
        <w:rPr>
          <w:rFonts w:ascii="Times" w:hAnsi="Times"/>
          <w:lang w:val="en-US"/>
        </w:rPr>
      </w:pPr>
    </w:p>
    <w:p w14:paraId="14A11EE7" w14:textId="042B3CFB" w:rsidR="00166FB7" w:rsidRDefault="00166FB7">
      <w:pPr>
        <w:rPr>
          <w:rFonts w:ascii="Times" w:hAnsi="Times"/>
          <w:lang w:val="en-US"/>
        </w:rPr>
      </w:pPr>
    </w:p>
    <w:p w14:paraId="3CFDEB1E" w14:textId="7431C0BA" w:rsidR="00166FB7" w:rsidRDefault="00166FB7">
      <w:pPr>
        <w:rPr>
          <w:rFonts w:ascii="Times" w:hAnsi="Times"/>
          <w:lang w:val="en-US"/>
        </w:rPr>
      </w:pPr>
    </w:p>
    <w:p w14:paraId="2080A8A6" w14:textId="77777777" w:rsidR="00DB0EAA" w:rsidRDefault="00DB0EAA" w:rsidP="00DB0EAA">
      <w:pPr>
        <w:jc w:val="center"/>
        <w:rPr>
          <w:rFonts w:ascii="Times" w:hAnsi="Times"/>
          <w:color w:val="4472C4" w:themeColor="accent1"/>
          <w:lang w:val="en-US"/>
        </w:rPr>
      </w:pPr>
    </w:p>
    <w:p w14:paraId="02D2BDE0" w14:textId="77777777" w:rsidR="00DB0EAA" w:rsidRDefault="00DB0EAA" w:rsidP="00DB0EAA">
      <w:pPr>
        <w:jc w:val="center"/>
        <w:rPr>
          <w:rFonts w:ascii="Times" w:hAnsi="Times"/>
          <w:color w:val="4472C4" w:themeColor="accent1"/>
          <w:lang w:val="en-US"/>
        </w:rPr>
      </w:pPr>
    </w:p>
    <w:p w14:paraId="69CAFE7C" w14:textId="77777777" w:rsidR="00DB0EAA" w:rsidRDefault="00DB0EAA" w:rsidP="00DB0EAA">
      <w:pPr>
        <w:jc w:val="center"/>
        <w:rPr>
          <w:rFonts w:ascii="Times" w:hAnsi="Times"/>
          <w:color w:val="4472C4" w:themeColor="accent1"/>
          <w:lang w:val="en-US"/>
        </w:rPr>
      </w:pPr>
    </w:p>
    <w:p w14:paraId="2B91B929" w14:textId="77777777" w:rsidR="00DB0EAA" w:rsidRDefault="00DB0EAA" w:rsidP="00DB0EAA">
      <w:pPr>
        <w:jc w:val="center"/>
        <w:rPr>
          <w:rFonts w:ascii="Times" w:hAnsi="Times"/>
          <w:color w:val="4472C4" w:themeColor="accent1"/>
          <w:lang w:val="en-US"/>
        </w:rPr>
      </w:pPr>
    </w:p>
    <w:p w14:paraId="3ADEF407" w14:textId="77777777" w:rsidR="00DB0EAA" w:rsidRDefault="00DB0EAA" w:rsidP="00DB0EAA">
      <w:pPr>
        <w:jc w:val="center"/>
        <w:rPr>
          <w:rFonts w:ascii="Times" w:hAnsi="Times"/>
          <w:b/>
          <w:bCs/>
          <w:color w:val="4472C4" w:themeColor="accent1"/>
          <w:sz w:val="32"/>
          <w:szCs w:val="32"/>
          <w:lang w:val="en-US"/>
        </w:rPr>
      </w:pPr>
    </w:p>
    <w:p w14:paraId="1644734F" w14:textId="77777777" w:rsidR="00DB0EAA" w:rsidRDefault="00DB0EAA" w:rsidP="00DB0EAA">
      <w:pPr>
        <w:jc w:val="center"/>
        <w:rPr>
          <w:rFonts w:ascii="Times" w:hAnsi="Times"/>
          <w:b/>
          <w:bCs/>
          <w:color w:val="4472C4" w:themeColor="accent1"/>
          <w:sz w:val="32"/>
          <w:szCs w:val="32"/>
          <w:lang w:val="en-US"/>
        </w:rPr>
      </w:pPr>
    </w:p>
    <w:p w14:paraId="5B084B1B" w14:textId="77777777" w:rsidR="00DB0EAA" w:rsidRDefault="00DB0EAA" w:rsidP="00DB0EAA">
      <w:pPr>
        <w:jc w:val="center"/>
        <w:rPr>
          <w:rFonts w:ascii="Times" w:hAnsi="Times"/>
          <w:b/>
          <w:bCs/>
          <w:color w:val="4472C4" w:themeColor="accent1"/>
          <w:sz w:val="32"/>
          <w:szCs w:val="32"/>
          <w:lang w:val="en-US"/>
        </w:rPr>
      </w:pPr>
    </w:p>
    <w:p w14:paraId="15B3990F" w14:textId="77777777" w:rsidR="00DB0EAA" w:rsidRDefault="00DB0EAA" w:rsidP="00DB0EAA">
      <w:pPr>
        <w:jc w:val="center"/>
        <w:rPr>
          <w:rFonts w:ascii="Times" w:hAnsi="Times"/>
          <w:b/>
          <w:bCs/>
          <w:color w:val="4472C4" w:themeColor="accent1"/>
          <w:sz w:val="32"/>
          <w:szCs w:val="32"/>
          <w:lang w:val="en-US"/>
        </w:rPr>
      </w:pPr>
    </w:p>
    <w:p w14:paraId="26038A8D" w14:textId="77777777" w:rsidR="00DB0EAA" w:rsidRDefault="00DB0EAA" w:rsidP="00DB0EAA">
      <w:pPr>
        <w:jc w:val="center"/>
        <w:rPr>
          <w:rFonts w:ascii="Times" w:hAnsi="Times"/>
          <w:b/>
          <w:bCs/>
          <w:color w:val="4472C4" w:themeColor="accent1"/>
          <w:sz w:val="32"/>
          <w:szCs w:val="32"/>
          <w:lang w:val="en-US"/>
        </w:rPr>
      </w:pPr>
    </w:p>
    <w:p w14:paraId="70E707BE" w14:textId="77777777" w:rsidR="00DB0EAA" w:rsidRDefault="00DB0EAA" w:rsidP="00DB0EAA">
      <w:pPr>
        <w:jc w:val="center"/>
        <w:rPr>
          <w:rFonts w:ascii="Times" w:hAnsi="Times"/>
          <w:b/>
          <w:bCs/>
          <w:color w:val="4472C4" w:themeColor="accent1"/>
          <w:sz w:val="32"/>
          <w:szCs w:val="32"/>
          <w:lang w:val="en-US"/>
        </w:rPr>
      </w:pPr>
    </w:p>
    <w:p w14:paraId="6A20F546" w14:textId="77777777" w:rsidR="00DB0EAA" w:rsidRDefault="00DB0EAA" w:rsidP="00DB0EAA">
      <w:pPr>
        <w:jc w:val="center"/>
        <w:rPr>
          <w:rFonts w:ascii="Times" w:hAnsi="Times"/>
          <w:b/>
          <w:bCs/>
          <w:color w:val="4472C4" w:themeColor="accent1"/>
          <w:sz w:val="32"/>
          <w:szCs w:val="32"/>
          <w:lang w:val="en-US"/>
        </w:rPr>
      </w:pPr>
    </w:p>
    <w:p w14:paraId="0D6E8095" w14:textId="77777777" w:rsidR="00DB0EAA" w:rsidRDefault="00DB0EAA" w:rsidP="00DB0EAA">
      <w:pPr>
        <w:jc w:val="center"/>
        <w:rPr>
          <w:rFonts w:ascii="Times" w:hAnsi="Times"/>
          <w:b/>
          <w:bCs/>
          <w:color w:val="4472C4" w:themeColor="accent1"/>
          <w:sz w:val="32"/>
          <w:szCs w:val="32"/>
          <w:lang w:val="en-US"/>
        </w:rPr>
      </w:pPr>
    </w:p>
    <w:p w14:paraId="63479B29" w14:textId="2E489052" w:rsidR="00DB0EAA" w:rsidRPr="00DB0EAA" w:rsidRDefault="00DB0EAA" w:rsidP="00DB0EAA">
      <w:pPr>
        <w:jc w:val="center"/>
        <w:rPr>
          <w:rFonts w:ascii="Times" w:hAnsi="Times"/>
          <w:b/>
          <w:bCs/>
          <w:color w:val="000000" w:themeColor="text1"/>
          <w:sz w:val="32"/>
          <w:szCs w:val="32"/>
          <w:lang w:val="en-US"/>
        </w:rPr>
      </w:pPr>
      <w:r w:rsidRPr="00DB0EAA">
        <w:rPr>
          <w:rFonts w:ascii="Times" w:hAnsi="Times"/>
          <w:b/>
          <w:bCs/>
          <w:color w:val="000000" w:themeColor="text1"/>
          <w:sz w:val="32"/>
          <w:szCs w:val="32"/>
          <w:lang w:val="en-US"/>
        </w:rPr>
        <w:t>I</w:t>
      </w:r>
    </w:p>
    <w:p w14:paraId="4D18553A" w14:textId="77777777" w:rsidR="00DB0EAA" w:rsidRPr="00DB0EAA" w:rsidRDefault="00DB0EAA" w:rsidP="00DB0EAA">
      <w:pPr>
        <w:jc w:val="center"/>
        <w:rPr>
          <w:rFonts w:ascii="Times" w:hAnsi="Times"/>
          <w:b/>
          <w:bCs/>
          <w:color w:val="000000" w:themeColor="text1"/>
          <w:sz w:val="32"/>
          <w:szCs w:val="32"/>
          <w:lang w:val="en-US"/>
        </w:rPr>
      </w:pPr>
    </w:p>
    <w:p w14:paraId="398A6A09" w14:textId="440E9A5D" w:rsidR="00DB0EAA" w:rsidRPr="00DB0EAA" w:rsidRDefault="002A18CA" w:rsidP="00DB0EAA">
      <w:pPr>
        <w:jc w:val="center"/>
        <w:rPr>
          <w:rFonts w:ascii="Times" w:hAnsi="Times"/>
          <w:b/>
          <w:bCs/>
          <w:color w:val="000000" w:themeColor="text1"/>
          <w:sz w:val="32"/>
          <w:szCs w:val="32"/>
          <w:lang w:val="en-US"/>
        </w:rPr>
      </w:pPr>
      <w:r>
        <w:rPr>
          <w:rFonts w:ascii="Times" w:hAnsi="Times"/>
          <w:b/>
          <w:bCs/>
          <w:color w:val="000000" w:themeColor="text1"/>
          <w:sz w:val="32"/>
          <w:szCs w:val="32"/>
          <w:lang w:val="en-US"/>
        </w:rPr>
        <w:t>Essays</w:t>
      </w:r>
    </w:p>
    <w:p w14:paraId="7A433141" w14:textId="77777777" w:rsidR="007A4CFC" w:rsidRDefault="007A4CFC" w:rsidP="00DB0EAA">
      <w:pPr>
        <w:rPr>
          <w:ins w:id="9" w:author="Jordon Beijing" w:date="2020-09-04T10:34:00Z"/>
          <w:rFonts w:ascii="Times" w:hAnsi="Times"/>
          <w:color w:val="4472C4" w:themeColor="accent1"/>
          <w:lang w:val="en-US"/>
        </w:rPr>
      </w:pPr>
    </w:p>
    <w:p w14:paraId="79D5F7FB" w14:textId="77777777" w:rsidR="007A4CFC" w:rsidRDefault="007A4CFC" w:rsidP="00DB0EAA">
      <w:pPr>
        <w:rPr>
          <w:ins w:id="10" w:author="Jordon Beijing" w:date="2020-09-04T10:34:00Z"/>
          <w:rFonts w:ascii="Times" w:hAnsi="Times"/>
          <w:color w:val="4472C4" w:themeColor="accent1"/>
          <w:lang w:val="en-US"/>
        </w:rPr>
      </w:pPr>
    </w:p>
    <w:p w14:paraId="6646C0D1" w14:textId="77777777" w:rsidR="007A4CFC" w:rsidRDefault="007A4CFC" w:rsidP="00DB0EAA">
      <w:pPr>
        <w:rPr>
          <w:ins w:id="11" w:author="Jordon Beijing" w:date="2020-09-04T10:34:00Z"/>
          <w:rFonts w:ascii="Times" w:hAnsi="Times"/>
          <w:color w:val="4472C4" w:themeColor="accent1"/>
          <w:lang w:val="en-US"/>
        </w:rPr>
      </w:pPr>
    </w:p>
    <w:p w14:paraId="55BE8384" w14:textId="77777777" w:rsidR="007A4CFC" w:rsidRDefault="007A4CFC" w:rsidP="00DB0EAA">
      <w:pPr>
        <w:rPr>
          <w:ins w:id="12" w:author="Jordon Beijing" w:date="2020-09-04T10:34:00Z"/>
          <w:rFonts w:ascii="Times" w:hAnsi="Times"/>
          <w:color w:val="4472C4" w:themeColor="accent1"/>
          <w:lang w:val="en-US"/>
        </w:rPr>
      </w:pPr>
    </w:p>
    <w:p w14:paraId="05096BFB" w14:textId="77777777" w:rsidR="007A4CFC" w:rsidRDefault="007A4CFC" w:rsidP="00DB0EAA">
      <w:pPr>
        <w:rPr>
          <w:ins w:id="13" w:author="Jordon Beijing" w:date="2020-09-04T10:34:00Z"/>
          <w:rFonts w:ascii="Times" w:hAnsi="Times"/>
          <w:color w:val="4472C4" w:themeColor="accent1"/>
          <w:lang w:val="en-US"/>
        </w:rPr>
      </w:pPr>
    </w:p>
    <w:p w14:paraId="3288CE5E" w14:textId="77777777" w:rsidR="007A4CFC" w:rsidRDefault="007A4CFC" w:rsidP="00DB0EAA">
      <w:pPr>
        <w:rPr>
          <w:ins w:id="14" w:author="Jordon Beijing" w:date="2020-09-04T10:34:00Z"/>
          <w:rFonts w:ascii="Times" w:hAnsi="Times"/>
          <w:color w:val="4472C4" w:themeColor="accent1"/>
          <w:lang w:val="en-US"/>
        </w:rPr>
      </w:pPr>
    </w:p>
    <w:p w14:paraId="5290B11C" w14:textId="77777777" w:rsidR="007A4CFC" w:rsidRDefault="007A4CFC" w:rsidP="00DB0EAA">
      <w:pPr>
        <w:rPr>
          <w:ins w:id="15" w:author="Jordon Beijing" w:date="2020-09-04T10:34:00Z"/>
          <w:rFonts w:ascii="Times" w:hAnsi="Times"/>
          <w:color w:val="4472C4" w:themeColor="accent1"/>
          <w:lang w:val="en-US"/>
        </w:rPr>
      </w:pPr>
    </w:p>
    <w:p w14:paraId="2BDBCA72" w14:textId="77777777" w:rsidR="007A4CFC" w:rsidRDefault="007A4CFC" w:rsidP="00DB0EAA">
      <w:pPr>
        <w:rPr>
          <w:ins w:id="16" w:author="Jordon Beijing" w:date="2020-09-04T10:34:00Z"/>
          <w:rFonts w:ascii="Times" w:hAnsi="Times"/>
          <w:color w:val="4472C4" w:themeColor="accent1"/>
          <w:lang w:val="en-US"/>
        </w:rPr>
      </w:pPr>
    </w:p>
    <w:p w14:paraId="4F40E680" w14:textId="77777777" w:rsidR="007A4CFC" w:rsidRDefault="007A4CFC" w:rsidP="00DB0EAA">
      <w:pPr>
        <w:rPr>
          <w:ins w:id="17" w:author="Jordon Beijing" w:date="2020-09-04T10:34:00Z"/>
          <w:rFonts w:ascii="Times" w:hAnsi="Times"/>
          <w:color w:val="4472C4" w:themeColor="accent1"/>
          <w:lang w:val="en-US"/>
        </w:rPr>
      </w:pPr>
    </w:p>
    <w:p w14:paraId="7769D9D9" w14:textId="77777777" w:rsidR="007A4CFC" w:rsidRDefault="007A4CFC" w:rsidP="00DB0EAA">
      <w:pPr>
        <w:rPr>
          <w:ins w:id="18" w:author="Jordon Beijing" w:date="2020-09-04T10:34:00Z"/>
          <w:rFonts w:ascii="Times" w:hAnsi="Times"/>
          <w:color w:val="4472C4" w:themeColor="accent1"/>
          <w:lang w:val="en-US"/>
        </w:rPr>
      </w:pPr>
    </w:p>
    <w:p w14:paraId="09FC4493" w14:textId="77777777" w:rsidR="007A4CFC" w:rsidRDefault="007A4CFC" w:rsidP="00DB0EAA">
      <w:pPr>
        <w:rPr>
          <w:ins w:id="19" w:author="Jordon Beijing" w:date="2020-09-04T10:34:00Z"/>
          <w:rFonts w:ascii="Times" w:hAnsi="Times"/>
          <w:color w:val="4472C4" w:themeColor="accent1"/>
          <w:lang w:val="en-US"/>
        </w:rPr>
      </w:pPr>
    </w:p>
    <w:p w14:paraId="718D89CF" w14:textId="77777777" w:rsidR="007A4CFC" w:rsidRDefault="007A4CFC" w:rsidP="00DB0EAA">
      <w:pPr>
        <w:rPr>
          <w:ins w:id="20" w:author="Jordon Beijing" w:date="2020-09-04T10:34:00Z"/>
          <w:rFonts w:ascii="Times" w:hAnsi="Times"/>
          <w:color w:val="4472C4" w:themeColor="accent1"/>
          <w:lang w:val="en-US"/>
        </w:rPr>
      </w:pPr>
    </w:p>
    <w:p w14:paraId="60657FDB" w14:textId="77777777" w:rsidR="007A4CFC" w:rsidRDefault="007A4CFC" w:rsidP="00DB0EAA">
      <w:pPr>
        <w:rPr>
          <w:ins w:id="21" w:author="Jordon Beijing" w:date="2020-09-04T10:34:00Z"/>
          <w:rFonts w:ascii="Times" w:hAnsi="Times"/>
          <w:color w:val="4472C4" w:themeColor="accent1"/>
          <w:lang w:val="en-US"/>
        </w:rPr>
      </w:pPr>
    </w:p>
    <w:p w14:paraId="23467CAF" w14:textId="77777777" w:rsidR="007A4CFC" w:rsidRDefault="007A4CFC" w:rsidP="00DB0EAA">
      <w:pPr>
        <w:rPr>
          <w:ins w:id="22" w:author="Jordon Beijing" w:date="2020-09-04T10:34:00Z"/>
          <w:rFonts w:ascii="Times" w:hAnsi="Times"/>
          <w:color w:val="4472C4" w:themeColor="accent1"/>
          <w:lang w:val="en-US"/>
        </w:rPr>
      </w:pPr>
    </w:p>
    <w:p w14:paraId="01358306" w14:textId="77777777" w:rsidR="007A4CFC" w:rsidRDefault="007A4CFC" w:rsidP="00DB0EAA">
      <w:pPr>
        <w:rPr>
          <w:ins w:id="23" w:author="Jordon Beijing" w:date="2020-09-04T10:34:00Z"/>
          <w:rFonts w:ascii="Times" w:hAnsi="Times"/>
          <w:color w:val="4472C4" w:themeColor="accent1"/>
          <w:lang w:val="en-US"/>
        </w:rPr>
      </w:pPr>
    </w:p>
    <w:p w14:paraId="27DA73F0" w14:textId="77777777" w:rsidR="007A4CFC" w:rsidRDefault="007A4CFC" w:rsidP="00DB0EAA">
      <w:pPr>
        <w:rPr>
          <w:ins w:id="24" w:author="Jordon Beijing" w:date="2020-09-04T10:34:00Z"/>
          <w:rFonts w:ascii="Times" w:hAnsi="Times"/>
          <w:color w:val="4472C4" w:themeColor="accent1"/>
          <w:lang w:val="en-US"/>
        </w:rPr>
      </w:pPr>
    </w:p>
    <w:p w14:paraId="13CBD4D0" w14:textId="77777777" w:rsidR="007A4CFC" w:rsidRDefault="007A4CFC" w:rsidP="00DB0EAA">
      <w:pPr>
        <w:rPr>
          <w:ins w:id="25" w:author="Jordon Beijing" w:date="2020-09-04T10:34:00Z"/>
          <w:rFonts w:ascii="Times" w:hAnsi="Times"/>
          <w:color w:val="4472C4" w:themeColor="accent1"/>
          <w:lang w:val="en-US"/>
        </w:rPr>
      </w:pPr>
    </w:p>
    <w:p w14:paraId="2F89209A" w14:textId="77777777" w:rsidR="007A4CFC" w:rsidRDefault="007A4CFC" w:rsidP="00DB0EAA">
      <w:pPr>
        <w:rPr>
          <w:ins w:id="26" w:author="Jordon Beijing" w:date="2020-09-04T10:34:00Z"/>
          <w:rFonts w:ascii="Times" w:hAnsi="Times"/>
          <w:color w:val="4472C4" w:themeColor="accent1"/>
          <w:lang w:val="en-US"/>
        </w:rPr>
      </w:pPr>
    </w:p>
    <w:p w14:paraId="3AB05534" w14:textId="77777777" w:rsidR="007A4CFC" w:rsidRDefault="007A4CFC" w:rsidP="00DB0EAA">
      <w:pPr>
        <w:rPr>
          <w:ins w:id="27" w:author="Jordon Beijing" w:date="2020-09-04T10:34:00Z"/>
          <w:rFonts w:ascii="Times" w:hAnsi="Times"/>
          <w:color w:val="4472C4" w:themeColor="accent1"/>
          <w:lang w:val="en-US"/>
        </w:rPr>
      </w:pPr>
    </w:p>
    <w:p w14:paraId="2D9C267B" w14:textId="77777777" w:rsidR="007A4CFC" w:rsidRDefault="007A4CFC" w:rsidP="00DB0EAA">
      <w:pPr>
        <w:rPr>
          <w:ins w:id="28" w:author="Jordon Beijing" w:date="2020-09-04T10:34:00Z"/>
          <w:rFonts w:ascii="Times" w:hAnsi="Times"/>
          <w:color w:val="4472C4" w:themeColor="accent1"/>
          <w:lang w:val="en-US"/>
        </w:rPr>
      </w:pPr>
    </w:p>
    <w:p w14:paraId="0AB3916B" w14:textId="77777777" w:rsidR="007A4CFC" w:rsidRDefault="007A4CFC" w:rsidP="00DB0EAA">
      <w:pPr>
        <w:rPr>
          <w:ins w:id="29" w:author="Jordon Beijing" w:date="2020-09-04T10:34:00Z"/>
          <w:rFonts w:ascii="Times" w:hAnsi="Times"/>
          <w:color w:val="4472C4" w:themeColor="accent1"/>
          <w:lang w:val="en-US"/>
        </w:rPr>
      </w:pPr>
    </w:p>
    <w:p w14:paraId="5F8DB7BC" w14:textId="77777777" w:rsidR="007A4CFC" w:rsidRDefault="007A4CFC" w:rsidP="00DB0EAA">
      <w:pPr>
        <w:rPr>
          <w:ins w:id="30" w:author="Jordon Beijing" w:date="2020-09-04T10:34:00Z"/>
          <w:rFonts w:ascii="Times" w:hAnsi="Times"/>
          <w:color w:val="4472C4" w:themeColor="accent1"/>
          <w:lang w:val="en-US"/>
        </w:rPr>
      </w:pPr>
    </w:p>
    <w:p w14:paraId="446FD182" w14:textId="77777777" w:rsidR="007A4CFC" w:rsidRDefault="007A4CFC" w:rsidP="00DB0EAA">
      <w:pPr>
        <w:rPr>
          <w:ins w:id="31" w:author="Jordon Beijing" w:date="2020-09-04T10:34:00Z"/>
          <w:rFonts w:ascii="Times" w:hAnsi="Times"/>
          <w:color w:val="4472C4" w:themeColor="accent1"/>
          <w:lang w:val="en-US"/>
        </w:rPr>
      </w:pPr>
    </w:p>
    <w:p w14:paraId="7BF72729" w14:textId="77777777" w:rsidR="007A4CFC" w:rsidRDefault="007A4CFC" w:rsidP="00DB0EAA">
      <w:pPr>
        <w:rPr>
          <w:ins w:id="32" w:author="Jordon Beijing" w:date="2020-09-04T10:34:00Z"/>
          <w:rFonts w:ascii="Times" w:hAnsi="Times"/>
          <w:color w:val="4472C4" w:themeColor="accent1"/>
          <w:lang w:val="en-US"/>
        </w:rPr>
      </w:pPr>
    </w:p>
    <w:p w14:paraId="2F1C383E" w14:textId="77777777" w:rsidR="007A4CFC" w:rsidRDefault="007A4CFC" w:rsidP="00DB0EAA">
      <w:pPr>
        <w:rPr>
          <w:ins w:id="33" w:author="Jordon Beijing" w:date="2020-09-04T10:34:00Z"/>
          <w:rFonts w:ascii="Times" w:hAnsi="Times"/>
          <w:color w:val="4472C4" w:themeColor="accent1"/>
          <w:lang w:val="en-US"/>
        </w:rPr>
      </w:pPr>
    </w:p>
    <w:p w14:paraId="51212574" w14:textId="77777777" w:rsidR="007A4CFC" w:rsidRDefault="007A4CFC" w:rsidP="00DB0EAA">
      <w:pPr>
        <w:rPr>
          <w:ins w:id="34" w:author="Jordon Beijing" w:date="2020-09-04T10:34:00Z"/>
          <w:rFonts w:ascii="Times" w:hAnsi="Times"/>
          <w:color w:val="4472C4" w:themeColor="accent1"/>
          <w:lang w:val="en-US"/>
        </w:rPr>
      </w:pPr>
    </w:p>
    <w:p w14:paraId="33BB8FD0" w14:textId="68A65BEB" w:rsidR="00166FB7" w:rsidRPr="00166FB7" w:rsidRDefault="00D600F1" w:rsidP="00DB0EAA">
      <w:pPr>
        <w:rPr>
          <w:rFonts w:ascii="Times" w:hAnsi="Times"/>
          <w:color w:val="4472C4" w:themeColor="accent1"/>
          <w:lang w:val="en-US"/>
        </w:rPr>
      </w:pPr>
      <w:del w:id="35" w:author="Jordon Beijing" w:date="2020-09-04T10:34:00Z">
        <w:r w:rsidDel="007A4CFC">
          <w:rPr>
            <w:rFonts w:ascii="Times" w:hAnsi="Times"/>
            <w:color w:val="4472C4" w:themeColor="accent1"/>
            <w:lang w:val="en-US"/>
          </w:rPr>
          <w:lastRenderedPageBreak/>
          <w:delText xml:space="preserve"> </w:delText>
        </w:r>
      </w:del>
      <w:r w:rsidR="00166FB7">
        <w:rPr>
          <w:rFonts w:ascii="Times" w:hAnsi="Times"/>
          <w:color w:val="4472C4" w:themeColor="accent1"/>
          <w:lang w:val="en-US"/>
        </w:rPr>
        <w:t>[</w:t>
      </w:r>
      <w:r w:rsidR="00166FB7" w:rsidRPr="00166FB7">
        <w:rPr>
          <w:rFonts w:ascii="Times" w:hAnsi="Times"/>
          <w:color w:val="4472C4" w:themeColor="accent1"/>
          <w:lang w:val="en-US"/>
        </w:rPr>
        <w:t>Essay 1: My Crazy Day: Draft 1</w:t>
      </w:r>
      <w:r w:rsidR="00166FB7">
        <w:rPr>
          <w:rFonts w:ascii="Times" w:hAnsi="Times"/>
          <w:color w:val="4472C4" w:themeColor="accent1"/>
          <w:lang w:val="en-US"/>
        </w:rPr>
        <w:t>]</w:t>
      </w:r>
    </w:p>
    <w:p w14:paraId="19C10257" w14:textId="1C3552BC" w:rsidR="00166FB7" w:rsidRDefault="00166FB7">
      <w:pPr>
        <w:rPr>
          <w:ins w:id="36" w:author="Jordon Beijing" w:date="2020-09-04T12:03:00Z"/>
          <w:rFonts w:ascii="Times" w:hAnsi="Times"/>
          <w:lang w:val="en-US"/>
        </w:rPr>
      </w:pPr>
    </w:p>
    <w:p w14:paraId="44B3B277" w14:textId="7BC2550D" w:rsidR="004C4567" w:rsidRPr="004C4567" w:rsidRDefault="007C5EF4">
      <w:pPr>
        <w:jc w:val="center"/>
        <w:rPr>
          <w:ins w:id="37" w:author="Jordon Beijing" w:date="2020-09-04T12:03:00Z"/>
          <w:rFonts w:ascii="Times" w:hAnsi="Times"/>
          <w:b/>
          <w:bCs/>
          <w:lang w:val="en-US"/>
          <w:rPrChange w:id="38" w:author="Jordon Beijing" w:date="2020-09-04T12:04:00Z">
            <w:rPr>
              <w:ins w:id="39" w:author="Jordon Beijing" w:date="2020-09-04T12:03:00Z"/>
              <w:rFonts w:ascii="Times" w:hAnsi="Times"/>
              <w:lang w:val="en-US"/>
            </w:rPr>
          </w:rPrChange>
        </w:rPr>
        <w:pPrChange w:id="40" w:author="Jordon Beijing" w:date="2020-09-04T12:03:00Z">
          <w:pPr/>
        </w:pPrChange>
      </w:pPr>
      <w:ins w:id="41" w:author="Jordon Beijing" w:date="2020-09-05T21:16:00Z">
        <w:r w:rsidRPr="007C5EF4">
          <w:rPr>
            <w:rFonts w:ascii="Times" w:hAnsi="Times"/>
            <w:b/>
            <w:bCs/>
            <w:lang w:val="en-US"/>
            <w:rPrChange w:id="42" w:author="Jordon Beijing" w:date="2020-09-05T21:16:00Z">
              <w:rPr>
                <w:rFonts w:ascii="Times" w:hAnsi="Times"/>
                <w:b/>
                <w:bCs/>
                <w:highlight w:val="yellow"/>
                <w:lang w:val="en-US"/>
              </w:rPr>
            </w:rPrChange>
          </w:rPr>
          <w:t>The craziest day of my life</w:t>
        </w:r>
      </w:ins>
    </w:p>
    <w:p w14:paraId="6BDE02A6" w14:textId="77777777" w:rsidR="004C4567" w:rsidRDefault="004C4567">
      <w:pPr>
        <w:rPr>
          <w:rFonts w:ascii="Times" w:hAnsi="Times"/>
          <w:lang w:val="en-US"/>
        </w:rPr>
      </w:pPr>
    </w:p>
    <w:p w14:paraId="631DD672" w14:textId="77777777" w:rsidR="00D600F1" w:rsidRPr="00D600F1" w:rsidRDefault="00D600F1" w:rsidP="00486075">
      <w:pPr>
        <w:ind w:firstLineChars="200" w:firstLine="480"/>
        <w:rPr>
          <w:rFonts w:ascii="Times" w:hAnsi="Times"/>
          <w:lang w:val="en-US"/>
        </w:rPr>
      </w:pPr>
      <w:r w:rsidRPr="00D600F1">
        <w:rPr>
          <w:rFonts w:ascii="Times" w:hAnsi="Times"/>
          <w:lang w:val="en-US"/>
        </w:rPr>
        <w:t xml:space="preserve">Last year June when I still having daily class in Rising Eagle, our school had conduct a one night stay field trip on a mountain in Tianjin. That place was in a forest on the top of the mountain, so there have fresh air and full of nature, but also that place was very hot. Because I used to live in Taiwan so I could accept that kind of weather. </w:t>
      </w:r>
    </w:p>
    <w:p w14:paraId="0AB8B01B" w14:textId="77777777" w:rsidR="00D600F1" w:rsidRPr="00D600F1" w:rsidRDefault="00D600F1" w:rsidP="00D600F1">
      <w:pPr>
        <w:rPr>
          <w:rFonts w:ascii="Times" w:hAnsi="Times"/>
          <w:lang w:val="en-US"/>
        </w:rPr>
      </w:pPr>
      <w:r w:rsidRPr="00D600F1">
        <w:rPr>
          <w:rFonts w:ascii="Times" w:hAnsi="Times"/>
          <w:lang w:val="en-US"/>
        </w:rPr>
        <w:t xml:space="preserve">      We gathered at the school gate at nine o'clock that morning. When everybody all present, teacher instruct us to the bus that we should ride. We were in that bus for over three hours to get in Tianjin. After arrived, we climbed another slope with our luggage, everybody began to sweat because of the weather. The top of the mountain is full of plants and fresh air. And we suddenly found out that there were a lot of exciting and fun facilities there, like bungee jumping and high ropewalking. Luckily I'm not afraid of heights at all, because everything at there was so high! And I love it, I love the view on it! When I step on the top of the facility, I can totally felt the wind blowing, and fresh air surround me. The bee was buzzing beside me, and the cloud was so white, I never saw that kind of cloud. For a moment I believed that if I could, I'd have to do it again. Then when the sun was setting, my class teacher organize our volleyball match. Because we both suck, so we never win each other that day, but we still got a lot of fun in that match.</w:t>
      </w:r>
    </w:p>
    <w:p w14:paraId="6A48A35E" w14:textId="77777777" w:rsidR="00D600F1" w:rsidRPr="00D600F1" w:rsidRDefault="00D600F1" w:rsidP="00D600F1">
      <w:pPr>
        <w:rPr>
          <w:rFonts w:ascii="Times" w:hAnsi="Times"/>
          <w:lang w:val="en-US"/>
        </w:rPr>
      </w:pPr>
      <w:r w:rsidRPr="00D600F1">
        <w:rPr>
          <w:rFonts w:ascii="Times" w:hAnsi="Times"/>
          <w:lang w:val="en-US"/>
        </w:rPr>
        <w:t xml:space="preserve">        It was already seven o'clock after dinner, the teacher told us to gather in the hall we will had a bonfire party at nine o'clock, in the between we could take a bath. After we all took bath, be gather in the hall, everybody is excited and we had brought some marshmallows. It was nine a half o'clock when everyone arrived. It will take about fifteen minutes from where we stay to where we can make a fire; and because it was too dark so I couldn’t even saw who was beside me, it’s sort of dangerous for third and fourth grade. When we arrived to the place that we ready for bonfire party, everybody was waiting for teacher to fire up the wood bricks. Our job that day is to put marshmallows on sticks. After we do all the work, my hand smell just like marshmallow. When every prepare work done, we began to sang, and we bake our own marshmallow. That was the first time I’ve ever ate the marshmallow had been baked. Teacher begin to talk about the fun story about themselves and we had laugh all night.</w:t>
      </w:r>
    </w:p>
    <w:p w14:paraId="7FB049C0" w14:textId="77777777" w:rsidR="00D600F1" w:rsidRPr="00D600F1" w:rsidRDefault="00D600F1" w:rsidP="00D600F1">
      <w:pPr>
        <w:rPr>
          <w:rFonts w:ascii="Times" w:hAnsi="Times"/>
          <w:lang w:val="en-US"/>
        </w:rPr>
      </w:pPr>
      <w:r w:rsidRPr="00D600F1">
        <w:rPr>
          <w:rFonts w:ascii="Times" w:hAnsi="Times"/>
          <w:lang w:val="en-US"/>
        </w:rPr>
        <w:t>We finish the party at eleven o’clock, no one want to leave but it was too late. We talked about what just happened all the way back to the dorm. The way went back was so dark, I felt like we’re having adventure, and there’s full of stone on the way, so we all walk carefully. The night spend there was peaceful, and we all have a great night.</w:t>
      </w:r>
    </w:p>
    <w:p w14:paraId="290A4D94" w14:textId="77777777" w:rsidR="00D600F1" w:rsidRPr="00D600F1" w:rsidRDefault="00D600F1" w:rsidP="00D600F1">
      <w:pPr>
        <w:rPr>
          <w:rFonts w:ascii="Times" w:hAnsi="Times"/>
          <w:lang w:val="en-US"/>
        </w:rPr>
      </w:pPr>
      <w:r w:rsidRPr="00D600F1">
        <w:rPr>
          <w:rFonts w:ascii="Times" w:hAnsi="Times"/>
          <w:lang w:val="en-US"/>
        </w:rPr>
        <w:t xml:space="preserve">          Next morning was quickly, we packed our luggage and leave at ten o’clock. The bus was noisy, somebody was excited, and somebody fell asleep. I was excited and talk to my friend about the facility yesterday we had and the bonfire party. After we arrive to our school, we had a movie with our lunch, and we go home at 3 p.m.</w:t>
      </w:r>
    </w:p>
    <w:p w14:paraId="0B4EDFF1" w14:textId="77777777" w:rsidR="00D600F1" w:rsidRPr="00D600F1" w:rsidRDefault="00D600F1" w:rsidP="00D600F1">
      <w:pPr>
        <w:rPr>
          <w:rFonts w:ascii="Times" w:hAnsi="Times"/>
          <w:lang w:val="en-US"/>
        </w:rPr>
      </w:pPr>
      <w:r w:rsidRPr="00D600F1">
        <w:rPr>
          <w:rFonts w:ascii="Times" w:hAnsi="Times"/>
          <w:lang w:val="en-US"/>
        </w:rPr>
        <w:t xml:space="preserve">         That day is my favorite field trip, all my classmate felt wonderful and want to have it again, and so do I. I really love height, because when I stand at a high place, I would fill the wind and I could overlook at all the things down there, like city, forest, and ocean. I could spend all day on the mountain. So that’s why I feel that field trip was my craziest day in my life.</w:t>
      </w:r>
    </w:p>
    <w:p w14:paraId="35071D3F" w14:textId="7FA6C03C" w:rsidR="00D600F1" w:rsidRDefault="00D600F1" w:rsidP="00166FB7">
      <w:pPr>
        <w:rPr>
          <w:ins w:id="43" w:author="Jordon Beijing" w:date="2020-09-04T10:34:00Z"/>
          <w:rFonts w:ascii="Times" w:hAnsi="Times"/>
          <w:lang w:val="en-US"/>
        </w:rPr>
      </w:pPr>
    </w:p>
    <w:p w14:paraId="3B29A99F" w14:textId="7D2F574E" w:rsidR="007A4CFC" w:rsidRDefault="004C4567" w:rsidP="00166FB7">
      <w:pPr>
        <w:rPr>
          <w:ins w:id="44" w:author="Jordon Beijing" w:date="2020-09-04T10:34:00Z"/>
          <w:rFonts w:ascii="Times" w:hAnsi="Times"/>
          <w:lang w:val="en-US"/>
        </w:rPr>
      </w:pPr>
      <w:ins w:id="45" w:author="Jordon Beijing" w:date="2020-09-04T12:03:00Z">
        <w:r>
          <w:rPr>
            <w:rFonts w:ascii="Times" w:hAnsi="Times"/>
            <w:lang w:val="en-US"/>
          </w:rPr>
          <w:t>Word Count: 674</w:t>
        </w:r>
      </w:ins>
    </w:p>
    <w:p w14:paraId="3213187C" w14:textId="219F2457" w:rsidR="007A4CFC" w:rsidRDefault="007A4CFC" w:rsidP="00166FB7">
      <w:pPr>
        <w:rPr>
          <w:ins w:id="46" w:author="Jordon Beijing" w:date="2020-09-04T10:34:00Z"/>
          <w:rFonts w:ascii="Times" w:hAnsi="Times"/>
          <w:lang w:val="en-US"/>
        </w:rPr>
      </w:pPr>
    </w:p>
    <w:p w14:paraId="7141E888" w14:textId="08829BD3" w:rsidR="007A4CFC" w:rsidRDefault="007A4CFC" w:rsidP="00166FB7">
      <w:pPr>
        <w:rPr>
          <w:ins w:id="47" w:author="Jordon Beijing" w:date="2020-09-04T10:34:00Z"/>
          <w:rFonts w:ascii="Times" w:hAnsi="Times"/>
          <w:lang w:val="en-US"/>
        </w:rPr>
      </w:pPr>
    </w:p>
    <w:p w14:paraId="15A0AF38" w14:textId="506EA859" w:rsidR="007A4CFC" w:rsidRDefault="007A4CFC" w:rsidP="00166FB7">
      <w:pPr>
        <w:rPr>
          <w:ins w:id="48" w:author="Jordon Beijing" w:date="2020-09-04T10:34:00Z"/>
          <w:rFonts w:ascii="Times" w:hAnsi="Times"/>
          <w:lang w:val="en-US"/>
        </w:rPr>
      </w:pPr>
    </w:p>
    <w:p w14:paraId="30CFB182" w14:textId="77777777" w:rsidR="007A4CFC" w:rsidRDefault="007A4CFC" w:rsidP="00166FB7">
      <w:pPr>
        <w:rPr>
          <w:rFonts w:ascii="Times" w:hAnsi="Times"/>
          <w:lang w:val="en-US"/>
        </w:rPr>
      </w:pPr>
    </w:p>
    <w:p w14:paraId="1E2FE682" w14:textId="6BF1C45D" w:rsidR="00166FB7" w:rsidRPr="00166FB7" w:rsidRDefault="00D600F1" w:rsidP="00166FB7">
      <w:pPr>
        <w:rPr>
          <w:rFonts w:ascii="Times" w:hAnsi="Times"/>
          <w:color w:val="4472C4" w:themeColor="accent1"/>
          <w:lang w:val="en-US"/>
        </w:rPr>
      </w:pPr>
      <w:r>
        <w:rPr>
          <w:rFonts w:ascii="Times" w:hAnsi="Times"/>
          <w:color w:val="4472C4" w:themeColor="accent1"/>
          <w:lang w:val="en-US"/>
        </w:rPr>
        <w:lastRenderedPageBreak/>
        <w:t xml:space="preserve"> </w:t>
      </w:r>
      <w:r w:rsidR="00166FB7">
        <w:rPr>
          <w:rFonts w:ascii="Times" w:hAnsi="Times"/>
          <w:color w:val="4472C4" w:themeColor="accent1"/>
          <w:lang w:val="en-US"/>
        </w:rPr>
        <w:t>[</w:t>
      </w:r>
      <w:r w:rsidR="00166FB7" w:rsidRPr="00166FB7">
        <w:rPr>
          <w:rFonts w:ascii="Times" w:hAnsi="Times"/>
          <w:color w:val="4472C4" w:themeColor="accent1"/>
          <w:lang w:val="en-US"/>
        </w:rPr>
        <w:t xml:space="preserve">Essay 1: My Crazy Day: Draft </w:t>
      </w:r>
      <w:r w:rsidR="00166FB7">
        <w:rPr>
          <w:rFonts w:ascii="Times" w:hAnsi="Times"/>
          <w:color w:val="4472C4" w:themeColor="accent1"/>
          <w:lang w:val="en-US"/>
        </w:rPr>
        <w:t>2]</w:t>
      </w:r>
    </w:p>
    <w:p w14:paraId="21B4550F" w14:textId="4435BA7F" w:rsidR="00166FB7" w:rsidRDefault="00166FB7">
      <w:pPr>
        <w:rPr>
          <w:ins w:id="49" w:author="Jordon Beijing" w:date="2020-09-04T12:04:00Z"/>
          <w:rFonts w:ascii="Times" w:hAnsi="Times"/>
          <w:lang w:val="en-US"/>
        </w:rPr>
      </w:pPr>
    </w:p>
    <w:p w14:paraId="5C407180" w14:textId="7E7A7619" w:rsidR="004C4567" w:rsidRPr="004C4567" w:rsidRDefault="00392C88">
      <w:pPr>
        <w:jc w:val="center"/>
        <w:rPr>
          <w:ins w:id="50" w:author="Jordon Beijing" w:date="2020-09-04T12:04:00Z"/>
          <w:rFonts w:ascii="Times" w:hAnsi="Times"/>
          <w:b/>
          <w:bCs/>
          <w:lang w:val="en-US"/>
          <w:rPrChange w:id="51" w:author="Jordon Beijing" w:date="2020-09-04T12:04:00Z">
            <w:rPr>
              <w:ins w:id="52" w:author="Jordon Beijing" w:date="2020-09-04T12:04:00Z"/>
              <w:rFonts w:ascii="Times" w:hAnsi="Times"/>
              <w:lang w:val="en-US"/>
            </w:rPr>
          </w:rPrChange>
        </w:rPr>
        <w:pPrChange w:id="53" w:author="Jordon Beijing" w:date="2020-09-04T12:04:00Z">
          <w:pPr/>
        </w:pPrChange>
      </w:pPr>
      <w:ins w:id="54" w:author="Jordon Beijing" w:date="2020-09-05T20:43:00Z">
        <w:r w:rsidRPr="006E49E3">
          <w:rPr>
            <w:rFonts w:ascii="Times" w:hAnsi="Times"/>
            <w:b/>
            <w:bCs/>
            <w:lang w:val="en-US"/>
            <w:rPrChange w:id="55" w:author="Jordon Beijing" w:date="2020-09-06T12:49:00Z">
              <w:rPr>
                <w:rFonts w:ascii="Times" w:hAnsi="Times"/>
                <w:b/>
                <w:bCs/>
                <w:lang w:val="en-US"/>
              </w:rPr>
            </w:rPrChange>
          </w:rPr>
          <w:t>The Craziest Day of My Life</w:t>
        </w:r>
      </w:ins>
    </w:p>
    <w:p w14:paraId="0C8187C6" w14:textId="77777777" w:rsidR="004C4567" w:rsidRDefault="004C4567">
      <w:pPr>
        <w:rPr>
          <w:rFonts w:ascii="Times" w:hAnsi="Times"/>
          <w:lang w:val="en-US"/>
        </w:rPr>
      </w:pPr>
    </w:p>
    <w:p w14:paraId="04BA0748" w14:textId="2BD1C922" w:rsidR="00D600F1" w:rsidRPr="00D600F1" w:rsidRDefault="00D600F1" w:rsidP="006E49E3">
      <w:pPr>
        <w:ind w:firstLine="420"/>
        <w:rPr>
          <w:rFonts w:ascii="Times" w:hAnsi="Times"/>
          <w:lang w:val="en-US"/>
        </w:rPr>
        <w:pPrChange w:id="56" w:author="Jordon Beijing" w:date="2020-09-06T12:49:00Z">
          <w:pPr>
            <w:ind w:firstLineChars="200" w:firstLine="480"/>
          </w:pPr>
        </w:pPrChange>
      </w:pPr>
      <w:r w:rsidRPr="00D600F1">
        <w:rPr>
          <w:rFonts w:ascii="Times" w:hAnsi="Times"/>
          <w:lang w:val="en-US"/>
        </w:rPr>
        <w:t xml:space="preserve">Last June when I </w:t>
      </w:r>
      <w:ins w:id="57" w:author="Jordon Beijing" w:date="2020-09-06T12:04:00Z">
        <w:r w:rsidR="00B774E6">
          <w:rPr>
            <w:rFonts w:ascii="Times" w:hAnsi="Times"/>
            <w:lang w:val="en-US"/>
          </w:rPr>
          <w:t xml:space="preserve">was </w:t>
        </w:r>
      </w:ins>
      <w:r w:rsidRPr="00D600F1">
        <w:rPr>
          <w:rFonts w:ascii="Times" w:hAnsi="Times"/>
          <w:lang w:val="en-US"/>
        </w:rPr>
        <w:t>still</w:t>
      </w:r>
      <w:del w:id="58" w:author="Jordon Beijing" w:date="2020-09-06T12:04:00Z">
        <w:r w:rsidRPr="00D600F1" w:rsidDel="00B774E6">
          <w:rPr>
            <w:rFonts w:ascii="Times" w:hAnsi="Times"/>
            <w:lang w:val="en-US"/>
          </w:rPr>
          <w:delText>ed</w:delText>
        </w:r>
      </w:del>
      <w:r w:rsidRPr="00D600F1">
        <w:rPr>
          <w:rFonts w:ascii="Times" w:hAnsi="Times"/>
          <w:lang w:val="en-US"/>
        </w:rPr>
        <w:t xml:space="preserve"> having daily class</w:t>
      </w:r>
      <w:ins w:id="59" w:author="Jordon Beijing" w:date="2020-09-06T12:04:00Z">
        <w:r w:rsidR="00B774E6">
          <w:rPr>
            <w:rFonts w:ascii="Times" w:hAnsi="Times"/>
            <w:lang w:val="en-US"/>
          </w:rPr>
          <w:t>es</w:t>
        </w:r>
      </w:ins>
      <w:r w:rsidRPr="00D600F1">
        <w:rPr>
          <w:rFonts w:ascii="Times" w:hAnsi="Times"/>
          <w:lang w:val="en-US"/>
        </w:rPr>
        <w:t xml:space="preserve"> </w:t>
      </w:r>
      <w:ins w:id="60" w:author="Jordon Beijing" w:date="2020-09-06T12:04:00Z">
        <w:r w:rsidR="00B774E6">
          <w:rPr>
            <w:rFonts w:ascii="Times" w:hAnsi="Times"/>
            <w:lang w:val="en-US"/>
          </w:rPr>
          <w:t>at</w:t>
        </w:r>
      </w:ins>
      <w:del w:id="61" w:author="Jordon Beijing" w:date="2020-09-06T12:04:00Z">
        <w:r w:rsidRPr="00D600F1" w:rsidDel="00B774E6">
          <w:rPr>
            <w:rFonts w:ascii="Times" w:hAnsi="Times"/>
            <w:lang w:val="en-US"/>
          </w:rPr>
          <w:delText>in</w:delText>
        </w:r>
      </w:del>
      <w:r w:rsidRPr="00D600F1">
        <w:rPr>
          <w:rFonts w:ascii="Times" w:hAnsi="Times"/>
          <w:lang w:val="en-US"/>
        </w:rPr>
        <w:t xml:space="preserve"> Rising Eagle, our school conducted a</w:t>
      </w:r>
      <w:ins w:id="62" w:author="Jordon Beijing" w:date="2020-09-06T12:04:00Z">
        <w:r w:rsidR="00B774E6">
          <w:rPr>
            <w:rFonts w:ascii="Times" w:hAnsi="Times"/>
            <w:lang w:val="en-US"/>
          </w:rPr>
          <w:t>n</w:t>
        </w:r>
      </w:ins>
      <w:r w:rsidRPr="00D600F1">
        <w:rPr>
          <w:rFonts w:ascii="Times" w:hAnsi="Times"/>
          <w:lang w:val="en-US"/>
        </w:rPr>
        <w:t xml:space="preserve"> o</w:t>
      </w:r>
      <w:ins w:id="63" w:author="Jordon Beijing" w:date="2020-09-06T12:04:00Z">
        <w:r w:rsidR="00B774E6">
          <w:rPr>
            <w:rFonts w:ascii="Times" w:hAnsi="Times"/>
            <w:lang w:val="en-US"/>
          </w:rPr>
          <w:t>ver</w:t>
        </w:r>
      </w:ins>
      <w:del w:id="64" w:author="Jordon Beijing" w:date="2020-09-06T12:04:00Z">
        <w:r w:rsidRPr="00D600F1" w:rsidDel="00B774E6">
          <w:rPr>
            <w:rFonts w:ascii="Times" w:hAnsi="Times"/>
            <w:lang w:val="en-US"/>
          </w:rPr>
          <w:delText xml:space="preserve">ne </w:delText>
        </w:r>
      </w:del>
      <w:r w:rsidRPr="00D600F1">
        <w:rPr>
          <w:rFonts w:ascii="Times" w:hAnsi="Times"/>
          <w:lang w:val="en-US"/>
        </w:rPr>
        <w:t xml:space="preserve">night field trip on a mountain in Tianjin. That place was in a forest on top of </w:t>
      </w:r>
      <w:del w:id="65" w:author="Jordon Beijing" w:date="2020-09-06T12:04:00Z">
        <w:r w:rsidRPr="00D600F1" w:rsidDel="00B774E6">
          <w:rPr>
            <w:rFonts w:ascii="Times" w:hAnsi="Times"/>
            <w:lang w:val="en-US"/>
          </w:rPr>
          <w:delText xml:space="preserve">the </w:delText>
        </w:r>
      </w:del>
      <w:ins w:id="66" w:author="Jordon Beijing" w:date="2020-09-06T12:04:00Z">
        <w:r w:rsidR="00B774E6">
          <w:rPr>
            <w:rFonts w:ascii="Times" w:hAnsi="Times"/>
            <w:lang w:val="en-US"/>
          </w:rPr>
          <w:t>a</w:t>
        </w:r>
        <w:r w:rsidR="00B774E6" w:rsidRPr="00D600F1">
          <w:rPr>
            <w:rFonts w:ascii="Times" w:hAnsi="Times"/>
            <w:lang w:val="en-US"/>
          </w:rPr>
          <w:t xml:space="preserve"> </w:t>
        </w:r>
      </w:ins>
      <w:r w:rsidRPr="00D600F1">
        <w:rPr>
          <w:rFonts w:ascii="Times" w:hAnsi="Times"/>
          <w:lang w:val="en-US"/>
        </w:rPr>
        <w:t xml:space="preserve">mountain, so there </w:t>
      </w:r>
      <w:del w:id="67" w:author="Jordon Beijing" w:date="2020-09-06T12:04:00Z">
        <w:r w:rsidRPr="00D600F1" w:rsidDel="00B774E6">
          <w:rPr>
            <w:rFonts w:ascii="Times" w:hAnsi="Times"/>
            <w:lang w:val="en-US"/>
          </w:rPr>
          <w:delText xml:space="preserve">had </w:delText>
        </w:r>
      </w:del>
      <w:ins w:id="68" w:author="Jordon Beijing" w:date="2020-09-06T12:04:00Z">
        <w:r w:rsidR="00B774E6">
          <w:rPr>
            <w:rFonts w:ascii="Times" w:hAnsi="Times"/>
            <w:lang w:val="en-US"/>
          </w:rPr>
          <w:t>was</w:t>
        </w:r>
        <w:r w:rsidR="00B774E6" w:rsidRPr="00D600F1">
          <w:rPr>
            <w:rFonts w:ascii="Times" w:hAnsi="Times"/>
            <w:lang w:val="en-US"/>
          </w:rPr>
          <w:t xml:space="preserve"> </w:t>
        </w:r>
      </w:ins>
      <w:r w:rsidRPr="00D600F1">
        <w:rPr>
          <w:rFonts w:ascii="Times" w:hAnsi="Times"/>
          <w:lang w:val="en-US"/>
        </w:rPr>
        <w:t xml:space="preserve">fresh air and </w:t>
      </w:r>
      <w:del w:id="69" w:author="Jordon Beijing" w:date="2020-09-06T12:04:00Z">
        <w:r w:rsidRPr="00D600F1" w:rsidDel="00B774E6">
          <w:rPr>
            <w:rFonts w:ascii="Times" w:hAnsi="Times"/>
            <w:lang w:val="en-US"/>
          </w:rPr>
          <w:delText>full of</w:delText>
        </w:r>
      </w:del>
      <w:ins w:id="70" w:author="Jordon Beijing" w:date="2020-09-06T12:04:00Z">
        <w:r w:rsidR="00B774E6">
          <w:rPr>
            <w:rFonts w:ascii="Times" w:hAnsi="Times"/>
            <w:lang w:val="en-US"/>
          </w:rPr>
          <w:t>lots of</w:t>
        </w:r>
      </w:ins>
      <w:r w:rsidRPr="00D600F1">
        <w:rPr>
          <w:rFonts w:ascii="Times" w:hAnsi="Times"/>
          <w:lang w:val="en-US"/>
        </w:rPr>
        <w:t xml:space="preserve"> natur</w:t>
      </w:r>
      <w:ins w:id="71" w:author="Jordon Beijing" w:date="2020-09-06T12:05:00Z">
        <w:r w:rsidR="00B774E6">
          <w:rPr>
            <w:rFonts w:ascii="Times" w:hAnsi="Times"/>
            <w:lang w:val="en-US"/>
          </w:rPr>
          <w:t>e</w:t>
        </w:r>
      </w:ins>
      <w:del w:id="72" w:author="Jordon Beijing" w:date="2020-09-06T12:05:00Z">
        <w:r w:rsidRPr="00D600F1" w:rsidDel="00B774E6">
          <w:rPr>
            <w:rFonts w:ascii="Times" w:hAnsi="Times"/>
            <w:lang w:val="en-US"/>
          </w:rPr>
          <w:delText>al phenomenon</w:delText>
        </w:r>
      </w:del>
      <w:r w:rsidRPr="00D600F1">
        <w:rPr>
          <w:rFonts w:ascii="Times" w:hAnsi="Times"/>
          <w:lang w:val="en-US"/>
        </w:rPr>
        <w:t>, but</w:t>
      </w:r>
      <w:del w:id="73" w:author="Jordon Beijing" w:date="2020-09-06T12:05:00Z">
        <w:r w:rsidRPr="00D600F1" w:rsidDel="00B774E6">
          <w:rPr>
            <w:rFonts w:ascii="Times" w:hAnsi="Times"/>
            <w:lang w:val="en-US"/>
          </w:rPr>
          <w:delText xml:space="preserve"> also</w:delText>
        </w:r>
      </w:del>
      <w:r w:rsidRPr="00D600F1">
        <w:rPr>
          <w:rFonts w:ascii="Times" w:hAnsi="Times"/>
          <w:lang w:val="en-US"/>
        </w:rPr>
        <w:t xml:space="preserve"> that place was </w:t>
      </w:r>
      <w:ins w:id="74" w:author="Jordon Beijing" w:date="2020-09-06T12:05:00Z">
        <w:r w:rsidR="00B774E6">
          <w:rPr>
            <w:rFonts w:ascii="Times" w:hAnsi="Times"/>
            <w:lang w:val="en-US"/>
          </w:rPr>
          <w:t xml:space="preserve">also </w:t>
        </w:r>
      </w:ins>
      <w:r w:rsidRPr="00D600F1">
        <w:rPr>
          <w:rFonts w:ascii="Times" w:hAnsi="Times"/>
          <w:lang w:val="en-US"/>
        </w:rPr>
        <w:t>very hot. Because I used to live in Taiwan</w:t>
      </w:r>
      <w:ins w:id="75" w:author="Jordon Beijing" w:date="2020-09-06T12:05:00Z">
        <w:r w:rsidR="00B774E6">
          <w:rPr>
            <w:rFonts w:ascii="Times" w:hAnsi="Times"/>
            <w:lang w:val="en-US"/>
          </w:rPr>
          <w:t>,</w:t>
        </w:r>
      </w:ins>
      <w:r w:rsidRPr="00D600F1">
        <w:rPr>
          <w:rFonts w:ascii="Times" w:hAnsi="Times"/>
          <w:lang w:val="en-US"/>
        </w:rPr>
        <w:t xml:space="preserve"> I could accept that kind of weather. </w:t>
      </w:r>
    </w:p>
    <w:p w14:paraId="093A2751" w14:textId="77777777" w:rsidR="009E59BA" w:rsidRDefault="00D600F1" w:rsidP="006E49E3">
      <w:pPr>
        <w:ind w:firstLine="420"/>
        <w:rPr>
          <w:ins w:id="76" w:author="Jordon Beijing" w:date="2020-09-06T12:22:00Z"/>
          <w:rFonts w:ascii="Times" w:hAnsi="Times"/>
          <w:lang w:val="en-US"/>
        </w:rPr>
        <w:pPrChange w:id="77" w:author="Jordon Beijing" w:date="2020-09-06T12:49:00Z">
          <w:pPr>
            <w:ind w:firstLine="420"/>
          </w:pPr>
        </w:pPrChange>
      </w:pPr>
      <w:del w:id="78" w:author="Jordon Beijing" w:date="2020-09-04T11:49:00Z">
        <w:r w:rsidRPr="00D600F1" w:rsidDel="00075754">
          <w:rPr>
            <w:rFonts w:ascii="Times" w:hAnsi="Times"/>
            <w:lang w:val="en-US"/>
          </w:rPr>
          <w:delText xml:space="preserve">      </w:delText>
        </w:r>
      </w:del>
      <w:r w:rsidRPr="00D600F1">
        <w:rPr>
          <w:rFonts w:ascii="Times" w:hAnsi="Times"/>
          <w:lang w:val="en-US"/>
        </w:rPr>
        <w:t xml:space="preserve">We gathered at the school gate at 9 </w:t>
      </w:r>
      <w:del w:id="79" w:author="Jordon Beijing" w:date="2020-09-06T12:05:00Z">
        <w:r w:rsidRPr="00D600F1" w:rsidDel="00B774E6">
          <w:rPr>
            <w:rFonts w:ascii="Times" w:hAnsi="Times"/>
            <w:lang w:val="en-US"/>
          </w:rPr>
          <w:delText>a.m.</w:delText>
        </w:r>
      </w:del>
      <w:ins w:id="80" w:author="Jordon Beijing" w:date="2020-09-06T12:05:00Z">
        <w:r w:rsidR="00B774E6">
          <w:rPr>
            <w:rFonts w:ascii="Times" w:hAnsi="Times"/>
            <w:lang w:val="en-US"/>
          </w:rPr>
          <w:t>o’clock in</w:t>
        </w:r>
      </w:ins>
      <w:r w:rsidRPr="00D600F1">
        <w:rPr>
          <w:rFonts w:ascii="Times" w:hAnsi="Times"/>
          <w:lang w:val="en-US"/>
        </w:rPr>
        <w:t xml:space="preserve"> </w:t>
      </w:r>
      <w:del w:id="81" w:author="Jordon Beijing" w:date="2020-09-06T12:05:00Z">
        <w:r w:rsidRPr="00D600F1" w:rsidDel="00B774E6">
          <w:rPr>
            <w:rFonts w:ascii="Times" w:hAnsi="Times"/>
            <w:lang w:val="en-US"/>
          </w:rPr>
          <w:delText xml:space="preserve">that </w:delText>
        </w:r>
      </w:del>
      <w:ins w:id="82" w:author="Jordon Beijing" w:date="2020-09-06T12:05:00Z">
        <w:r w:rsidR="00B774E6">
          <w:rPr>
            <w:rFonts w:ascii="Times" w:hAnsi="Times"/>
            <w:lang w:val="en-US"/>
          </w:rPr>
          <w:t>the</w:t>
        </w:r>
        <w:r w:rsidR="00B774E6" w:rsidRPr="00D600F1">
          <w:rPr>
            <w:rFonts w:ascii="Times" w:hAnsi="Times"/>
            <w:lang w:val="en-US"/>
          </w:rPr>
          <w:t xml:space="preserve"> </w:t>
        </w:r>
      </w:ins>
      <w:r w:rsidRPr="00D600F1">
        <w:rPr>
          <w:rFonts w:ascii="Times" w:hAnsi="Times"/>
          <w:lang w:val="en-US"/>
        </w:rPr>
        <w:t xml:space="preserve">morning. When everybody was present, teacher instructed us to the bus that we </w:t>
      </w:r>
      <w:del w:id="83" w:author="Jordon Beijing" w:date="2020-09-06T12:05:00Z">
        <w:r w:rsidRPr="00D600F1" w:rsidDel="00B774E6">
          <w:rPr>
            <w:rFonts w:ascii="Times" w:hAnsi="Times"/>
            <w:lang w:val="en-US"/>
          </w:rPr>
          <w:delText xml:space="preserve">should </w:delText>
        </w:r>
      </w:del>
      <w:ins w:id="84" w:author="Jordon Beijing" w:date="2020-09-06T12:05:00Z">
        <w:r w:rsidR="00B774E6">
          <w:rPr>
            <w:rFonts w:ascii="Times" w:hAnsi="Times"/>
            <w:lang w:val="en-US"/>
          </w:rPr>
          <w:t>would</w:t>
        </w:r>
        <w:r w:rsidR="00B774E6" w:rsidRPr="00D600F1">
          <w:rPr>
            <w:rFonts w:ascii="Times" w:hAnsi="Times"/>
            <w:lang w:val="en-US"/>
          </w:rPr>
          <w:t xml:space="preserve"> </w:t>
        </w:r>
      </w:ins>
      <w:r w:rsidRPr="00D600F1">
        <w:rPr>
          <w:rFonts w:ascii="Times" w:hAnsi="Times"/>
          <w:lang w:val="en-US"/>
        </w:rPr>
        <w:t>r</w:t>
      </w:r>
      <w:ins w:id="85" w:author="Jordon Beijing" w:date="2020-09-06T12:05:00Z">
        <w:r w:rsidR="00B774E6">
          <w:rPr>
            <w:rFonts w:ascii="Times" w:hAnsi="Times"/>
            <w:lang w:val="en-US"/>
          </w:rPr>
          <w:t>i</w:t>
        </w:r>
      </w:ins>
      <w:del w:id="86" w:author="Jordon Beijing" w:date="2020-09-06T12:05:00Z">
        <w:r w:rsidRPr="00D600F1" w:rsidDel="00B774E6">
          <w:rPr>
            <w:rFonts w:ascii="Times" w:hAnsi="Times"/>
            <w:lang w:val="en-US"/>
          </w:rPr>
          <w:delText>o</w:delText>
        </w:r>
      </w:del>
      <w:r w:rsidRPr="00D600F1">
        <w:rPr>
          <w:rFonts w:ascii="Times" w:hAnsi="Times"/>
          <w:lang w:val="en-US"/>
        </w:rPr>
        <w:t xml:space="preserve">de. </w:t>
      </w:r>
      <w:del w:id="87" w:author="Jordon Beijing" w:date="2020-09-06T12:05:00Z">
        <w:r w:rsidRPr="00D600F1" w:rsidDel="00B774E6">
          <w:rPr>
            <w:rFonts w:ascii="Times" w:hAnsi="Times"/>
            <w:lang w:val="en-US"/>
          </w:rPr>
          <w:delText xml:space="preserve">We </w:delText>
        </w:r>
      </w:del>
      <w:ins w:id="88" w:author="Jordon Beijing" w:date="2020-09-06T12:05:00Z">
        <w:r w:rsidR="00B774E6">
          <w:rPr>
            <w:rFonts w:ascii="Times" w:hAnsi="Times"/>
            <w:lang w:val="en-US"/>
          </w:rPr>
          <w:t>It</w:t>
        </w:r>
        <w:r w:rsidR="00B774E6" w:rsidRPr="00D600F1">
          <w:rPr>
            <w:rFonts w:ascii="Times" w:hAnsi="Times"/>
            <w:lang w:val="en-US"/>
          </w:rPr>
          <w:t xml:space="preserve"> </w:t>
        </w:r>
      </w:ins>
      <w:r w:rsidRPr="00D600F1">
        <w:rPr>
          <w:rFonts w:ascii="Times" w:hAnsi="Times"/>
          <w:lang w:val="en-US"/>
        </w:rPr>
        <w:t xml:space="preserve">took </w:t>
      </w:r>
      <w:ins w:id="89" w:author="Jordon Beijing" w:date="2020-09-06T12:05:00Z">
        <w:r w:rsidR="00B774E6">
          <w:rPr>
            <w:rFonts w:ascii="Times" w:hAnsi="Times"/>
            <w:lang w:val="en-US"/>
          </w:rPr>
          <w:t xml:space="preserve">us </w:t>
        </w:r>
      </w:ins>
      <w:r w:rsidRPr="00D600F1">
        <w:rPr>
          <w:rFonts w:ascii="Times" w:hAnsi="Times"/>
          <w:lang w:val="en-US"/>
        </w:rPr>
        <w:t xml:space="preserve">more than three hours </w:t>
      </w:r>
      <w:ins w:id="90" w:author="Jordon Beijing" w:date="2020-09-06T12:06:00Z">
        <w:r w:rsidR="00B774E6">
          <w:rPr>
            <w:rFonts w:ascii="Times" w:hAnsi="Times"/>
            <w:lang w:val="en-US"/>
          </w:rPr>
          <w:t>on</w:t>
        </w:r>
      </w:ins>
      <w:del w:id="91" w:author="Jordon Beijing" w:date="2020-09-06T12:06:00Z">
        <w:r w:rsidRPr="00D600F1" w:rsidDel="00B774E6">
          <w:rPr>
            <w:rFonts w:ascii="Times" w:hAnsi="Times"/>
            <w:lang w:val="en-US"/>
          </w:rPr>
          <w:delText>in</w:delText>
        </w:r>
      </w:del>
      <w:r w:rsidRPr="00D600F1">
        <w:rPr>
          <w:rFonts w:ascii="Times" w:hAnsi="Times"/>
          <w:lang w:val="en-US"/>
        </w:rPr>
        <w:t xml:space="preserve"> that bus to Tianjin. Upon arriv</w:t>
      </w:r>
      <w:ins w:id="92" w:author="Jordon Beijing" w:date="2020-09-06T12:06:00Z">
        <w:r w:rsidR="00B774E6">
          <w:rPr>
            <w:rFonts w:ascii="Times" w:hAnsi="Times"/>
            <w:lang w:val="en-US"/>
          </w:rPr>
          <w:t>al</w:t>
        </w:r>
      </w:ins>
      <w:del w:id="93" w:author="Jordon Beijing" w:date="2020-09-06T12:06:00Z">
        <w:r w:rsidRPr="00D600F1" w:rsidDel="00B774E6">
          <w:rPr>
            <w:rFonts w:ascii="Times" w:hAnsi="Times"/>
            <w:lang w:val="en-US"/>
          </w:rPr>
          <w:delText>ed</w:delText>
        </w:r>
      </w:del>
      <w:r w:rsidRPr="00D600F1">
        <w:rPr>
          <w:rFonts w:ascii="Times" w:hAnsi="Times"/>
          <w:lang w:val="en-US"/>
        </w:rPr>
        <w:t xml:space="preserve">, we climbed </w:t>
      </w:r>
      <w:del w:id="94" w:author="Jordon Beijing" w:date="2020-09-06T12:06:00Z">
        <w:r w:rsidRPr="00D600F1" w:rsidDel="00B774E6">
          <w:rPr>
            <w:rFonts w:ascii="Times" w:hAnsi="Times"/>
            <w:lang w:val="en-US"/>
          </w:rPr>
          <w:delText xml:space="preserve">another </w:delText>
        </w:r>
      </w:del>
      <w:ins w:id="95" w:author="Jordon Beijing" w:date="2020-09-06T12:06:00Z">
        <w:r w:rsidR="00B774E6">
          <w:rPr>
            <w:rFonts w:ascii="Times" w:hAnsi="Times"/>
            <w:lang w:val="en-US"/>
          </w:rPr>
          <w:t>a</w:t>
        </w:r>
        <w:r w:rsidR="00B774E6" w:rsidRPr="00D600F1">
          <w:rPr>
            <w:rFonts w:ascii="Times" w:hAnsi="Times"/>
            <w:lang w:val="en-US"/>
          </w:rPr>
          <w:t xml:space="preserve"> </w:t>
        </w:r>
      </w:ins>
      <w:del w:id="96" w:author="Jordon Beijing" w:date="2020-09-06T12:06:00Z">
        <w:r w:rsidRPr="00D600F1" w:rsidDel="00B774E6">
          <w:rPr>
            <w:rFonts w:ascii="Times" w:hAnsi="Times"/>
            <w:lang w:val="en-US"/>
          </w:rPr>
          <w:delText xml:space="preserve">slope </w:delText>
        </w:r>
      </w:del>
      <w:ins w:id="97" w:author="Jordon Beijing" w:date="2020-09-06T12:06:00Z">
        <w:r w:rsidR="00B774E6">
          <w:rPr>
            <w:rFonts w:ascii="Times" w:hAnsi="Times"/>
            <w:lang w:val="en-US"/>
          </w:rPr>
          <w:t>hill</w:t>
        </w:r>
        <w:r w:rsidR="00B774E6" w:rsidRPr="00D600F1">
          <w:rPr>
            <w:rFonts w:ascii="Times" w:hAnsi="Times"/>
            <w:lang w:val="en-US"/>
          </w:rPr>
          <w:t xml:space="preserve"> </w:t>
        </w:r>
      </w:ins>
      <w:r w:rsidRPr="00D600F1">
        <w:rPr>
          <w:rFonts w:ascii="Times" w:hAnsi="Times"/>
          <w:lang w:val="en-US"/>
        </w:rPr>
        <w:t xml:space="preserve">with our luggage. Everybody began to sweat because of the weather. The top of the mountain was full of plants and fresh air. Suddenly we </w:t>
      </w:r>
      <w:del w:id="98" w:author="Jordon Beijing" w:date="2020-09-06T12:06:00Z">
        <w:r w:rsidRPr="00D600F1" w:rsidDel="00B774E6">
          <w:rPr>
            <w:rFonts w:ascii="Times" w:hAnsi="Times"/>
            <w:lang w:val="en-US"/>
          </w:rPr>
          <w:delText>found out</w:delText>
        </w:r>
      </w:del>
      <w:ins w:id="99" w:author="Jordon Beijing" w:date="2020-09-06T12:06:00Z">
        <w:r w:rsidR="00B774E6">
          <w:rPr>
            <w:rFonts w:ascii="Times" w:hAnsi="Times"/>
            <w:lang w:val="en-US"/>
          </w:rPr>
          <w:t>discovered</w:t>
        </w:r>
      </w:ins>
      <w:r w:rsidRPr="00D600F1">
        <w:rPr>
          <w:rFonts w:ascii="Times" w:hAnsi="Times"/>
          <w:lang w:val="en-US"/>
        </w:rPr>
        <w:t xml:space="preserve"> that there were a lot of exciting and fun facilities there, like bungee jumping and high rope walking. Fortunately, I </w:t>
      </w:r>
      <w:del w:id="100" w:author="Jordon Beijing" w:date="2020-09-06T12:06:00Z">
        <w:r w:rsidRPr="00D600F1" w:rsidDel="00B774E6">
          <w:rPr>
            <w:rFonts w:ascii="Times" w:hAnsi="Times"/>
            <w:lang w:val="en-US"/>
          </w:rPr>
          <w:delText xml:space="preserve">did </w:delText>
        </w:r>
      </w:del>
      <w:ins w:id="101" w:author="Jordon Beijing" w:date="2020-09-06T12:06:00Z">
        <w:r w:rsidR="00B774E6">
          <w:rPr>
            <w:rFonts w:ascii="Times" w:hAnsi="Times"/>
            <w:lang w:val="en-US"/>
          </w:rPr>
          <w:t>was</w:t>
        </w:r>
        <w:r w:rsidR="00B774E6" w:rsidRPr="00D600F1">
          <w:rPr>
            <w:rFonts w:ascii="Times" w:hAnsi="Times"/>
            <w:lang w:val="en-US"/>
          </w:rPr>
          <w:t xml:space="preserve"> </w:t>
        </w:r>
      </w:ins>
      <w:r w:rsidRPr="00D600F1">
        <w:rPr>
          <w:rFonts w:ascii="Times" w:hAnsi="Times"/>
          <w:lang w:val="en-US"/>
        </w:rPr>
        <w:t>not afraid of high</w:t>
      </w:r>
      <w:ins w:id="102" w:author="Jordon Beijing" w:date="2020-09-06T12:07:00Z">
        <w:r w:rsidR="00B774E6">
          <w:rPr>
            <w:rFonts w:ascii="Times" w:hAnsi="Times"/>
            <w:lang w:val="en-US"/>
          </w:rPr>
          <w:t>s</w:t>
        </w:r>
      </w:ins>
      <w:r w:rsidRPr="00D600F1">
        <w:rPr>
          <w:rFonts w:ascii="Times" w:hAnsi="Times"/>
          <w:lang w:val="en-US"/>
        </w:rPr>
        <w:t xml:space="preserve"> at all because everything there </w:t>
      </w:r>
      <w:del w:id="103" w:author="Jordon Beijing" w:date="2020-09-06T12:07:00Z">
        <w:r w:rsidRPr="00D600F1" w:rsidDel="00B774E6">
          <w:rPr>
            <w:rFonts w:ascii="Times" w:hAnsi="Times"/>
            <w:lang w:val="en-US"/>
          </w:rPr>
          <w:delText xml:space="preserve">is </w:delText>
        </w:r>
      </w:del>
      <w:ins w:id="104" w:author="Jordon Beijing" w:date="2020-09-06T12:07:00Z">
        <w:r w:rsidR="00B774E6">
          <w:rPr>
            <w:rFonts w:ascii="Times" w:hAnsi="Times"/>
            <w:lang w:val="en-US"/>
          </w:rPr>
          <w:t>was so</w:t>
        </w:r>
        <w:r w:rsidR="00B774E6" w:rsidRPr="00D600F1">
          <w:rPr>
            <w:rFonts w:ascii="Times" w:hAnsi="Times"/>
            <w:lang w:val="en-US"/>
          </w:rPr>
          <w:t xml:space="preserve"> </w:t>
        </w:r>
      </w:ins>
      <w:r w:rsidRPr="00D600F1">
        <w:rPr>
          <w:rFonts w:ascii="Times" w:hAnsi="Times"/>
          <w:lang w:val="en-US"/>
        </w:rPr>
        <w:t xml:space="preserve">high! </w:t>
      </w:r>
    </w:p>
    <w:p w14:paraId="6FB617D7" w14:textId="368AE32E" w:rsidR="00D600F1" w:rsidRPr="00D600F1" w:rsidRDefault="00D600F1" w:rsidP="006E49E3">
      <w:pPr>
        <w:ind w:firstLine="420"/>
        <w:rPr>
          <w:rFonts w:ascii="Times" w:hAnsi="Times"/>
          <w:lang w:val="en-US"/>
        </w:rPr>
        <w:pPrChange w:id="105" w:author="Jordon Beijing" w:date="2020-09-06T12:49:00Z">
          <w:pPr/>
        </w:pPrChange>
      </w:pPr>
      <w:r w:rsidRPr="00D600F1">
        <w:rPr>
          <w:rFonts w:ascii="Times" w:hAnsi="Times"/>
          <w:lang w:val="en-US"/>
        </w:rPr>
        <w:t xml:space="preserve">And I loved it, I </w:t>
      </w:r>
      <w:ins w:id="106" w:author="Jordon Beijing" w:date="2020-09-06T12:07:00Z">
        <w:r w:rsidR="00B774E6">
          <w:rPr>
            <w:rFonts w:ascii="Times" w:hAnsi="Times"/>
            <w:lang w:val="en-US"/>
          </w:rPr>
          <w:t xml:space="preserve">really </w:t>
        </w:r>
      </w:ins>
      <w:r w:rsidRPr="00D600F1">
        <w:rPr>
          <w:rFonts w:ascii="Times" w:hAnsi="Times"/>
          <w:lang w:val="en-US"/>
        </w:rPr>
        <w:t xml:space="preserve">liked the view </w:t>
      </w:r>
      <w:ins w:id="107" w:author="Jordon Beijing" w:date="2020-09-06T12:07:00Z">
        <w:r w:rsidR="00B774E6">
          <w:rPr>
            <w:rFonts w:ascii="Times" w:hAnsi="Times"/>
            <w:lang w:val="en-US"/>
          </w:rPr>
          <w:t xml:space="preserve">from </w:t>
        </w:r>
      </w:ins>
      <w:r w:rsidRPr="00D600F1">
        <w:rPr>
          <w:rFonts w:ascii="Times" w:hAnsi="Times"/>
          <w:lang w:val="en-US"/>
        </w:rPr>
        <w:t xml:space="preserve">above. When I </w:t>
      </w:r>
      <w:del w:id="108" w:author="Jordon Beijing" w:date="2020-09-06T12:07:00Z">
        <w:r w:rsidRPr="00D600F1" w:rsidDel="00B774E6">
          <w:rPr>
            <w:rFonts w:ascii="Times" w:hAnsi="Times"/>
            <w:lang w:val="en-US"/>
          </w:rPr>
          <w:delText xml:space="preserve">stepped </w:delText>
        </w:r>
      </w:del>
      <w:ins w:id="109" w:author="Jordon Beijing" w:date="2020-09-06T12:07:00Z">
        <w:r w:rsidR="00B774E6">
          <w:rPr>
            <w:rFonts w:ascii="Times" w:hAnsi="Times"/>
            <w:lang w:val="en-US"/>
          </w:rPr>
          <w:t>stood</w:t>
        </w:r>
        <w:r w:rsidR="00B774E6" w:rsidRPr="00D600F1">
          <w:rPr>
            <w:rFonts w:ascii="Times" w:hAnsi="Times"/>
            <w:lang w:val="en-US"/>
          </w:rPr>
          <w:t xml:space="preserve"> </w:t>
        </w:r>
      </w:ins>
      <w:r w:rsidRPr="00D600F1">
        <w:rPr>
          <w:rFonts w:ascii="Times" w:hAnsi="Times"/>
          <w:lang w:val="en-US"/>
        </w:rPr>
        <w:t xml:space="preserve">on the top of the </w:t>
      </w:r>
      <w:del w:id="110" w:author="Jordon Beijing" w:date="2020-09-06T12:07:00Z">
        <w:r w:rsidRPr="00D600F1" w:rsidDel="00B774E6">
          <w:rPr>
            <w:rFonts w:ascii="Times" w:hAnsi="Times"/>
            <w:lang w:val="en-US"/>
          </w:rPr>
          <w:delText>facility</w:delText>
        </w:r>
      </w:del>
      <w:ins w:id="111" w:author="Jordon Beijing" w:date="2020-09-06T12:07:00Z">
        <w:r w:rsidR="00B774E6">
          <w:rPr>
            <w:rFonts w:ascii="Times" w:hAnsi="Times"/>
            <w:lang w:val="en-US"/>
          </w:rPr>
          <w:t>camp grounds</w:t>
        </w:r>
      </w:ins>
      <w:r w:rsidRPr="00D600F1">
        <w:rPr>
          <w:rFonts w:ascii="Times" w:hAnsi="Times"/>
          <w:lang w:val="en-US"/>
        </w:rPr>
        <w:t xml:space="preserve">, I </w:t>
      </w:r>
      <w:del w:id="112" w:author="Jordon Beijing" w:date="2020-09-06T12:07:00Z">
        <w:r w:rsidRPr="00D600F1" w:rsidDel="00B774E6">
          <w:rPr>
            <w:rFonts w:ascii="Times" w:hAnsi="Times"/>
            <w:lang w:val="en-US"/>
          </w:rPr>
          <w:delText xml:space="preserve">can </w:delText>
        </w:r>
      </w:del>
      <w:ins w:id="113" w:author="Jordon Beijing" w:date="2020-09-06T12:07:00Z">
        <w:r w:rsidR="00B774E6">
          <w:rPr>
            <w:rFonts w:ascii="Times" w:hAnsi="Times"/>
            <w:lang w:val="en-US"/>
          </w:rPr>
          <w:t>could</w:t>
        </w:r>
        <w:r w:rsidR="00B774E6" w:rsidRPr="00D600F1">
          <w:rPr>
            <w:rFonts w:ascii="Times" w:hAnsi="Times"/>
            <w:lang w:val="en-US"/>
          </w:rPr>
          <w:t xml:space="preserve"> </w:t>
        </w:r>
      </w:ins>
      <w:del w:id="114" w:author="Jordon Beijing" w:date="2020-09-06T12:07:00Z">
        <w:r w:rsidRPr="00D600F1" w:rsidDel="00B774E6">
          <w:rPr>
            <w:rFonts w:ascii="Times" w:hAnsi="Times"/>
            <w:lang w:val="en-US"/>
          </w:rPr>
          <w:delText xml:space="preserve">totally </w:delText>
        </w:r>
      </w:del>
      <w:r w:rsidRPr="00D600F1">
        <w:rPr>
          <w:rFonts w:ascii="Times" w:hAnsi="Times"/>
          <w:lang w:val="en-US"/>
        </w:rPr>
        <w:t>fe</w:t>
      </w:r>
      <w:ins w:id="115" w:author="Jordon Beijing" w:date="2020-09-06T12:07:00Z">
        <w:r w:rsidR="00B774E6">
          <w:rPr>
            <w:rFonts w:ascii="Times" w:hAnsi="Times"/>
            <w:lang w:val="en-US"/>
          </w:rPr>
          <w:t>el</w:t>
        </w:r>
      </w:ins>
      <w:del w:id="116" w:author="Jordon Beijing" w:date="2020-09-06T12:07:00Z">
        <w:r w:rsidRPr="00D600F1" w:rsidDel="00B774E6">
          <w:rPr>
            <w:rFonts w:ascii="Times" w:hAnsi="Times"/>
            <w:lang w:val="en-US"/>
          </w:rPr>
          <w:delText>lt</w:delText>
        </w:r>
      </w:del>
      <w:r w:rsidRPr="00D600F1">
        <w:rPr>
          <w:rFonts w:ascii="Times" w:hAnsi="Times"/>
          <w:lang w:val="en-US"/>
        </w:rPr>
        <w:t xml:space="preserve"> the wind blowing</w:t>
      </w:r>
      <w:del w:id="117" w:author="Jordon Beijing" w:date="2020-09-06T12:07:00Z">
        <w:r w:rsidRPr="00D600F1" w:rsidDel="00B774E6">
          <w:rPr>
            <w:rFonts w:ascii="Times" w:hAnsi="Times"/>
            <w:lang w:val="en-US"/>
          </w:rPr>
          <w:delText>,</w:delText>
        </w:r>
      </w:del>
      <w:r w:rsidRPr="00D600F1">
        <w:rPr>
          <w:rFonts w:ascii="Times" w:hAnsi="Times"/>
          <w:lang w:val="en-US"/>
        </w:rPr>
        <w:t xml:space="preserve"> and </w:t>
      </w:r>
      <w:ins w:id="118" w:author="Jordon Beijing" w:date="2020-09-06T12:08:00Z">
        <w:r w:rsidR="00B774E6">
          <w:rPr>
            <w:rFonts w:ascii="Times" w:hAnsi="Times"/>
            <w:lang w:val="en-US"/>
          </w:rPr>
          <w:t xml:space="preserve">the </w:t>
        </w:r>
      </w:ins>
      <w:r w:rsidRPr="00D600F1">
        <w:rPr>
          <w:rFonts w:ascii="Times" w:hAnsi="Times"/>
          <w:lang w:val="en-US"/>
        </w:rPr>
        <w:t xml:space="preserve">fresh air surround me. The bees </w:t>
      </w:r>
      <w:del w:id="119" w:author="Jordon Beijing" w:date="2020-09-06T12:08:00Z">
        <w:r w:rsidRPr="00D600F1" w:rsidDel="00B774E6">
          <w:rPr>
            <w:rFonts w:ascii="Times" w:hAnsi="Times"/>
            <w:lang w:val="en-US"/>
          </w:rPr>
          <w:delText xml:space="preserve">were </w:delText>
        </w:r>
      </w:del>
      <w:r w:rsidRPr="00D600F1">
        <w:rPr>
          <w:rFonts w:ascii="Times" w:hAnsi="Times"/>
          <w:lang w:val="en-US"/>
        </w:rPr>
        <w:t>buzz</w:t>
      </w:r>
      <w:ins w:id="120" w:author="Jordon Beijing" w:date="2020-09-06T12:08:00Z">
        <w:r w:rsidR="00B774E6">
          <w:rPr>
            <w:rFonts w:ascii="Times" w:hAnsi="Times"/>
            <w:lang w:val="en-US"/>
          </w:rPr>
          <w:t>ed</w:t>
        </w:r>
      </w:ins>
      <w:del w:id="121" w:author="Jordon Beijing" w:date="2020-09-06T12:08:00Z">
        <w:r w:rsidRPr="00D600F1" w:rsidDel="00B774E6">
          <w:rPr>
            <w:rFonts w:ascii="Times" w:hAnsi="Times"/>
            <w:lang w:val="en-US"/>
          </w:rPr>
          <w:delText>ing</w:delText>
        </w:r>
      </w:del>
      <w:r w:rsidRPr="00D600F1">
        <w:rPr>
          <w:rFonts w:ascii="Times" w:hAnsi="Times"/>
          <w:lang w:val="en-US"/>
        </w:rPr>
        <w:t xml:space="preserve"> around me</w:t>
      </w:r>
      <w:ins w:id="122" w:author="Jordon Beijing" w:date="2020-09-06T12:08:00Z">
        <w:r w:rsidR="00B774E6">
          <w:rPr>
            <w:rFonts w:ascii="Times" w:hAnsi="Times"/>
            <w:lang w:val="en-US"/>
          </w:rPr>
          <w:t xml:space="preserve"> and </w:t>
        </w:r>
      </w:ins>
      <w:del w:id="123" w:author="Jordon Beijing" w:date="2020-09-06T12:08:00Z">
        <w:r w:rsidRPr="00D600F1" w:rsidDel="00B774E6">
          <w:rPr>
            <w:rFonts w:ascii="Times" w:hAnsi="Times"/>
            <w:lang w:val="en-US"/>
          </w:rPr>
          <w:delText xml:space="preserve">, </w:delText>
        </w:r>
      </w:del>
      <w:r w:rsidRPr="00D600F1">
        <w:rPr>
          <w:rFonts w:ascii="Times" w:hAnsi="Times"/>
          <w:lang w:val="en-US"/>
        </w:rPr>
        <w:t xml:space="preserve">the clouds were </w:t>
      </w:r>
      <w:del w:id="124" w:author="Jordon Beijing" w:date="2020-09-06T12:08:00Z">
        <w:r w:rsidRPr="00D600F1" w:rsidDel="00B774E6">
          <w:rPr>
            <w:rFonts w:ascii="Times" w:hAnsi="Times"/>
            <w:lang w:val="en-US"/>
          </w:rPr>
          <w:delText xml:space="preserve">so </w:delText>
        </w:r>
      </w:del>
      <w:r w:rsidRPr="00D600F1">
        <w:rPr>
          <w:rFonts w:ascii="Times" w:hAnsi="Times"/>
          <w:lang w:val="en-US"/>
        </w:rPr>
        <w:t>white</w:t>
      </w:r>
      <w:ins w:id="125" w:author="Jordon Beijing" w:date="2020-09-06T12:08:00Z">
        <w:r w:rsidR="00B774E6">
          <w:rPr>
            <w:rFonts w:ascii="Times" w:hAnsi="Times"/>
            <w:lang w:val="en-US"/>
          </w:rPr>
          <w:t>r</w:t>
        </w:r>
      </w:ins>
      <w:r w:rsidRPr="00D600F1">
        <w:rPr>
          <w:rFonts w:ascii="Times" w:hAnsi="Times"/>
          <w:lang w:val="en-US"/>
        </w:rPr>
        <w:t xml:space="preserve"> </w:t>
      </w:r>
      <w:del w:id="126" w:author="Jordon Beijing" w:date="2020-09-06T12:08:00Z">
        <w:r w:rsidRPr="00D600F1" w:rsidDel="00B774E6">
          <w:rPr>
            <w:rFonts w:ascii="Times" w:hAnsi="Times"/>
            <w:lang w:val="en-US"/>
          </w:rPr>
          <w:delText xml:space="preserve">that </w:delText>
        </w:r>
      </w:del>
      <w:ins w:id="127" w:author="Jordon Beijing" w:date="2020-09-06T12:08:00Z">
        <w:r w:rsidR="00B774E6">
          <w:rPr>
            <w:rFonts w:ascii="Times" w:hAnsi="Times"/>
            <w:lang w:val="en-US"/>
          </w:rPr>
          <w:t>than</w:t>
        </w:r>
        <w:r w:rsidR="00B774E6" w:rsidRPr="00D600F1">
          <w:rPr>
            <w:rFonts w:ascii="Times" w:hAnsi="Times"/>
            <w:lang w:val="en-US"/>
          </w:rPr>
          <w:t xml:space="preserve"> </w:t>
        </w:r>
      </w:ins>
      <w:r w:rsidRPr="00D600F1">
        <w:rPr>
          <w:rFonts w:ascii="Times" w:hAnsi="Times"/>
          <w:lang w:val="en-US"/>
        </w:rPr>
        <w:t xml:space="preserve">I had </w:t>
      </w:r>
      <w:del w:id="128" w:author="Jordon Beijing" w:date="2020-09-06T12:08:00Z">
        <w:r w:rsidRPr="00D600F1" w:rsidDel="00B774E6">
          <w:rPr>
            <w:rFonts w:ascii="Times" w:hAnsi="Times"/>
            <w:lang w:val="en-US"/>
          </w:rPr>
          <w:delText xml:space="preserve">never </w:delText>
        </w:r>
      </w:del>
      <w:ins w:id="129" w:author="Jordon Beijing" w:date="2020-09-06T12:08:00Z">
        <w:r w:rsidR="00B774E6">
          <w:rPr>
            <w:rFonts w:ascii="Times" w:hAnsi="Times"/>
            <w:lang w:val="en-US"/>
          </w:rPr>
          <w:t>ever</w:t>
        </w:r>
        <w:r w:rsidR="00B774E6" w:rsidRPr="00D600F1">
          <w:rPr>
            <w:rFonts w:ascii="Times" w:hAnsi="Times"/>
            <w:lang w:val="en-US"/>
          </w:rPr>
          <w:t xml:space="preserve"> </w:t>
        </w:r>
      </w:ins>
      <w:del w:id="130" w:author="Jordon Beijing" w:date="2020-09-06T12:08:00Z">
        <w:r w:rsidRPr="00D600F1" w:rsidDel="00B774E6">
          <w:rPr>
            <w:rFonts w:ascii="Times" w:hAnsi="Times"/>
            <w:lang w:val="en-US"/>
          </w:rPr>
          <w:delText>was that kind of clouds</w:delText>
        </w:r>
      </w:del>
      <w:ins w:id="131" w:author="Jordon Beijing" w:date="2020-09-06T12:08:00Z">
        <w:r w:rsidR="00B774E6">
          <w:rPr>
            <w:rFonts w:ascii="Times" w:hAnsi="Times"/>
            <w:lang w:val="en-US"/>
          </w:rPr>
          <w:t>seen before</w:t>
        </w:r>
      </w:ins>
      <w:r w:rsidRPr="00D600F1">
        <w:rPr>
          <w:rFonts w:ascii="Times" w:hAnsi="Times"/>
          <w:lang w:val="en-US"/>
        </w:rPr>
        <w:t xml:space="preserve">. For a moment I believed that if I could, I'd have to </w:t>
      </w:r>
      <w:del w:id="132" w:author="Jordon Beijing" w:date="2020-09-06T12:09:00Z">
        <w:r w:rsidRPr="00D600F1" w:rsidDel="00B774E6">
          <w:rPr>
            <w:rFonts w:ascii="Times" w:hAnsi="Times"/>
            <w:lang w:val="en-US"/>
          </w:rPr>
          <w:delText xml:space="preserve">do </w:delText>
        </w:r>
      </w:del>
      <w:ins w:id="133" w:author="Jordon Beijing" w:date="2020-09-06T12:09:00Z">
        <w:r w:rsidR="00B774E6">
          <w:rPr>
            <w:rFonts w:ascii="Times" w:hAnsi="Times"/>
            <w:lang w:val="en-US"/>
          </w:rPr>
          <w:t>come here</w:t>
        </w:r>
        <w:r w:rsidR="00B774E6" w:rsidRPr="00D600F1">
          <w:rPr>
            <w:rFonts w:ascii="Times" w:hAnsi="Times"/>
            <w:lang w:val="en-US"/>
          </w:rPr>
          <w:t xml:space="preserve"> </w:t>
        </w:r>
      </w:ins>
      <w:del w:id="134" w:author="Jordon Beijing" w:date="2020-09-06T12:09:00Z">
        <w:r w:rsidRPr="00D600F1" w:rsidDel="00B774E6">
          <w:rPr>
            <w:rFonts w:ascii="Times" w:hAnsi="Times"/>
            <w:lang w:val="en-US"/>
          </w:rPr>
          <w:delText xml:space="preserve">it </w:delText>
        </w:r>
      </w:del>
      <w:r w:rsidRPr="00D600F1">
        <w:rPr>
          <w:rFonts w:ascii="Times" w:hAnsi="Times"/>
          <w:lang w:val="en-US"/>
        </w:rPr>
        <w:t xml:space="preserve">again. Then when the sun was setting, my class teacher organized </w:t>
      </w:r>
      <w:del w:id="135" w:author="Jordon Beijing" w:date="2020-09-06T12:09:00Z">
        <w:r w:rsidRPr="00D600F1" w:rsidDel="00B774E6">
          <w:rPr>
            <w:rFonts w:ascii="Times" w:hAnsi="Times"/>
            <w:lang w:val="en-US"/>
          </w:rPr>
          <w:delText xml:space="preserve">our </w:delText>
        </w:r>
      </w:del>
      <w:ins w:id="136" w:author="Jordon Beijing" w:date="2020-09-06T12:09:00Z">
        <w:r w:rsidR="00B774E6">
          <w:rPr>
            <w:rFonts w:ascii="Times" w:hAnsi="Times"/>
            <w:lang w:val="en-US"/>
          </w:rPr>
          <w:t>a</w:t>
        </w:r>
        <w:r w:rsidR="00B774E6" w:rsidRPr="00D600F1">
          <w:rPr>
            <w:rFonts w:ascii="Times" w:hAnsi="Times"/>
            <w:lang w:val="en-US"/>
          </w:rPr>
          <w:t xml:space="preserve"> </w:t>
        </w:r>
      </w:ins>
      <w:r w:rsidRPr="00D600F1">
        <w:rPr>
          <w:rFonts w:ascii="Times" w:hAnsi="Times"/>
          <w:lang w:val="en-US"/>
        </w:rPr>
        <w:t xml:space="preserve">volleyball match. Because both </w:t>
      </w:r>
      <w:del w:id="137" w:author="Jordon Beijing" w:date="2020-09-06T12:09:00Z">
        <w:r w:rsidRPr="00D600F1" w:rsidDel="00B774E6">
          <w:rPr>
            <w:rFonts w:ascii="Times" w:hAnsi="Times"/>
            <w:lang w:val="en-US"/>
          </w:rPr>
          <w:delText xml:space="preserve">side of the </w:delText>
        </w:r>
      </w:del>
      <w:r w:rsidRPr="00D600F1">
        <w:rPr>
          <w:rFonts w:ascii="Times" w:hAnsi="Times"/>
          <w:lang w:val="en-US"/>
        </w:rPr>
        <w:t>team</w:t>
      </w:r>
      <w:ins w:id="138" w:author="Jordon Beijing" w:date="2020-09-06T12:09:00Z">
        <w:r w:rsidR="00B774E6">
          <w:rPr>
            <w:rFonts w:ascii="Times" w:hAnsi="Times"/>
            <w:lang w:val="en-US"/>
          </w:rPr>
          <w:t>s</w:t>
        </w:r>
      </w:ins>
      <w:r w:rsidRPr="00D600F1">
        <w:rPr>
          <w:rFonts w:ascii="Times" w:hAnsi="Times"/>
          <w:lang w:val="en-US"/>
        </w:rPr>
        <w:t xml:space="preserve"> </w:t>
      </w:r>
      <w:del w:id="139" w:author="Jordon Beijing" w:date="2020-09-06T12:09:00Z">
        <w:r w:rsidRPr="00D600F1" w:rsidDel="00B774E6">
          <w:rPr>
            <w:rFonts w:ascii="Times" w:hAnsi="Times"/>
            <w:lang w:val="en-US"/>
          </w:rPr>
          <w:delText>suck</w:delText>
        </w:r>
      </w:del>
      <w:ins w:id="140" w:author="Jordon Beijing" w:date="2020-09-06T12:09:00Z">
        <w:r w:rsidR="00B774E6">
          <w:rPr>
            <w:rFonts w:ascii="Times" w:hAnsi="Times"/>
            <w:lang w:val="en-US"/>
          </w:rPr>
          <w:t>stunk</w:t>
        </w:r>
      </w:ins>
      <w:r w:rsidRPr="00D600F1">
        <w:rPr>
          <w:rFonts w:ascii="Times" w:hAnsi="Times"/>
          <w:lang w:val="en-US"/>
        </w:rPr>
        <w:t xml:space="preserve">, </w:t>
      </w:r>
      <w:del w:id="141" w:author="Jordon Beijing" w:date="2020-09-06T12:09:00Z">
        <w:r w:rsidRPr="00D600F1" w:rsidDel="00B774E6">
          <w:rPr>
            <w:rFonts w:ascii="Times" w:hAnsi="Times"/>
            <w:lang w:val="en-US"/>
          </w:rPr>
          <w:delText>So we never beat each other that day</w:delText>
        </w:r>
      </w:del>
      <w:ins w:id="142" w:author="Jordon Beijing" w:date="2020-09-06T12:09:00Z">
        <w:r w:rsidR="00B774E6">
          <w:rPr>
            <w:rFonts w:ascii="Times" w:hAnsi="Times"/>
            <w:lang w:val="en-US"/>
          </w:rPr>
          <w:t>neither team won that day</w:t>
        </w:r>
      </w:ins>
      <w:r w:rsidRPr="00D600F1">
        <w:rPr>
          <w:rFonts w:ascii="Times" w:hAnsi="Times"/>
          <w:lang w:val="en-US"/>
        </w:rPr>
        <w:t xml:space="preserve">, but we still </w:t>
      </w:r>
      <w:del w:id="143" w:author="Jordon Beijing" w:date="2020-09-06T12:09:00Z">
        <w:r w:rsidRPr="00D600F1" w:rsidDel="00B774E6">
          <w:rPr>
            <w:rFonts w:ascii="Times" w:hAnsi="Times"/>
            <w:lang w:val="en-US"/>
          </w:rPr>
          <w:delText xml:space="preserve">get </w:delText>
        </w:r>
      </w:del>
      <w:ins w:id="144" w:author="Jordon Beijing" w:date="2020-09-06T12:09:00Z">
        <w:r w:rsidR="00B774E6">
          <w:rPr>
            <w:rFonts w:ascii="Times" w:hAnsi="Times"/>
            <w:lang w:val="en-US"/>
          </w:rPr>
          <w:t>had</w:t>
        </w:r>
        <w:r w:rsidR="00B774E6" w:rsidRPr="00D600F1">
          <w:rPr>
            <w:rFonts w:ascii="Times" w:hAnsi="Times"/>
            <w:lang w:val="en-US"/>
          </w:rPr>
          <w:t xml:space="preserve"> </w:t>
        </w:r>
      </w:ins>
      <w:r w:rsidRPr="00D600F1">
        <w:rPr>
          <w:rFonts w:ascii="Times" w:hAnsi="Times"/>
          <w:lang w:val="en-US"/>
        </w:rPr>
        <w:t xml:space="preserve">a lot of fun in </w:t>
      </w:r>
      <w:del w:id="145" w:author="Jordon Beijing" w:date="2020-09-06T12:09:00Z">
        <w:r w:rsidRPr="00D600F1" w:rsidDel="00B774E6">
          <w:rPr>
            <w:rFonts w:ascii="Times" w:hAnsi="Times"/>
            <w:lang w:val="en-US"/>
          </w:rPr>
          <w:delText xml:space="preserve">that </w:delText>
        </w:r>
      </w:del>
      <w:ins w:id="146" w:author="Jordon Beijing" w:date="2020-09-06T12:09:00Z">
        <w:r w:rsidR="00B774E6">
          <w:rPr>
            <w:rFonts w:ascii="Times" w:hAnsi="Times"/>
            <w:lang w:val="en-US"/>
          </w:rPr>
          <w:t>the</w:t>
        </w:r>
        <w:r w:rsidR="00B774E6" w:rsidRPr="00D600F1">
          <w:rPr>
            <w:rFonts w:ascii="Times" w:hAnsi="Times"/>
            <w:lang w:val="en-US"/>
          </w:rPr>
          <w:t xml:space="preserve"> </w:t>
        </w:r>
      </w:ins>
      <w:r w:rsidRPr="00D600F1">
        <w:rPr>
          <w:rFonts w:ascii="Times" w:hAnsi="Times"/>
          <w:lang w:val="en-US"/>
        </w:rPr>
        <w:t>match.</w:t>
      </w:r>
    </w:p>
    <w:p w14:paraId="09501A9A" w14:textId="43297D94" w:rsidR="002472AB" w:rsidRDefault="00D600F1" w:rsidP="006E49E3">
      <w:pPr>
        <w:ind w:firstLine="420"/>
        <w:rPr>
          <w:ins w:id="147" w:author="Jordon Beijing" w:date="2020-09-04T11:48:00Z"/>
          <w:rFonts w:ascii="Times" w:hAnsi="Times"/>
          <w:lang w:val="en-US"/>
        </w:rPr>
        <w:pPrChange w:id="148" w:author="Jordon Beijing" w:date="2020-09-06T12:49:00Z">
          <w:pPr/>
        </w:pPrChange>
      </w:pPr>
      <w:del w:id="149" w:author="Jordon Beijing" w:date="2020-09-04T11:49:00Z">
        <w:r w:rsidRPr="00D600F1" w:rsidDel="00075754">
          <w:rPr>
            <w:rFonts w:ascii="Times" w:hAnsi="Times"/>
            <w:lang w:val="en-US"/>
          </w:rPr>
          <w:delText xml:space="preserve">        </w:delText>
        </w:r>
      </w:del>
      <w:r w:rsidRPr="00D600F1">
        <w:rPr>
          <w:rFonts w:ascii="Times" w:hAnsi="Times"/>
          <w:lang w:val="en-US"/>
        </w:rPr>
        <w:t>It was already 7 p.m. after dinner,</w:t>
      </w:r>
      <w:ins w:id="150" w:author="Jordon Beijing" w:date="2020-09-06T12:10:00Z">
        <w:r w:rsidR="00B774E6">
          <w:rPr>
            <w:rFonts w:ascii="Times" w:hAnsi="Times"/>
            <w:lang w:val="en-US"/>
          </w:rPr>
          <w:t xml:space="preserve"> then</w:t>
        </w:r>
      </w:ins>
      <w:r w:rsidRPr="00D600F1">
        <w:rPr>
          <w:rFonts w:ascii="Times" w:hAnsi="Times"/>
          <w:lang w:val="en-US"/>
        </w:rPr>
        <w:t xml:space="preserve"> the teacher told us to gather in the hall at 9 p.m.</w:t>
      </w:r>
      <w:ins w:id="151" w:author="Jordon Beijing" w:date="2020-09-06T12:10:00Z">
        <w:r w:rsidR="00B774E6">
          <w:rPr>
            <w:rFonts w:ascii="Times" w:hAnsi="Times"/>
            <w:lang w:val="en-US"/>
          </w:rPr>
          <w:t xml:space="preserve"> for </w:t>
        </w:r>
      </w:ins>
      <w:del w:id="152" w:author="Jordon Beijing" w:date="2020-09-06T12:10:00Z">
        <w:r w:rsidRPr="00D600F1" w:rsidDel="00B774E6">
          <w:rPr>
            <w:rFonts w:ascii="Times" w:hAnsi="Times"/>
            <w:lang w:val="en-US"/>
          </w:rPr>
          <w:delText xml:space="preserve">, we will had </w:delText>
        </w:r>
      </w:del>
      <w:r w:rsidRPr="00D600F1">
        <w:rPr>
          <w:rFonts w:ascii="Times" w:hAnsi="Times"/>
          <w:lang w:val="en-US"/>
        </w:rPr>
        <w:t xml:space="preserve">a bonfire party </w:t>
      </w:r>
      <w:del w:id="153" w:author="Jordon Beijing" w:date="2020-09-06T12:10:00Z">
        <w:r w:rsidRPr="00D600F1" w:rsidDel="00B774E6">
          <w:rPr>
            <w:rFonts w:ascii="Times" w:hAnsi="Times"/>
            <w:lang w:val="en-US"/>
          </w:rPr>
          <w:delText xml:space="preserve">at </w:delText>
        </w:r>
      </w:del>
      <w:r w:rsidRPr="00D600F1">
        <w:rPr>
          <w:rFonts w:ascii="Times" w:hAnsi="Times"/>
          <w:lang w:val="en-US"/>
        </w:rPr>
        <w:t>outside</w:t>
      </w:r>
      <w:ins w:id="154" w:author="Jordon Beijing" w:date="2020-09-06T12:10:00Z">
        <w:r w:rsidR="00B774E6">
          <w:rPr>
            <w:rFonts w:ascii="Times" w:hAnsi="Times"/>
            <w:lang w:val="en-US"/>
          </w:rPr>
          <w:t xml:space="preserve">. </w:t>
        </w:r>
        <w:r w:rsidR="00B774E6">
          <w:rPr>
            <w:rFonts w:ascii="Times" w:hAnsi="Times" w:hint="eastAsia"/>
            <w:lang w:val="en-US"/>
          </w:rPr>
          <w:t>Before</w:t>
        </w:r>
        <w:r w:rsidR="00B774E6">
          <w:rPr>
            <w:rFonts w:ascii="Times" w:hAnsi="Times"/>
            <w:lang w:val="en-US"/>
          </w:rPr>
          <w:t xml:space="preserve"> that</w:t>
        </w:r>
      </w:ins>
      <w:del w:id="155" w:author="Jordon Beijing" w:date="2020-09-06T12:10:00Z">
        <w:r w:rsidRPr="00D600F1" w:rsidDel="00B774E6">
          <w:rPr>
            <w:rFonts w:ascii="Times" w:hAnsi="Times"/>
            <w:lang w:val="en-US"/>
          </w:rPr>
          <w:delText>; in between</w:delText>
        </w:r>
      </w:del>
      <w:r w:rsidRPr="00D600F1">
        <w:rPr>
          <w:rFonts w:ascii="Times" w:hAnsi="Times"/>
          <w:lang w:val="en-US"/>
        </w:rPr>
        <w:t xml:space="preserve"> we could take a </w:t>
      </w:r>
      <w:del w:id="156" w:author="Jordon Beijing" w:date="2020-09-06T12:10:00Z">
        <w:r w:rsidRPr="00D600F1" w:rsidDel="00B774E6">
          <w:rPr>
            <w:rFonts w:ascii="Times" w:hAnsi="Times"/>
            <w:lang w:val="en-US"/>
          </w:rPr>
          <w:delText>bath</w:delText>
        </w:r>
      </w:del>
      <w:ins w:id="157" w:author="Jordon Beijing" w:date="2020-09-06T12:10:00Z">
        <w:r w:rsidR="00B774E6">
          <w:rPr>
            <w:rFonts w:ascii="Times" w:hAnsi="Times"/>
            <w:lang w:val="en-US"/>
          </w:rPr>
          <w:t>shower</w:t>
        </w:r>
      </w:ins>
      <w:r w:rsidRPr="00D600F1">
        <w:rPr>
          <w:rFonts w:ascii="Times" w:hAnsi="Times"/>
          <w:lang w:val="en-US"/>
        </w:rPr>
        <w:t xml:space="preserve">. We all gathered in the hall after </w:t>
      </w:r>
      <w:del w:id="158" w:author="Jordon Beijing" w:date="2020-09-06T12:10:00Z">
        <w:r w:rsidRPr="00D600F1" w:rsidDel="00B774E6">
          <w:rPr>
            <w:rFonts w:ascii="Times" w:hAnsi="Times"/>
            <w:lang w:val="en-US"/>
          </w:rPr>
          <w:delText xml:space="preserve">the </w:delText>
        </w:r>
      </w:del>
      <w:ins w:id="159" w:author="Jordon Beijing" w:date="2020-09-06T12:10:00Z">
        <w:r w:rsidR="00B774E6">
          <w:rPr>
            <w:rFonts w:ascii="Times" w:hAnsi="Times"/>
            <w:lang w:val="en-US"/>
          </w:rPr>
          <w:t>our</w:t>
        </w:r>
        <w:r w:rsidR="00B774E6" w:rsidRPr="00D600F1">
          <w:rPr>
            <w:rFonts w:ascii="Times" w:hAnsi="Times"/>
            <w:lang w:val="en-US"/>
          </w:rPr>
          <w:t xml:space="preserve"> </w:t>
        </w:r>
      </w:ins>
      <w:r w:rsidRPr="00D600F1">
        <w:rPr>
          <w:rFonts w:ascii="Times" w:hAnsi="Times"/>
          <w:lang w:val="en-US"/>
        </w:rPr>
        <w:t>shower</w:t>
      </w:r>
      <w:ins w:id="160" w:author="Jordon Beijing" w:date="2020-09-06T12:10:00Z">
        <w:r w:rsidR="00B774E6">
          <w:rPr>
            <w:rFonts w:ascii="Times" w:hAnsi="Times"/>
            <w:lang w:val="en-US"/>
          </w:rPr>
          <w:t>s.</w:t>
        </w:r>
      </w:ins>
      <w:del w:id="161" w:author="Jordon Beijing" w:date="2020-09-06T12:10:00Z">
        <w:r w:rsidRPr="00D600F1" w:rsidDel="00B774E6">
          <w:rPr>
            <w:rFonts w:ascii="Times" w:hAnsi="Times"/>
            <w:lang w:val="en-US"/>
          </w:rPr>
          <w:delText>,</w:delText>
        </w:r>
      </w:del>
      <w:r w:rsidRPr="00D600F1">
        <w:rPr>
          <w:rFonts w:ascii="Times" w:hAnsi="Times"/>
          <w:lang w:val="en-US"/>
        </w:rPr>
        <w:t xml:space="preserve"> </w:t>
      </w:r>
      <w:ins w:id="162" w:author="Jordon Beijing" w:date="2020-09-06T12:10:00Z">
        <w:r w:rsidR="00B774E6">
          <w:rPr>
            <w:rFonts w:ascii="Times" w:hAnsi="Times"/>
            <w:lang w:val="en-US"/>
          </w:rPr>
          <w:t>E</w:t>
        </w:r>
      </w:ins>
      <w:del w:id="163" w:author="Jordon Beijing" w:date="2020-09-06T12:10:00Z">
        <w:r w:rsidRPr="00D600F1" w:rsidDel="00B774E6">
          <w:rPr>
            <w:rFonts w:ascii="Times" w:hAnsi="Times"/>
            <w:lang w:val="en-US"/>
          </w:rPr>
          <w:delText>e</w:delText>
        </w:r>
      </w:del>
      <w:r w:rsidRPr="00D600F1">
        <w:rPr>
          <w:rFonts w:ascii="Times" w:hAnsi="Times"/>
          <w:lang w:val="en-US"/>
        </w:rPr>
        <w:t>verybody was excited and we had brought some marshmallows. It was 9:30 p.m. when everyone arrived. It took about 15 minutes from where we stayed to where we could make a fire</w:t>
      </w:r>
      <w:ins w:id="164" w:author="Jordon Beijing" w:date="2020-09-06T12:11:00Z">
        <w:r w:rsidR="00B774E6">
          <w:rPr>
            <w:rFonts w:ascii="Times" w:hAnsi="Times"/>
            <w:lang w:val="en-US"/>
          </w:rPr>
          <w:t>,</w:t>
        </w:r>
      </w:ins>
      <w:del w:id="165" w:author="Jordon Beijing" w:date="2020-09-06T12:11:00Z">
        <w:r w:rsidRPr="00D600F1" w:rsidDel="00B774E6">
          <w:rPr>
            <w:rFonts w:ascii="Times" w:hAnsi="Times"/>
            <w:lang w:val="en-US"/>
          </w:rPr>
          <w:delText>;</w:delText>
        </w:r>
      </w:del>
      <w:r w:rsidRPr="00D600F1">
        <w:rPr>
          <w:rFonts w:ascii="Times" w:hAnsi="Times"/>
          <w:lang w:val="en-US"/>
        </w:rPr>
        <w:t xml:space="preserve"> and </w:t>
      </w:r>
      <w:del w:id="166" w:author="Jordon Beijing" w:date="2020-09-06T12:11:00Z">
        <w:r w:rsidRPr="00D600F1" w:rsidDel="00B774E6">
          <w:rPr>
            <w:rFonts w:ascii="Times" w:hAnsi="Times"/>
            <w:lang w:val="en-US"/>
          </w:rPr>
          <w:delText xml:space="preserve">because </w:delText>
        </w:r>
      </w:del>
      <w:r w:rsidRPr="00D600F1">
        <w:rPr>
          <w:rFonts w:ascii="Times" w:hAnsi="Times"/>
          <w:lang w:val="en-US"/>
        </w:rPr>
        <w:t xml:space="preserve">it was so dark that I couldn't even see who was beside me. When we got to the place where the bonfire party was, everybody was waiting for </w:t>
      </w:r>
      <w:ins w:id="167" w:author="Jordon Beijing" w:date="2020-09-06T12:11:00Z">
        <w:r w:rsidR="00B774E6">
          <w:rPr>
            <w:rFonts w:ascii="Times" w:hAnsi="Times"/>
            <w:lang w:val="en-US"/>
          </w:rPr>
          <w:t xml:space="preserve">the </w:t>
        </w:r>
      </w:ins>
      <w:r w:rsidRPr="00D600F1">
        <w:rPr>
          <w:rFonts w:ascii="Times" w:hAnsi="Times"/>
          <w:lang w:val="en-US"/>
        </w:rPr>
        <w:t xml:space="preserve">teacher to fire up the wood bricks. Our job that day was </w:t>
      </w:r>
      <w:ins w:id="168" w:author="Jordon Beijing" w:date="2020-09-06T12:11:00Z">
        <w:r w:rsidR="00B774E6">
          <w:rPr>
            <w:rFonts w:ascii="Times" w:hAnsi="Times"/>
            <w:lang w:val="en-US"/>
          </w:rPr>
          <w:t xml:space="preserve">to </w:t>
        </w:r>
      </w:ins>
      <w:r w:rsidRPr="00D600F1">
        <w:rPr>
          <w:rFonts w:ascii="Times" w:hAnsi="Times"/>
          <w:lang w:val="en-US"/>
        </w:rPr>
        <w:t xml:space="preserve">put marshmallows on sticks. After we </w:t>
      </w:r>
      <w:ins w:id="169" w:author="Jordon Beijing" w:date="2020-09-06T12:11:00Z">
        <w:r w:rsidR="00B774E6">
          <w:rPr>
            <w:rFonts w:ascii="Times" w:hAnsi="Times"/>
            <w:lang w:val="en-US"/>
          </w:rPr>
          <w:t xml:space="preserve">had finished </w:t>
        </w:r>
      </w:ins>
      <w:del w:id="170" w:author="Jordon Beijing" w:date="2020-09-06T12:11:00Z">
        <w:r w:rsidRPr="00D600F1" w:rsidDel="00B774E6">
          <w:rPr>
            <w:rFonts w:ascii="Times" w:hAnsi="Times"/>
            <w:lang w:val="en-US"/>
          </w:rPr>
          <w:delText xml:space="preserve">done </w:delText>
        </w:r>
      </w:del>
      <w:r w:rsidRPr="00D600F1">
        <w:rPr>
          <w:rFonts w:ascii="Times" w:hAnsi="Times"/>
          <w:lang w:val="en-US"/>
        </w:rPr>
        <w:t xml:space="preserve">all the work, my hand smelled </w:t>
      </w:r>
      <w:del w:id="171" w:author="Jordon Beijing" w:date="2020-09-06T12:11:00Z">
        <w:r w:rsidRPr="00D600F1" w:rsidDel="00B774E6">
          <w:rPr>
            <w:rFonts w:ascii="Times" w:hAnsi="Times"/>
            <w:lang w:val="en-US"/>
          </w:rPr>
          <w:delText xml:space="preserve">just </w:delText>
        </w:r>
      </w:del>
      <w:r w:rsidRPr="00D600F1">
        <w:rPr>
          <w:rFonts w:ascii="Times" w:hAnsi="Times"/>
          <w:lang w:val="en-US"/>
        </w:rPr>
        <w:t>exactly like marshmallow</w:t>
      </w:r>
      <w:ins w:id="172" w:author="Jordon Beijing" w:date="2020-09-06T12:11:00Z">
        <w:r w:rsidR="00B774E6">
          <w:rPr>
            <w:rFonts w:ascii="Times" w:hAnsi="Times"/>
            <w:lang w:val="en-US"/>
          </w:rPr>
          <w:t>s</w:t>
        </w:r>
      </w:ins>
      <w:r w:rsidRPr="00D600F1">
        <w:rPr>
          <w:rFonts w:ascii="Times" w:hAnsi="Times"/>
          <w:lang w:val="en-US"/>
        </w:rPr>
        <w:t>. When all the prepar</w:t>
      </w:r>
      <w:ins w:id="173" w:author="Jordon Beijing" w:date="2020-09-06T12:11:00Z">
        <w:r w:rsidR="00B774E6">
          <w:rPr>
            <w:rFonts w:ascii="Times" w:hAnsi="Times"/>
            <w:lang w:val="en-US"/>
          </w:rPr>
          <w:t>ation</w:t>
        </w:r>
      </w:ins>
      <w:del w:id="174" w:author="Jordon Beijing" w:date="2020-09-06T12:11:00Z">
        <w:r w:rsidRPr="00D600F1" w:rsidDel="00B774E6">
          <w:rPr>
            <w:rFonts w:ascii="Times" w:hAnsi="Times"/>
            <w:lang w:val="en-US"/>
          </w:rPr>
          <w:delText>ing</w:delText>
        </w:r>
      </w:del>
      <w:r w:rsidRPr="00D600F1">
        <w:rPr>
          <w:rFonts w:ascii="Times" w:hAnsi="Times"/>
          <w:lang w:val="en-US"/>
        </w:rPr>
        <w:t xml:space="preserve"> work </w:t>
      </w:r>
      <w:del w:id="175" w:author="Jordon Beijing" w:date="2020-09-06T12:12:00Z">
        <w:r w:rsidRPr="00D600F1" w:rsidDel="00B774E6">
          <w:rPr>
            <w:rFonts w:ascii="Times" w:hAnsi="Times"/>
            <w:lang w:val="en-US"/>
          </w:rPr>
          <w:delText xml:space="preserve">had </w:delText>
        </w:r>
      </w:del>
      <w:ins w:id="176" w:author="Jordon Beijing" w:date="2020-09-06T12:12:00Z">
        <w:r w:rsidR="00B774E6">
          <w:rPr>
            <w:rFonts w:ascii="Times" w:hAnsi="Times"/>
            <w:lang w:val="en-US"/>
          </w:rPr>
          <w:t>was</w:t>
        </w:r>
        <w:r w:rsidR="00B774E6" w:rsidRPr="00D600F1">
          <w:rPr>
            <w:rFonts w:ascii="Times" w:hAnsi="Times"/>
            <w:lang w:val="en-US"/>
          </w:rPr>
          <w:t xml:space="preserve"> </w:t>
        </w:r>
      </w:ins>
      <w:del w:id="177" w:author="Jordon Beijing" w:date="2020-09-06T12:12:00Z">
        <w:r w:rsidRPr="00D600F1" w:rsidDel="00B774E6">
          <w:rPr>
            <w:rFonts w:ascii="Times" w:hAnsi="Times"/>
            <w:lang w:val="en-US"/>
          </w:rPr>
          <w:delText>done</w:delText>
        </w:r>
      </w:del>
      <w:ins w:id="178" w:author="Jordon Beijing" w:date="2020-09-06T12:12:00Z">
        <w:r w:rsidR="00B774E6">
          <w:rPr>
            <w:rFonts w:ascii="Times" w:hAnsi="Times"/>
            <w:lang w:val="en-US"/>
          </w:rPr>
          <w:t>finished</w:t>
        </w:r>
      </w:ins>
      <w:r w:rsidRPr="00D600F1">
        <w:rPr>
          <w:rFonts w:ascii="Times" w:hAnsi="Times"/>
          <w:lang w:val="en-US"/>
        </w:rPr>
        <w:t>, we began to sing our school song</w:t>
      </w:r>
      <w:del w:id="179" w:author="Jordon Beijing" w:date="2020-09-06T12:12:00Z">
        <w:r w:rsidRPr="00D600F1" w:rsidDel="00B774E6">
          <w:rPr>
            <w:rFonts w:ascii="Times" w:hAnsi="Times"/>
            <w:lang w:val="en-US"/>
          </w:rPr>
          <w:delText>,</w:delText>
        </w:r>
      </w:del>
      <w:r w:rsidRPr="00D600F1">
        <w:rPr>
          <w:rFonts w:ascii="Times" w:hAnsi="Times"/>
          <w:lang w:val="en-US"/>
        </w:rPr>
        <w:t xml:space="preserve"> and </w:t>
      </w:r>
      <w:del w:id="180" w:author="Jordon Beijing" w:date="2020-09-06T12:12:00Z">
        <w:r w:rsidRPr="00D600F1" w:rsidDel="00B774E6">
          <w:rPr>
            <w:rFonts w:ascii="Times" w:hAnsi="Times"/>
            <w:lang w:val="en-US"/>
          </w:rPr>
          <w:delText xml:space="preserve">we </w:delText>
        </w:r>
      </w:del>
      <w:ins w:id="181" w:author="Jordon Beijing" w:date="2020-09-06T12:12:00Z">
        <w:r w:rsidR="00B774E6">
          <w:rPr>
            <w:rFonts w:ascii="Times" w:hAnsi="Times"/>
            <w:lang w:val="en-US"/>
          </w:rPr>
          <w:t>roast</w:t>
        </w:r>
      </w:ins>
      <w:del w:id="182" w:author="Jordon Beijing" w:date="2020-09-06T12:12:00Z">
        <w:r w:rsidRPr="00D600F1" w:rsidDel="00B774E6">
          <w:rPr>
            <w:rFonts w:ascii="Times" w:hAnsi="Times"/>
            <w:lang w:val="en-US"/>
          </w:rPr>
          <w:delText>baked</w:delText>
        </w:r>
      </w:del>
      <w:r w:rsidRPr="00D600F1">
        <w:rPr>
          <w:rFonts w:ascii="Times" w:hAnsi="Times"/>
          <w:lang w:val="en-US"/>
        </w:rPr>
        <w:t xml:space="preserve"> our own marshmallows. It was the first time I had a </w:t>
      </w:r>
      <w:del w:id="183" w:author="Jordon Beijing" w:date="2020-09-06T12:12:00Z">
        <w:r w:rsidRPr="00D600F1" w:rsidDel="00B774E6">
          <w:rPr>
            <w:rFonts w:ascii="Times" w:hAnsi="Times"/>
            <w:lang w:val="en-US"/>
          </w:rPr>
          <w:delText xml:space="preserve">baked </w:delText>
        </w:r>
      </w:del>
      <w:ins w:id="184" w:author="Jordon Beijing" w:date="2020-09-06T12:12:00Z">
        <w:r w:rsidR="00B774E6">
          <w:rPr>
            <w:rFonts w:ascii="Times" w:hAnsi="Times"/>
            <w:lang w:val="en-US"/>
          </w:rPr>
          <w:t>roasted</w:t>
        </w:r>
        <w:r w:rsidR="00B774E6" w:rsidRPr="00D600F1">
          <w:rPr>
            <w:rFonts w:ascii="Times" w:hAnsi="Times"/>
            <w:lang w:val="en-US"/>
          </w:rPr>
          <w:t xml:space="preserve"> </w:t>
        </w:r>
      </w:ins>
      <w:r w:rsidRPr="00D600F1">
        <w:rPr>
          <w:rFonts w:ascii="Times" w:hAnsi="Times"/>
          <w:lang w:val="en-US"/>
        </w:rPr>
        <w:t xml:space="preserve">marshmallow. </w:t>
      </w:r>
      <w:ins w:id="185" w:author="Jordon Beijing" w:date="2020-09-06T12:12:00Z">
        <w:r w:rsidR="00B774E6">
          <w:rPr>
            <w:rFonts w:ascii="Times" w:hAnsi="Times"/>
            <w:lang w:val="en-US"/>
          </w:rPr>
          <w:t>Then the te</w:t>
        </w:r>
      </w:ins>
      <w:del w:id="186" w:author="Jordon Beijing" w:date="2020-09-06T12:12:00Z">
        <w:r w:rsidRPr="00D600F1" w:rsidDel="00B774E6">
          <w:rPr>
            <w:rFonts w:ascii="Times" w:hAnsi="Times"/>
            <w:lang w:val="en-US"/>
          </w:rPr>
          <w:delText>Te</w:delText>
        </w:r>
      </w:del>
      <w:r w:rsidRPr="00D600F1">
        <w:rPr>
          <w:rFonts w:ascii="Times" w:hAnsi="Times"/>
          <w:lang w:val="en-US"/>
        </w:rPr>
        <w:t>acher</w:t>
      </w:r>
      <w:ins w:id="187" w:author="Jordon Beijing" w:date="2020-09-06T12:12:00Z">
        <w:r w:rsidR="00B774E6">
          <w:rPr>
            <w:rFonts w:ascii="Times" w:hAnsi="Times"/>
            <w:lang w:val="en-US"/>
          </w:rPr>
          <w:t>s</w:t>
        </w:r>
      </w:ins>
      <w:r w:rsidRPr="00D600F1">
        <w:rPr>
          <w:rFonts w:ascii="Times" w:hAnsi="Times"/>
          <w:lang w:val="en-US"/>
        </w:rPr>
        <w:t xml:space="preserve"> began to </w:t>
      </w:r>
      <w:del w:id="188" w:author="Jordon Beijing" w:date="2020-09-06T12:12:00Z">
        <w:r w:rsidRPr="00D600F1" w:rsidDel="00B774E6">
          <w:rPr>
            <w:rFonts w:ascii="Times" w:hAnsi="Times"/>
            <w:lang w:val="en-US"/>
          </w:rPr>
          <w:delText xml:space="preserve">talk </w:delText>
        </w:r>
      </w:del>
      <w:ins w:id="189" w:author="Jordon Beijing" w:date="2020-09-06T12:12:00Z">
        <w:r w:rsidR="00B774E6">
          <w:rPr>
            <w:rFonts w:ascii="Times" w:hAnsi="Times"/>
            <w:lang w:val="en-US"/>
          </w:rPr>
          <w:t>tell some</w:t>
        </w:r>
        <w:r w:rsidR="00B774E6" w:rsidRPr="00D600F1">
          <w:rPr>
            <w:rFonts w:ascii="Times" w:hAnsi="Times"/>
            <w:lang w:val="en-US"/>
          </w:rPr>
          <w:t xml:space="preserve"> </w:t>
        </w:r>
      </w:ins>
      <w:r w:rsidRPr="00D600F1">
        <w:rPr>
          <w:rFonts w:ascii="Times" w:hAnsi="Times"/>
          <w:lang w:val="en-US"/>
        </w:rPr>
        <w:t>fun stories about themselves.</w:t>
      </w:r>
      <w:del w:id="190" w:author="Jordon Beijing" w:date="2020-09-06T12:12:00Z">
        <w:r w:rsidRPr="00D600F1" w:rsidDel="00B774E6">
          <w:rPr>
            <w:rFonts w:ascii="Times" w:hAnsi="Times"/>
            <w:lang w:val="en-US"/>
          </w:rPr>
          <w:delText xml:space="preserve"> </w:delText>
        </w:r>
      </w:del>
    </w:p>
    <w:p w14:paraId="75E8D770" w14:textId="560B5BD9" w:rsidR="00075754" w:rsidRDefault="00D600F1" w:rsidP="006E49E3">
      <w:pPr>
        <w:ind w:firstLine="420"/>
        <w:rPr>
          <w:ins w:id="191" w:author="Jordon Beijing" w:date="2020-09-04T11:49:00Z"/>
          <w:rFonts w:ascii="Times" w:hAnsi="Times"/>
          <w:lang w:val="en-US"/>
        </w:rPr>
        <w:pPrChange w:id="192" w:author="Jordon Beijing" w:date="2020-09-06T12:49:00Z">
          <w:pPr/>
        </w:pPrChange>
      </w:pPr>
      <w:r w:rsidRPr="00D600F1">
        <w:rPr>
          <w:rFonts w:ascii="Times" w:hAnsi="Times"/>
          <w:lang w:val="en-US"/>
        </w:rPr>
        <w:t>One of my teacher</w:t>
      </w:r>
      <w:ins w:id="193" w:author="Jordon Beijing" w:date="2020-09-06T12:12:00Z">
        <w:r w:rsidR="00B774E6">
          <w:rPr>
            <w:rFonts w:ascii="Times" w:hAnsi="Times"/>
            <w:lang w:val="en-US"/>
          </w:rPr>
          <w:t>s</w:t>
        </w:r>
      </w:ins>
      <w:r w:rsidRPr="00D600F1">
        <w:rPr>
          <w:rFonts w:ascii="Times" w:hAnsi="Times"/>
          <w:lang w:val="en-US"/>
        </w:rPr>
        <w:t xml:space="preserve"> said,</w:t>
      </w:r>
      <w:ins w:id="194" w:author="Jordon Beijing" w:date="2020-09-04T11:48:00Z">
        <w:r w:rsidR="00075754">
          <w:rPr>
            <w:rFonts w:ascii="Times" w:hAnsi="Times"/>
            <w:lang w:val="en-US"/>
          </w:rPr>
          <w:t xml:space="preserve"> “</w:t>
        </w:r>
      </w:ins>
      <w:del w:id="195" w:author="Jordon Beijing" w:date="2020-09-04T11:48:00Z">
        <w:r w:rsidRPr="00D600F1" w:rsidDel="00075754">
          <w:rPr>
            <w:rFonts w:ascii="Times" w:hAnsi="Times"/>
            <w:lang w:val="en-US"/>
          </w:rPr>
          <w:delText xml:space="preserve">” </w:delText>
        </w:r>
      </w:del>
      <w:r w:rsidRPr="00D600F1">
        <w:rPr>
          <w:rFonts w:ascii="Times" w:hAnsi="Times"/>
          <w:lang w:val="en-US"/>
        </w:rPr>
        <w:t>When I was young, I'</w:t>
      </w:r>
      <w:ins w:id="196" w:author="Jordon Beijing" w:date="2020-09-06T12:12:00Z">
        <w:r w:rsidR="00B774E6">
          <w:rPr>
            <w:rFonts w:ascii="Times" w:hAnsi="Times"/>
            <w:lang w:val="en-US"/>
          </w:rPr>
          <w:t xml:space="preserve">d </w:t>
        </w:r>
      </w:ins>
      <w:del w:id="197" w:author="Jordon Beijing" w:date="2020-09-06T12:12:00Z">
        <w:r w:rsidRPr="00D600F1" w:rsidDel="00B774E6">
          <w:rPr>
            <w:rFonts w:ascii="Times" w:hAnsi="Times"/>
            <w:lang w:val="en-US"/>
          </w:rPr>
          <w:delText xml:space="preserve">ve </w:delText>
        </w:r>
      </w:del>
      <w:r w:rsidRPr="00D600F1">
        <w:rPr>
          <w:rFonts w:ascii="Times" w:hAnsi="Times"/>
          <w:lang w:val="en-US"/>
        </w:rPr>
        <w:t>never had cotton candy</w:t>
      </w:r>
      <w:ins w:id="198" w:author="Jordon Beijing" w:date="2020-09-06T12:12:00Z">
        <w:r w:rsidR="00B774E6">
          <w:rPr>
            <w:rFonts w:ascii="Times" w:hAnsi="Times"/>
            <w:lang w:val="en-US"/>
          </w:rPr>
          <w:t>.</w:t>
        </w:r>
      </w:ins>
      <w:del w:id="199" w:author="Jordon Beijing" w:date="2020-09-06T12:12:00Z">
        <w:r w:rsidRPr="00D600F1" w:rsidDel="00B774E6">
          <w:rPr>
            <w:rFonts w:ascii="Times" w:hAnsi="Times"/>
            <w:lang w:val="en-US"/>
          </w:rPr>
          <w:delText>,</w:delText>
        </w:r>
      </w:del>
      <w:r w:rsidRPr="00D600F1">
        <w:rPr>
          <w:rFonts w:ascii="Times" w:hAnsi="Times"/>
          <w:lang w:val="en-US"/>
        </w:rPr>
        <w:t xml:space="preserve"> I did not have </w:t>
      </w:r>
      <w:ins w:id="200" w:author="Jordon Beijing" w:date="2020-09-06T12:13:00Z">
        <w:r w:rsidR="00B774E6">
          <w:rPr>
            <w:rFonts w:ascii="Times" w:hAnsi="Times"/>
            <w:lang w:val="en-US"/>
          </w:rPr>
          <w:t xml:space="preserve">a </w:t>
        </w:r>
      </w:ins>
      <w:r w:rsidRPr="00D600F1">
        <w:rPr>
          <w:rFonts w:ascii="Times" w:hAnsi="Times"/>
          <w:lang w:val="en-US"/>
        </w:rPr>
        <w:t xml:space="preserve">cell phone or any electronic </w:t>
      </w:r>
      <w:del w:id="201" w:author="Jordon Beijing" w:date="2020-09-06T12:13:00Z">
        <w:r w:rsidRPr="00D600F1" w:rsidDel="00B774E6">
          <w:rPr>
            <w:rFonts w:ascii="Times" w:hAnsi="Times"/>
            <w:lang w:val="en-US"/>
          </w:rPr>
          <w:delText>product</w:delText>
        </w:r>
      </w:del>
      <w:ins w:id="202" w:author="Jordon Beijing" w:date="2020-09-06T12:13:00Z">
        <w:r w:rsidR="00B774E6">
          <w:rPr>
            <w:rFonts w:ascii="Times" w:hAnsi="Times"/>
            <w:lang w:val="en-US"/>
          </w:rPr>
          <w:t>devices</w:t>
        </w:r>
      </w:ins>
      <w:r w:rsidRPr="00D600F1">
        <w:rPr>
          <w:rFonts w:ascii="Times" w:hAnsi="Times"/>
          <w:lang w:val="en-US"/>
        </w:rPr>
        <w:t xml:space="preserve">, and </w:t>
      </w:r>
      <w:del w:id="203" w:author="Jordon Beijing" w:date="2020-09-06T12:13:00Z">
        <w:r w:rsidRPr="00D600F1" w:rsidDel="00B774E6">
          <w:rPr>
            <w:rFonts w:ascii="Times" w:hAnsi="Times"/>
            <w:lang w:val="en-US"/>
          </w:rPr>
          <w:delText xml:space="preserve">I'm </w:delText>
        </w:r>
      </w:del>
      <w:ins w:id="204" w:author="Jordon Beijing" w:date="2020-09-06T12:13:00Z">
        <w:r w:rsidR="00B774E6">
          <w:rPr>
            <w:rFonts w:ascii="Times" w:hAnsi="Times"/>
            <w:lang w:val="en-US"/>
          </w:rPr>
          <w:t>I had to</w:t>
        </w:r>
        <w:r w:rsidR="00B774E6" w:rsidRPr="00D600F1">
          <w:rPr>
            <w:rFonts w:ascii="Times" w:hAnsi="Times"/>
            <w:lang w:val="en-US"/>
          </w:rPr>
          <w:t xml:space="preserve"> </w:t>
        </w:r>
      </w:ins>
      <w:r w:rsidRPr="00D600F1">
        <w:rPr>
          <w:rFonts w:ascii="Times" w:hAnsi="Times"/>
          <w:lang w:val="en-US"/>
        </w:rPr>
        <w:t>wri</w:t>
      </w:r>
      <w:ins w:id="205" w:author="Jordon Beijing" w:date="2020-09-06T12:13:00Z">
        <w:r w:rsidR="00B774E6">
          <w:rPr>
            <w:rFonts w:ascii="Times" w:hAnsi="Times"/>
            <w:lang w:val="en-US"/>
          </w:rPr>
          <w:t>te</w:t>
        </w:r>
      </w:ins>
      <w:del w:id="206" w:author="Jordon Beijing" w:date="2020-09-06T12:13:00Z">
        <w:r w:rsidRPr="00D600F1" w:rsidDel="00B774E6">
          <w:rPr>
            <w:rFonts w:ascii="Times" w:hAnsi="Times"/>
            <w:lang w:val="en-US"/>
          </w:rPr>
          <w:delText>ting</w:delText>
        </w:r>
      </w:del>
      <w:r w:rsidRPr="00D600F1">
        <w:rPr>
          <w:rFonts w:ascii="Times" w:hAnsi="Times"/>
          <w:lang w:val="en-US"/>
        </w:rPr>
        <w:t xml:space="preserve"> letters if I want</w:t>
      </w:r>
      <w:ins w:id="207" w:author="Jordon Beijing" w:date="2020-09-06T12:13:00Z">
        <w:r w:rsidR="00B774E6">
          <w:rPr>
            <w:rFonts w:ascii="Times" w:hAnsi="Times"/>
            <w:lang w:val="en-US"/>
          </w:rPr>
          <w:t>ed</w:t>
        </w:r>
      </w:ins>
      <w:r w:rsidRPr="00D600F1">
        <w:rPr>
          <w:rFonts w:ascii="Times" w:hAnsi="Times"/>
          <w:lang w:val="en-US"/>
        </w:rPr>
        <w:t xml:space="preserve"> to </w:t>
      </w:r>
      <w:del w:id="208" w:author="Jordon Beijing" w:date="2020-09-06T12:13:00Z">
        <w:r w:rsidRPr="00D600F1" w:rsidDel="00B774E6">
          <w:rPr>
            <w:rFonts w:ascii="Times" w:hAnsi="Times"/>
            <w:lang w:val="en-US"/>
          </w:rPr>
          <w:delText xml:space="preserve">talk </w:delText>
        </w:r>
      </w:del>
      <w:ins w:id="209" w:author="Jordon Beijing" w:date="2020-09-06T12:13:00Z">
        <w:r w:rsidR="00B774E6">
          <w:rPr>
            <w:rFonts w:ascii="Times" w:hAnsi="Times"/>
            <w:lang w:val="en-US"/>
          </w:rPr>
          <w:t>communicate</w:t>
        </w:r>
        <w:r w:rsidR="00B774E6" w:rsidRPr="00D600F1">
          <w:rPr>
            <w:rFonts w:ascii="Times" w:hAnsi="Times"/>
            <w:lang w:val="en-US"/>
          </w:rPr>
          <w:t xml:space="preserve"> </w:t>
        </w:r>
      </w:ins>
      <w:del w:id="210" w:author="Jordon Beijing" w:date="2020-09-06T12:13:00Z">
        <w:r w:rsidRPr="00D600F1" w:rsidDel="00B774E6">
          <w:rPr>
            <w:rFonts w:ascii="Times" w:hAnsi="Times"/>
            <w:lang w:val="en-US"/>
          </w:rPr>
          <w:delText xml:space="preserve">to </w:delText>
        </w:r>
      </w:del>
      <w:ins w:id="211" w:author="Jordon Beijing" w:date="2020-09-06T12:13:00Z">
        <w:r w:rsidR="00B774E6">
          <w:rPr>
            <w:rFonts w:ascii="Times" w:hAnsi="Times"/>
            <w:lang w:val="en-US"/>
          </w:rPr>
          <w:t>with</w:t>
        </w:r>
        <w:r w:rsidR="00B774E6" w:rsidRPr="00D600F1">
          <w:rPr>
            <w:rFonts w:ascii="Times" w:hAnsi="Times"/>
            <w:lang w:val="en-US"/>
          </w:rPr>
          <w:t xml:space="preserve"> </w:t>
        </w:r>
      </w:ins>
      <w:r w:rsidRPr="00D600F1">
        <w:rPr>
          <w:rFonts w:ascii="Times" w:hAnsi="Times"/>
          <w:lang w:val="en-US"/>
        </w:rPr>
        <w:t xml:space="preserve">my family far away. You guys are so lucky and happy </w:t>
      </w:r>
      <w:del w:id="212" w:author="Jordon Beijing" w:date="2020-09-06T12:13:00Z">
        <w:r w:rsidRPr="00D600F1" w:rsidDel="009E59BA">
          <w:rPr>
            <w:rFonts w:ascii="Times" w:hAnsi="Times"/>
            <w:lang w:val="en-US"/>
          </w:rPr>
          <w:delText xml:space="preserve">can </w:delText>
        </w:r>
      </w:del>
      <w:ins w:id="213" w:author="Jordon Beijing" w:date="2020-09-06T12:13:00Z">
        <w:r w:rsidR="009E59BA">
          <w:rPr>
            <w:rFonts w:ascii="Times" w:hAnsi="Times"/>
            <w:lang w:val="en-US"/>
          </w:rPr>
          <w:t>to be</w:t>
        </w:r>
        <w:r w:rsidR="009E59BA" w:rsidRPr="00D600F1">
          <w:rPr>
            <w:rFonts w:ascii="Times" w:hAnsi="Times"/>
            <w:lang w:val="en-US"/>
          </w:rPr>
          <w:t xml:space="preserve"> </w:t>
        </w:r>
      </w:ins>
      <w:r w:rsidRPr="00D600F1">
        <w:rPr>
          <w:rFonts w:ascii="Times" w:hAnsi="Times"/>
          <w:lang w:val="en-US"/>
        </w:rPr>
        <w:t xml:space="preserve">born in this age. When I was young, every day after I finished my school, I </w:t>
      </w:r>
      <w:del w:id="214" w:author="Jordon Beijing" w:date="2020-09-06T12:13:00Z">
        <w:r w:rsidRPr="00D600F1" w:rsidDel="009E59BA">
          <w:rPr>
            <w:rFonts w:ascii="Times" w:hAnsi="Times"/>
            <w:lang w:val="en-US"/>
          </w:rPr>
          <w:delText xml:space="preserve">have </w:delText>
        </w:r>
      </w:del>
      <w:ins w:id="215" w:author="Jordon Beijing" w:date="2020-09-06T12:13:00Z">
        <w:r w:rsidR="009E59BA">
          <w:rPr>
            <w:rFonts w:ascii="Times" w:hAnsi="Times"/>
            <w:lang w:val="en-US"/>
          </w:rPr>
          <w:t>had</w:t>
        </w:r>
        <w:r w:rsidR="009E59BA" w:rsidRPr="00D600F1">
          <w:rPr>
            <w:rFonts w:ascii="Times" w:hAnsi="Times"/>
            <w:lang w:val="en-US"/>
          </w:rPr>
          <w:t xml:space="preserve"> </w:t>
        </w:r>
      </w:ins>
      <w:r w:rsidRPr="00D600F1">
        <w:rPr>
          <w:rFonts w:ascii="Times" w:hAnsi="Times"/>
          <w:lang w:val="en-US"/>
        </w:rPr>
        <w:t xml:space="preserve">to go back home immediately to </w:t>
      </w:r>
      <w:del w:id="216" w:author="Jordon Beijing" w:date="2020-09-06T12:14:00Z">
        <w:r w:rsidRPr="00D600F1" w:rsidDel="009E59BA">
          <w:rPr>
            <w:rFonts w:ascii="Times" w:hAnsi="Times"/>
            <w:lang w:val="en-US"/>
          </w:rPr>
          <w:delText xml:space="preserve">took </w:delText>
        </w:r>
      </w:del>
      <w:ins w:id="217" w:author="Jordon Beijing" w:date="2020-09-06T12:14:00Z">
        <w:r w:rsidR="009E59BA">
          <w:rPr>
            <w:rFonts w:ascii="Times" w:hAnsi="Times"/>
            <w:lang w:val="en-US"/>
          </w:rPr>
          <w:t>take</w:t>
        </w:r>
        <w:r w:rsidR="009E59BA" w:rsidRPr="00D600F1">
          <w:rPr>
            <w:rFonts w:ascii="Times" w:hAnsi="Times"/>
            <w:lang w:val="en-US"/>
          </w:rPr>
          <w:t xml:space="preserve"> </w:t>
        </w:r>
      </w:ins>
      <w:r w:rsidRPr="00D600F1">
        <w:rPr>
          <w:rFonts w:ascii="Times" w:hAnsi="Times"/>
          <w:lang w:val="en-US"/>
        </w:rPr>
        <w:t xml:space="preserve">care of my parent’s store. People in my generation </w:t>
      </w:r>
      <w:del w:id="218" w:author="Jordon Beijing" w:date="2020-09-06T12:14:00Z">
        <w:r w:rsidRPr="00D600F1" w:rsidDel="009E59BA">
          <w:rPr>
            <w:rFonts w:ascii="Times" w:hAnsi="Times"/>
            <w:lang w:val="en-US"/>
          </w:rPr>
          <w:delText xml:space="preserve">don’t </w:delText>
        </w:r>
      </w:del>
      <w:ins w:id="219" w:author="Jordon Beijing" w:date="2020-09-06T12:14:00Z">
        <w:r w:rsidR="009E59BA">
          <w:rPr>
            <w:rFonts w:ascii="Times" w:hAnsi="Times"/>
            <w:lang w:val="en-US"/>
          </w:rPr>
          <w:t>didn’t</w:t>
        </w:r>
        <w:r w:rsidR="009E59BA" w:rsidRPr="00D600F1">
          <w:rPr>
            <w:rFonts w:ascii="Times" w:hAnsi="Times"/>
            <w:lang w:val="en-US"/>
          </w:rPr>
          <w:t xml:space="preserve"> </w:t>
        </w:r>
      </w:ins>
      <w:r w:rsidRPr="00D600F1">
        <w:rPr>
          <w:rFonts w:ascii="Times" w:hAnsi="Times"/>
          <w:lang w:val="en-US"/>
        </w:rPr>
        <w:t>have rich families to give their children expensive clothes and shoes</w:t>
      </w:r>
      <w:ins w:id="220" w:author="Jordon Beijing" w:date="2020-09-06T12:14:00Z">
        <w:r w:rsidR="009E59BA">
          <w:rPr>
            <w:rFonts w:ascii="Times" w:hAnsi="Times"/>
            <w:lang w:val="en-US"/>
          </w:rPr>
          <w:t>. W</w:t>
        </w:r>
      </w:ins>
      <w:del w:id="221" w:author="Jordon Beijing" w:date="2020-09-06T12:14:00Z">
        <w:r w:rsidRPr="00D600F1" w:rsidDel="009E59BA">
          <w:rPr>
            <w:rFonts w:ascii="Times" w:hAnsi="Times"/>
            <w:lang w:val="en-US"/>
          </w:rPr>
          <w:delText>, w</w:delText>
        </w:r>
      </w:del>
      <w:r w:rsidRPr="00D600F1">
        <w:rPr>
          <w:rFonts w:ascii="Times" w:hAnsi="Times"/>
          <w:lang w:val="en-US"/>
        </w:rPr>
        <w:t>e only ate lollipop</w:t>
      </w:r>
      <w:ins w:id="222" w:author="Jordon Beijing" w:date="2020-09-06T12:14:00Z">
        <w:r w:rsidR="009E59BA">
          <w:rPr>
            <w:rFonts w:ascii="Times" w:hAnsi="Times"/>
            <w:lang w:val="en-US"/>
          </w:rPr>
          <w:t>s</w:t>
        </w:r>
      </w:ins>
      <w:r w:rsidRPr="00D600F1">
        <w:rPr>
          <w:rFonts w:ascii="Times" w:hAnsi="Times"/>
          <w:lang w:val="en-US"/>
        </w:rPr>
        <w:t xml:space="preserve"> and jelly when somebody came to visit my home. We </w:t>
      </w:r>
      <w:del w:id="223" w:author="Jordon Beijing" w:date="2020-09-06T12:14:00Z">
        <w:r w:rsidRPr="00D600F1" w:rsidDel="009E59BA">
          <w:rPr>
            <w:rFonts w:ascii="Times" w:hAnsi="Times"/>
            <w:lang w:val="en-US"/>
          </w:rPr>
          <w:delText xml:space="preserve">don’t </w:delText>
        </w:r>
      </w:del>
      <w:ins w:id="224" w:author="Jordon Beijing" w:date="2020-09-06T12:14:00Z">
        <w:r w:rsidR="009E59BA">
          <w:rPr>
            <w:rFonts w:ascii="Times" w:hAnsi="Times"/>
            <w:lang w:val="en-US"/>
          </w:rPr>
          <w:t>didn’t</w:t>
        </w:r>
        <w:r w:rsidR="009E59BA" w:rsidRPr="00D600F1">
          <w:rPr>
            <w:rFonts w:ascii="Times" w:hAnsi="Times"/>
            <w:lang w:val="en-US"/>
          </w:rPr>
          <w:t xml:space="preserve"> </w:t>
        </w:r>
      </w:ins>
      <w:r w:rsidRPr="00D600F1">
        <w:rPr>
          <w:rFonts w:ascii="Times" w:hAnsi="Times"/>
          <w:lang w:val="en-US"/>
        </w:rPr>
        <w:t>have video games</w:t>
      </w:r>
      <w:ins w:id="225" w:author="Jordon Beijing" w:date="2020-09-06T12:14:00Z">
        <w:r w:rsidR="009E59BA">
          <w:rPr>
            <w:rFonts w:ascii="Times" w:hAnsi="Times"/>
            <w:lang w:val="en-US"/>
          </w:rPr>
          <w:t>. W</w:t>
        </w:r>
      </w:ins>
      <w:del w:id="226" w:author="Jordon Beijing" w:date="2020-09-06T12:14:00Z">
        <w:r w:rsidRPr="00D600F1" w:rsidDel="009E59BA">
          <w:rPr>
            <w:rFonts w:ascii="Times" w:hAnsi="Times"/>
            <w:lang w:val="en-US"/>
          </w:rPr>
          <w:delText>, w</w:delText>
        </w:r>
      </w:del>
      <w:r w:rsidRPr="00D600F1">
        <w:rPr>
          <w:rFonts w:ascii="Times" w:hAnsi="Times"/>
          <w:lang w:val="en-US"/>
        </w:rPr>
        <w:t xml:space="preserve">e only </w:t>
      </w:r>
      <w:del w:id="227" w:author="Jordon Beijing" w:date="2020-09-06T12:15:00Z">
        <w:r w:rsidRPr="00D600F1" w:rsidDel="009E59BA">
          <w:rPr>
            <w:rFonts w:ascii="Times" w:hAnsi="Times"/>
            <w:lang w:val="en-US"/>
          </w:rPr>
          <w:delText xml:space="preserve">have </w:delText>
        </w:r>
      </w:del>
      <w:ins w:id="228" w:author="Jordon Beijing" w:date="2020-09-06T12:15:00Z">
        <w:r w:rsidR="009E59BA">
          <w:rPr>
            <w:rFonts w:ascii="Times" w:hAnsi="Times"/>
            <w:lang w:val="en-US"/>
          </w:rPr>
          <w:t>had</w:t>
        </w:r>
        <w:r w:rsidR="009E59BA" w:rsidRPr="00D600F1">
          <w:rPr>
            <w:rFonts w:ascii="Times" w:hAnsi="Times"/>
            <w:lang w:val="en-US"/>
          </w:rPr>
          <w:t xml:space="preserve"> </w:t>
        </w:r>
      </w:ins>
      <w:r w:rsidRPr="00D600F1">
        <w:rPr>
          <w:rFonts w:ascii="Times" w:hAnsi="Times"/>
          <w:lang w:val="en-US"/>
        </w:rPr>
        <w:t>caricature</w:t>
      </w:r>
      <w:ins w:id="229" w:author="Jordon Beijing" w:date="2020-09-06T12:14:00Z">
        <w:r w:rsidR="009E59BA">
          <w:rPr>
            <w:rFonts w:ascii="Times" w:hAnsi="Times"/>
            <w:lang w:val="en-US"/>
          </w:rPr>
          <w:t>s</w:t>
        </w:r>
      </w:ins>
      <w:r w:rsidRPr="00D600F1">
        <w:rPr>
          <w:rFonts w:ascii="Times" w:hAnsi="Times"/>
          <w:lang w:val="en-US"/>
        </w:rPr>
        <w:t xml:space="preserve"> and TV</w:t>
      </w:r>
      <w:ins w:id="230" w:author="Jordon Beijing" w:date="2020-09-06T12:14:00Z">
        <w:r w:rsidR="009E59BA">
          <w:rPr>
            <w:rFonts w:ascii="Times" w:hAnsi="Times"/>
            <w:lang w:val="en-US"/>
          </w:rPr>
          <w:t xml:space="preserve"> dramas</w:t>
        </w:r>
      </w:ins>
      <w:del w:id="231" w:author="Jordon Beijing" w:date="2020-09-06T12:14:00Z">
        <w:r w:rsidRPr="00D600F1" w:rsidDel="009E59BA">
          <w:rPr>
            <w:rFonts w:ascii="Times" w:hAnsi="Times"/>
            <w:lang w:val="en-US"/>
          </w:rPr>
          <w:delText xml:space="preserve"> play</w:delText>
        </w:r>
      </w:del>
      <w:r w:rsidRPr="00D600F1">
        <w:rPr>
          <w:rFonts w:ascii="Times" w:hAnsi="Times"/>
          <w:lang w:val="en-US"/>
        </w:rPr>
        <w:t xml:space="preserve">.” </w:t>
      </w:r>
    </w:p>
    <w:p w14:paraId="69E9FC52" w14:textId="77777777" w:rsidR="009E59BA" w:rsidRDefault="00D600F1" w:rsidP="006E49E3">
      <w:pPr>
        <w:ind w:firstLine="420"/>
        <w:rPr>
          <w:ins w:id="232" w:author="Jordon Beijing" w:date="2020-09-06T12:17:00Z"/>
          <w:rFonts w:ascii="Times" w:hAnsi="Times"/>
          <w:lang w:val="en-US"/>
        </w:rPr>
        <w:pPrChange w:id="233" w:author="Jordon Beijing" w:date="2020-09-06T12:49:00Z">
          <w:pPr>
            <w:ind w:firstLine="420"/>
          </w:pPr>
        </w:pPrChange>
      </w:pPr>
      <w:del w:id="234" w:author="Jordon Beijing" w:date="2020-09-06T12:15:00Z">
        <w:r w:rsidRPr="00D600F1" w:rsidDel="009E59BA">
          <w:rPr>
            <w:rFonts w:ascii="Times" w:hAnsi="Times"/>
            <w:lang w:val="en-US"/>
          </w:rPr>
          <w:delText xml:space="preserve">This kind of thing </w:delText>
        </w:r>
      </w:del>
      <w:r w:rsidRPr="00D600F1">
        <w:rPr>
          <w:rFonts w:ascii="Times" w:hAnsi="Times"/>
          <w:lang w:val="en-US"/>
        </w:rPr>
        <w:t>I</w:t>
      </w:r>
      <w:ins w:id="235" w:author="Jordon Beijing" w:date="2020-09-04T11:49:00Z">
        <w:r w:rsidR="00075754">
          <w:rPr>
            <w:rFonts w:ascii="Times" w:hAnsi="Times"/>
            <w:lang w:val="en-US"/>
          </w:rPr>
          <w:t>’</w:t>
        </w:r>
      </w:ins>
      <w:del w:id="236" w:author="Jordon Beijing" w:date="2020-09-04T11:49:00Z">
        <w:r w:rsidRPr="00D600F1" w:rsidDel="00075754">
          <w:rPr>
            <w:rFonts w:ascii="Times" w:hAnsi="Times" w:hint="eastAsia"/>
            <w:lang w:val="en-US"/>
          </w:rPr>
          <w:delText>’</w:delText>
        </w:r>
      </w:del>
      <w:r w:rsidRPr="00D600F1">
        <w:rPr>
          <w:rFonts w:ascii="Times" w:hAnsi="Times"/>
          <w:lang w:val="en-US"/>
        </w:rPr>
        <w:t xml:space="preserve">m sure that many children had heard </w:t>
      </w:r>
      <w:ins w:id="237" w:author="Jordon Beijing" w:date="2020-09-06T12:15:00Z">
        <w:r w:rsidR="009E59BA">
          <w:rPr>
            <w:rFonts w:ascii="Times" w:hAnsi="Times"/>
            <w:lang w:val="en-US"/>
          </w:rPr>
          <w:t>these</w:t>
        </w:r>
        <w:r w:rsidR="009E59BA" w:rsidRPr="00D600F1">
          <w:rPr>
            <w:rFonts w:ascii="Times" w:hAnsi="Times"/>
            <w:lang w:val="en-US"/>
          </w:rPr>
          <w:t xml:space="preserve"> kind</w:t>
        </w:r>
        <w:r w:rsidR="009E59BA">
          <w:rPr>
            <w:rFonts w:ascii="Times" w:hAnsi="Times"/>
            <w:lang w:val="en-US"/>
          </w:rPr>
          <w:t>s</w:t>
        </w:r>
        <w:r w:rsidR="009E59BA" w:rsidRPr="00D600F1">
          <w:rPr>
            <w:rFonts w:ascii="Times" w:hAnsi="Times"/>
            <w:lang w:val="en-US"/>
          </w:rPr>
          <w:t xml:space="preserve"> of </w:t>
        </w:r>
        <w:r w:rsidR="009E59BA">
          <w:rPr>
            <w:rFonts w:ascii="Times" w:hAnsi="Times"/>
            <w:lang w:val="en-US"/>
          </w:rPr>
          <w:t>stories</w:t>
        </w:r>
        <w:r w:rsidR="009E59BA" w:rsidRPr="00D600F1">
          <w:rPr>
            <w:rFonts w:ascii="Times" w:hAnsi="Times"/>
            <w:lang w:val="en-US"/>
          </w:rPr>
          <w:t xml:space="preserve"> </w:t>
        </w:r>
      </w:ins>
      <w:del w:id="238" w:author="Jordon Beijing" w:date="2020-09-06T12:15:00Z">
        <w:r w:rsidRPr="00D600F1" w:rsidDel="009E59BA">
          <w:rPr>
            <w:rFonts w:ascii="Times" w:hAnsi="Times"/>
            <w:lang w:val="en-US"/>
          </w:rPr>
          <w:delText xml:space="preserve">it </w:delText>
        </w:r>
      </w:del>
      <w:ins w:id="239" w:author="Jordon Beijing" w:date="2020-09-04T11:51:00Z">
        <w:r w:rsidR="00075754">
          <w:rPr>
            <w:rFonts w:ascii="Times" w:hAnsi="Times"/>
            <w:lang w:val="en-US"/>
          </w:rPr>
          <w:t xml:space="preserve">a </w:t>
        </w:r>
      </w:ins>
      <w:r w:rsidRPr="00D600F1">
        <w:rPr>
          <w:rFonts w:ascii="Times" w:hAnsi="Times"/>
          <w:lang w:val="en-US"/>
        </w:rPr>
        <w:t>thousand times</w:t>
      </w:r>
      <w:ins w:id="240" w:author="Jordon Beijing" w:date="2020-09-06T12:15:00Z">
        <w:r w:rsidR="009E59BA">
          <w:rPr>
            <w:rFonts w:ascii="Times" w:hAnsi="Times"/>
            <w:lang w:val="en-US"/>
          </w:rPr>
          <w:t>,</w:t>
        </w:r>
      </w:ins>
      <w:del w:id="241" w:author="Jordon Beijing" w:date="2020-09-06T12:15:00Z">
        <w:r w:rsidRPr="00D600F1" w:rsidDel="009E59BA">
          <w:rPr>
            <w:rFonts w:ascii="Times" w:hAnsi="Times"/>
            <w:lang w:val="en-US"/>
          </w:rPr>
          <w:delText>;</w:delText>
        </w:r>
      </w:del>
      <w:r w:rsidRPr="00D600F1">
        <w:rPr>
          <w:rFonts w:ascii="Times" w:hAnsi="Times"/>
          <w:lang w:val="en-US"/>
        </w:rPr>
        <w:t xml:space="preserve"> </w:t>
      </w:r>
      <w:ins w:id="242" w:author="Jordon Beijing" w:date="2020-09-06T12:15:00Z">
        <w:r w:rsidR="009E59BA">
          <w:rPr>
            <w:rFonts w:ascii="Times" w:hAnsi="Times"/>
            <w:lang w:val="en-US"/>
          </w:rPr>
          <w:t>s</w:t>
        </w:r>
      </w:ins>
      <w:del w:id="243" w:author="Jordon Beijing" w:date="2020-09-06T12:15:00Z">
        <w:r w:rsidRPr="00D600F1" w:rsidDel="009E59BA">
          <w:rPr>
            <w:rFonts w:ascii="Times" w:hAnsi="Times"/>
            <w:lang w:val="en-US"/>
          </w:rPr>
          <w:delText>S</w:delText>
        </w:r>
      </w:del>
      <w:r w:rsidRPr="00D600F1">
        <w:rPr>
          <w:rFonts w:ascii="Times" w:hAnsi="Times"/>
          <w:lang w:val="en-US"/>
        </w:rPr>
        <w:t>omething like you’re happier than I was</w:t>
      </w:r>
      <w:del w:id="244" w:author="Jordon Beijing" w:date="2020-09-06T12:15:00Z">
        <w:r w:rsidRPr="00D600F1" w:rsidDel="009E59BA">
          <w:rPr>
            <w:rFonts w:ascii="Times" w:hAnsi="Times"/>
            <w:lang w:val="en-US"/>
          </w:rPr>
          <w:delText>,</w:delText>
        </w:r>
      </w:del>
      <w:r w:rsidRPr="00D600F1">
        <w:rPr>
          <w:rFonts w:ascii="Times" w:hAnsi="Times"/>
          <w:lang w:val="en-US"/>
        </w:rPr>
        <w:t xml:space="preserve"> or I was more obedient than you when I was a kid. I know that I </w:t>
      </w:r>
      <w:ins w:id="245" w:author="Jordon Beijing" w:date="2020-09-06T12:15:00Z">
        <w:r w:rsidR="009E59BA">
          <w:rPr>
            <w:rFonts w:ascii="Times" w:hAnsi="Times"/>
            <w:lang w:val="en-US"/>
          </w:rPr>
          <w:t xml:space="preserve">am fortunate to be </w:t>
        </w:r>
      </w:ins>
      <w:r w:rsidRPr="00D600F1">
        <w:rPr>
          <w:rFonts w:ascii="Times" w:hAnsi="Times"/>
          <w:lang w:val="en-US"/>
        </w:rPr>
        <w:t>born in this generation</w:t>
      </w:r>
      <w:ins w:id="246" w:author="Jordon Beijing" w:date="2020-09-06T12:16:00Z">
        <w:r w:rsidR="009E59BA">
          <w:rPr>
            <w:rFonts w:ascii="Times" w:hAnsi="Times"/>
            <w:lang w:val="en-US"/>
          </w:rPr>
          <w:t>, and that t</w:t>
        </w:r>
      </w:ins>
      <w:del w:id="247" w:author="Jordon Beijing" w:date="2020-09-06T12:16:00Z">
        <w:r w:rsidRPr="00D600F1" w:rsidDel="009E59BA">
          <w:rPr>
            <w:rFonts w:ascii="Times" w:hAnsi="Times"/>
            <w:lang w:val="en-US"/>
          </w:rPr>
          <w:delText>. T</w:delText>
        </w:r>
      </w:del>
      <w:r w:rsidRPr="00D600F1">
        <w:rPr>
          <w:rFonts w:ascii="Times" w:hAnsi="Times"/>
          <w:lang w:val="en-US"/>
        </w:rPr>
        <w:t>here are many temptations in this age, like video games, cartoon</w:t>
      </w:r>
      <w:ins w:id="248" w:author="Jordon Beijing" w:date="2020-09-06T12:16:00Z">
        <w:r w:rsidR="009E59BA">
          <w:rPr>
            <w:rFonts w:ascii="Times" w:hAnsi="Times"/>
            <w:lang w:val="en-US"/>
          </w:rPr>
          <w:t>s</w:t>
        </w:r>
      </w:ins>
      <w:del w:id="249" w:author="Jordon Beijing" w:date="2020-09-06T12:16:00Z">
        <w:r w:rsidRPr="00D600F1" w:rsidDel="009E59BA">
          <w:rPr>
            <w:rFonts w:ascii="Times" w:hAnsi="Times"/>
            <w:lang w:val="en-US"/>
          </w:rPr>
          <w:delText>,</w:delText>
        </w:r>
      </w:del>
      <w:r w:rsidRPr="00D600F1">
        <w:rPr>
          <w:rFonts w:ascii="Times" w:hAnsi="Times"/>
          <w:lang w:val="en-US"/>
        </w:rPr>
        <w:t xml:space="preserve"> </w:t>
      </w:r>
      <w:del w:id="250" w:author="Jordon Beijing" w:date="2020-09-06T12:16:00Z">
        <w:r w:rsidRPr="00D600F1" w:rsidDel="009E59BA">
          <w:rPr>
            <w:rFonts w:ascii="Times" w:hAnsi="Times"/>
            <w:lang w:val="en-US"/>
          </w:rPr>
          <w:delText>more and</w:delText>
        </w:r>
      </w:del>
      <w:ins w:id="251" w:author="Jordon Beijing" w:date="2020-09-06T12:16:00Z">
        <w:r w:rsidR="009E59BA">
          <w:rPr>
            <w:rFonts w:ascii="Times" w:hAnsi="Times"/>
            <w:lang w:val="en-US"/>
          </w:rPr>
          <w:t>and many</w:t>
        </w:r>
      </w:ins>
      <w:r w:rsidRPr="00D600F1">
        <w:rPr>
          <w:rFonts w:ascii="Times" w:hAnsi="Times"/>
          <w:lang w:val="en-US"/>
        </w:rPr>
        <w:t xml:space="preserve"> </w:t>
      </w:r>
      <w:del w:id="252" w:author="Jordon Beijing" w:date="2020-09-06T12:16:00Z">
        <w:r w:rsidRPr="00D600F1" w:rsidDel="009E59BA">
          <w:rPr>
            <w:rFonts w:ascii="Times" w:hAnsi="Times"/>
            <w:lang w:val="en-US"/>
          </w:rPr>
          <w:delText xml:space="preserve">more </w:delText>
        </w:r>
      </w:del>
      <w:r w:rsidRPr="00D600F1">
        <w:rPr>
          <w:rFonts w:ascii="Times" w:hAnsi="Times"/>
          <w:lang w:val="en-US"/>
        </w:rPr>
        <w:t xml:space="preserve">movies. This generation has a lot </w:t>
      </w:r>
      <w:del w:id="253" w:author="Jordon Beijing" w:date="2020-09-06T12:16:00Z">
        <w:r w:rsidRPr="00D600F1" w:rsidDel="009E59BA">
          <w:rPr>
            <w:rFonts w:ascii="Times" w:hAnsi="Times"/>
            <w:lang w:val="en-US"/>
          </w:rPr>
          <w:delText xml:space="preserve">of </w:delText>
        </w:r>
      </w:del>
      <w:ins w:id="254" w:author="Jordon Beijing" w:date="2020-09-06T12:16:00Z">
        <w:r w:rsidR="009E59BA">
          <w:rPr>
            <w:rFonts w:ascii="Times" w:hAnsi="Times"/>
            <w:lang w:val="en-US"/>
          </w:rPr>
          <w:t>more</w:t>
        </w:r>
        <w:r w:rsidR="009E59BA" w:rsidRPr="00D600F1">
          <w:rPr>
            <w:rFonts w:ascii="Times" w:hAnsi="Times"/>
            <w:lang w:val="en-US"/>
          </w:rPr>
          <w:t xml:space="preserve"> </w:t>
        </w:r>
      </w:ins>
      <w:r w:rsidRPr="00D600F1">
        <w:rPr>
          <w:rFonts w:ascii="Times" w:hAnsi="Times"/>
          <w:lang w:val="en-US"/>
        </w:rPr>
        <w:t>temptation</w:t>
      </w:r>
      <w:ins w:id="255" w:author="Jordon Beijing" w:date="2020-09-06T12:16:00Z">
        <w:r w:rsidR="009E59BA">
          <w:rPr>
            <w:rFonts w:ascii="Times" w:hAnsi="Times"/>
            <w:lang w:val="en-US"/>
          </w:rPr>
          <w:t>s</w:t>
        </w:r>
      </w:ins>
      <w:r w:rsidRPr="00D600F1">
        <w:rPr>
          <w:rFonts w:ascii="Times" w:hAnsi="Times"/>
          <w:lang w:val="en-US"/>
        </w:rPr>
        <w:t xml:space="preserve"> than </w:t>
      </w:r>
      <w:del w:id="256" w:author="Jordon Beijing" w:date="2020-09-06T12:16:00Z">
        <w:r w:rsidRPr="00D600F1" w:rsidDel="009E59BA">
          <w:rPr>
            <w:rFonts w:ascii="Times" w:hAnsi="Times"/>
            <w:lang w:val="en-US"/>
          </w:rPr>
          <w:delText xml:space="preserve">last </w:delText>
        </w:r>
      </w:del>
      <w:ins w:id="257" w:author="Jordon Beijing" w:date="2020-09-06T12:16:00Z">
        <w:r w:rsidR="009E59BA">
          <w:rPr>
            <w:rFonts w:ascii="Times" w:hAnsi="Times"/>
            <w:lang w:val="en-US"/>
          </w:rPr>
          <w:t>the previous</w:t>
        </w:r>
        <w:r w:rsidR="009E59BA" w:rsidRPr="00D600F1">
          <w:rPr>
            <w:rFonts w:ascii="Times" w:hAnsi="Times"/>
            <w:lang w:val="en-US"/>
          </w:rPr>
          <w:t xml:space="preserve"> </w:t>
        </w:r>
      </w:ins>
      <w:r w:rsidRPr="00D600F1">
        <w:rPr>
          <w:rFonts w:ascii="Times" w:hAnsi="Times"/>
          <w:lang w:val="en-US"/>
        </w:rPr>
        <w:t xml:space="preserve">generation, but I think my teacher’s point </w:t>
      </w:r>
      <w:del w:id="258" w:author="Jordon Beijing" w:date="2020-09-06T12:16:00Z">
        <w:r w:rsidRPr="00D600F1" w:rsidDel="009E59BA">
          <w:rPr>
            <w:rFonts w:ascii="Times" w:hAnsi="Times"/>
            <w:lang w:val="en-US"/>
          </w:rPr>
          <w:delText xml:space="preserve">is </w:delText>
        </w:r>
      </w:del>
      <w:ins w:id="259" w:author="Jordon Beijing" w:date="2020-09-06T12:16:00Z">
        <w:r w:rsidR="009E59BA">
          <w:rPr>
            <w:rFonts w:ascii="Times" w:hAnsi="Times"/>
            <w:lang w:val="en-US"/>
          </w:rPr>
          <w:t>was to</w:t>
        </w:r>
        <w:r w:rsidR="009E59BA" w:rsidRPr="00D600F1">
          <w:rPr>
            <w:rFonts w:ascii="Times" w:hAnsi="Times"/>
            <w:lang w:val="en-US"/>
          </w:rPr>
          <w:t xml:space="preserve"> </w:t>
        </w:r>
      </w:ins>
      <w:del w:id="260" w:author="Jordon Beijing" w:date="2020-09-06T12:16:00Z">
        <w:r w:rsidRPr="00D600F1" w:rsidDel="009E59BA">
          <w:rPr>
            <w:rFonts w:ascii="Times" w:hAnsi="Times"/>
            <w:lang w:val="en-US"/>
          </w:rPr>
          <w:delText xml:space="preserve">let </w:delText>
        </w:r>
      </w:del>
      <w:r w:rsidRPr="00D600F1">
        <w:rPr>
          <w:rFonts w:ascii="Times" w:hAnsi="Times"/>
          <w:lang w:val="en-US"/>
        </w:rPr>
        <w:t xml:space="preserve">us wake </w:t>
      </w:r>
      <w:ins w:id="261" w:author="Jordon Beijing" w:date="2020-09-06T12:16:00Z">
        <w:r w:rsidR="009E59BA">
          <w:rPr>
            <w:rFonts w:ascii="Times" w:hAnsi="Times"/>
            <w:lang w:val="en-US"/>
          </w:rPr>
          <w:t xml:space="preserve">us </w:t>
        </w:r>
      </w:ins>
      <w:r w:rsidRPr="00D600F1">
        <w:rPr>
          <w:rFonts w:ascii="Times" w:hAnsi="Times"/>
          <w:lang w:val="en-US"/>
        </w:rPr>
        <w:t>up</w:t>
      </w:r>
      <w:ins w:id="262" w:author="Jordon Beijing" w:date="2020-09-06T12:17:00Z">
        <w:r w:rsidR="009E59BA">
          <w:rPr>
            <w:rFonts w:ascii="Times" w:hAnsi="Times"/>
            <w:lang w:val="en-US"/>
          </w:rPr>
          <w:t xml:space="preserve"> and</w:t>
        </w:r>
      </w:ins>
      <w:del w:id="263" w:author="Jordon Beijing" w:date="2020-09-06T12:17:00Z">
        <w:r w:rsidRPr="00D600F1" w:rsidDel="009E59BA">
          <w:rPr>
            <w:rFonts w:ascii="Times" w:hAnsi="Times"/>
            <w:lang w:val="en-US"/>
          </w:rPr>
          <w:delText>,</w:delText>
        </w:r>
      </w:del>
      <w:r w:rsidRPr="00D600F1">
        <w:rPr>
          <w:rFonts w:ascii="Times" w:hAnsi="Times"/>
          <w:lang w:val="en-US"/>
        </w:rPr>
        <w:t xml:space="preserve"> run away from </w:t>
      </w:r>
      <w:del w:id="264" w:author="Jordon Beijing" w:date="2020-09-06T12:17:00Z">
        <w:r w:rsidRPr="00D600F1" w:rsidDel="009E59BA">
          <w:rPr>
            <w:rFonts w:ascii="Times" w:hAnsi="Times"/>
            <w:lang w:val="en-US"/>
          </w:rPr>
          <w:delText xml:space="preserve">the </w:delText>
        </w:r>
      </w:del>
      <w:r w:rsidRPr="00D600F1">
        <w:rPr>
          <w:rFonts w:ascii="Times" w:hAnsi="Times"/>
          <w:lang w:val="en-US"/>
        </w:rPr>
        <w:t>temptation</w:t>
      </w:r>
      <w:ins w:id="265" w:author="Jordon Beijing" w:date="2020-09-06T12:17:00Z">
        <w:r w:rsidR="009E59BA">
          <w:rPr>
            <w:rFonts w:ascii="Times" w:hAnsi="Times"/>
            <w:lang w:val="en-US"/>
          </w:rPr>
          <w:t>s</w:t>
        </w:r>
      </w:ins>
      <w:r w:rsidRPr="00D600F1">
        <w:rPr>
          <w:rFonts w:ascii="Times" w:hAnsi="Times"/>
          <w:lang w:val="en-US"/>
        </w:rPr>
        <w:t xml:space="preserve">. </w:t>
      </w:r>
    </w:p>
    <w:p w14:paraId="37BD8645" w14:textId="6695688B" w:rsidR="00D600F1" w:rsidRPr="00D600F1" w:rsidRDefault="00D600F1" w:rsidP="006E49E3">
      <w:pPr>
        <w:ind w:firstLine="420"/>
        <w:rPr>
          <w:rFonts w:ascii="Times" w:hAnsi="Times"/>
          <w:lang w:val="en-US"/>
        </w:rPr>
        <w:pPrChange w:id="266" w:author="Jordon Beijing" w:date="2020-09-06T12:49:00Z">
          <w:pPr/>
        </w:pPrChange>
      </w:pPr>
      <w:r w:rsidRPr="00D600F1">
        <w:rPr>
          <w:rFonts w:ascii="Times" w:hAnsi="Times"/>
          <w:lang w:val="en-US"/>
        </w:rPr>
        <w:t>W</w:t>
      </w:r>
      <w:ins w:id="267" w:author="Jordon Beijing" w:date="2020-09-06T12:17:00Z">
        <w:r w:rsidR="009E59BA">
          <w:rPr>
            <w:rFonts w:ascii="Times" w:hAnsi="Times"/>
            <w:lang w:val="en-US"/>
          </w:rPr>
          <w:t>hen w</w:t>
        </w:r>
      </w:ins>
      <w:r w:rsidRPr="00D600F1">
        <w:rPr>
          <w:rFonts w:ascii="Times" w:hAnsi="Times"/>
          <w:lang w:val="en-US"/>
        </w:rPr>
        <w:t>e finish</w:t>
      </w:r>
      <w:ins w:id="268" w:author="Jordon Beijing" w:date="2020-09-06T12:17:00Z">
        <w:r w:rsidR="009E59BA">
          <w:rPr>
            <w:rFonts w:ascii="Times" w:hAnsi="Times"/>
            <w:lang w:val="en-US"/>
          </w:rPr>
          <w:t>ed</w:t>
        </w:r>
      </w:ins>
      <w:r w:rsidRPr="00D600F1">
        <w:rPr>
          <w:rFonts w:ascii="Times" w:hAnsi="Times"/>
          <w:lang w:val="en-US"/>
        </w:rPr>
        <w:t xml:space="preserve"> the party at 11 p.m., no one wanted to leave</w:t>
      </w:r>
      <w:ins w:id="269" w:author="Jordon Beijing" w:date="2020-09-06T12:17:00Z">
        <w:r w:rsidR="009E59BA">
          <w:rPr>
            <w:rFonts w:ascii="Times" w:hAnsi="Times"/>
            <w:lang w:val="en-US"/>
          </w:rPr>
          <w:t>,</w:t>
        </w:r>
      </w:ins>
      <w:r w:rsidRPr="00D600F1">
        <w:rPr>
          <w:rFonts w:ascii="Times" w:hAnsi="Times"/>
          <w:lang w:val="en-US"/>
        </w:rPr>
        <w:t xml:space="preserve"> but it was too late. We talked about what </w:t>
      </w:r>
      <w:ins w:id="270" w:author="Jordon Beijing" w:date="2020-09-06T12:17:00Z">
        <w:r w:rsidR="009E59BA">
          <w:rPr>
            <w:rFonts w:ascii="Times" w:hAnsi="Times"/>
            <w:lang w:val="en-US"/>
          </w:rPr>
          <w:t xml:space="preserve">had </w:t>
        </w:r>
      </w:ins>
      <w:r w:rsidRPr="00D600F1">
        <w:rPr>
          <w:rFonts w:ascii="Times" w:hAnsi="Times"/>
          <w:lang w:val="en-US"/>
        </w:rPr>
        <w:t xml:space="preserve">just happened all the way back to the dorm. The way back </w:t>
      </w:r>
      <w:del w:id="271" w:author="Jordon Beijing" w:date="2020-09-06T12:17:00Z">
        <w:r w:rsidRPr="00D600F1" w:rsidDel="009E59BA">
          <w:rPr>
            <w:rFonts w:ascii="Times" w:hAnsi="Times"/>
            <w:lang w:val="en-US"/>
          </w:rPr>
          <w:delText xml:space="preserve">is </w:delText>
        </w:r>
      </w:del>
      <w:ins w:id="272" w:author="Jordon Beijing" w:date="2020-09-06T12:17:00Z">
        <w:r w:rsidR="009E59BA">
          <w:rPr>
            <w:rFonts w:ascii="Times" w:hAnsi="Times"/>
            <w:lang w:val="en-US"/>
          </w:rPr>
          <w:t>was</w:t>
        </w:r>
        <w:r w:rsidR="009E59BA" w:rsidRPr="00D600F1">
          <w:rPr>
            <w:rFonts w:ascii="Times" w:hAnsi="Times"/>
            <w:lang w:val="en-US"/>
          </w:rPr>
          <w:t xml:space="preserve"> </w:t>
        </w:r>
      </w:ins>
      <w:del w:id="273" w:author="Jordon Beijing" w:date="2020-09-06T12:17:00Z">
        <w:r w:rsidRPr="00D600F1" w:rsidDel="009E59BA">
          <w:rPr>
            <w:rFonts w:ascii="Times" w:hAnsi="Times"/>
            <w:lang w:val="en-US"/>
          </w:rPr>
          <w:delText xml:space="preserve">too </w:delText>
        </w:r>
      </w:del>
      <w:r w:rsidRPr="00D600F1">
        <w:rPr>
          <w:rFonts w:ascii="Times" w:hAnsi="Times"/>
          <w:lang w:val="en-US"/>
        </w:rPr>
        <w:t>dark</w:t>
      </w:r>
      <w:ins w:id="274" w:author="Jordon Beijing" w:date="2020-09-06T12:17:00Z">
        <w:r w:rsidR="009E59BA">
          <w:rPr>
            <w:rFonts w:ascii="Times" w:hAnsi="Times"/>
            <w:lang w:val="en-US"/>
          </w:rPr>
          <w:t xml:space="preserve"> and </w:t>
        </w:r>
      </w:ins>
      <w:del w:id="275" w:author="Jordon Beijing" w:date="2020-09-06T12:17:00Z">
        <w:r w:rsidRPr="00D600F1" w:rsidDel="009E59BA">
          <w:rPr>
            <w:rFonts w:ascii="Times" w:hAnsi="Times"/>
            <w:lang w:val="en-US"/>
          </w:rPr>
          <w:delText>, I think we are taking</w:delText>
        </w:r>
      </w:del>
      <w:ins w:id="276" w:author="Jordon Beijing" w:date="2020-09-06T12:17:00Z">
        <w:r w:rsidR="009E59BA">
          <w:rPr>
            <w:rFonts w:ascii="Times" w:hAnsi="Times"/>
            <w:lang w:val="en-US"/>
          </w:rPr>
          <w:t>it seemed like an</w:t>
        </w:r>
      </w:ins>
      <w:r w:rsidRPr="00D600F1">
        <w:rPr>
          <w:rFonts w:ascii="Times" w:hAnsi="Times"/>
          <w:lang w:val="en-US"/>
        </w:rPr>
        <w:t xml:space="preserve"> adventure</w:t>
      </w:r>
      <w:del w:id="277" w:author="Jordon Beijing" w:date="2020-09-06T12:17:00Z">
        <w:r w:rsidRPr="00D600F1" w:rsidDel="009E59BA">
          <w:rPr>
            <w:rFonts w:ascii="Times" w:hAnsi="Times"/>
            <w:lang w:val="en-US"/>
          </w:rPr>
          <w:delText>s</w:delText>
        </w:r>
      </w:del>
      <w:ins w:id="278" w:author="Jordon Beijing" w:date="2020-09-06T12:18:00Z">
        <w:r w:rsidR="009E59BA">
          <w:rPr>
            <w:rFonts w:ascii="Times" w:hAnsi="Times"/>
            <w:lang w:val="en-US"/>
          </w:rPr>
          <w:t>. T</w:t>
        </w:r>
      </w:ins>
      <w:del w:id="279" w:author="Jordon Beijing" w:date="2020-09-06T12:17:00Z">
        <w:r w:rsidRPr="00D600F1" w:rsidDel="009E59BA">
          <w:rPr>
            <w:rFonts w:ascii="Times" w:hAnsi="Times"/>
            <w:lang w:val="en-US"/>
          </w:rPr>
          <w:delText xml:space="preserve">, </w:delText>
        </w:r>
      </w:del>
      <w:del w:id="280" w:author="Jordon Beijing" w:date="2020-09-06T12:18:00Z">
        <w:r w:rsidRPr="00D600F1" w:rsidDel="009E59BA">
          <w:rPr>
            <w:rFonts w:ascii="Times" w:hAnsi="Times"/>
            <w:lang w:val="en-US"/>
          </w:rPr>
          <w:delText>t</w:delText>
        </w:r>
      </w:del>
      <w:r w:rsidRPr="00D600F1">
        <w:rPr>
          <w:rFonts w:ascii="Times" w:hAnsi="Times"/>
          <w:lang w:val="en-US"/>
        </w:rPr>
        <w:t xml:space="preserve">he road </w:t>
      </w:r>
      <w:del w:id="281" w:author="Jordon Beijing" w:date="2020-09-06T12:17:00Z">
        <w:r w:rsidRPr="00D600F1" w:rsidDel="009E59BA">
          <w:rPr>
            <w:rFonts w:ascii="Times" w:hAnsi="Times"/>
            <w:lang w:val="en-US"/>
          </w:rPr>
          <w:delText xml:space="preserve">is </w:delText>
        </w:r>
      </w:del>
      <w:ins w:id="282" w:author="Jordon Beijing" w:date="2020-09-06T12:17:00Z">
        <w:r w:rsidR="009E59BA">
          <w:rPr>
            <w:rFonts w:ascii="Times" w:hAnsi="Times"/>
            <w:lang w:val="en-US"/>
          </w:rPr>
          <w:t>was</w:t>
        </w:r>
        <w:r w:rsidR="009E59BA" w:rsidRPr="00D600F1">
          <w:rPr>
            <w:rFonts w:ascii="Times" w:hAnsi="Times"/>
            <w:lang w:val="en-US"/>
          </w:rPr>
          <w:t xml:space="preserve"> </w:t>
        </w:r>
      </w:ins>
      <w:r w:rsidRPr="00D600F1">
        <w:rPr>
          <w:rFonts w:ascii="Times" w:hAnsi="Times"/>
          <w:lang w:val="en-US"/>
        </w:rPr>
        <w:t xml:space="preserve">full of stones, so we all walked carefully. The night </w:t>
      </w:r>
      <w:ins w:id="283" w:author="Jordon Beijing" w:date="2020-09-06T12:18:00Z">
        <w:r w:rsidR="009E59BA">
          <w:rPr>
            <w:rFonts w:ascii="Times" w:hAnsi="Times"/>
            <w:lang w:val="en-US"/>
          </w:rPr>
          <w:t xml:space="preserve">we </w:t>
        </w:r>
      </w:ins>
      <w:r w:rsidRPr="00D600F1">
        <w:rPr>
          <w:rFonts w:ascii="Times" w:hAnsi="Times"/>
          <w:lang w:val="en-US"/>
        </w:rPr>
        <w:t xml:space="preserve">spent there was peaceful, and we all </w:t>
      </w:r>
      <w:del w:id="284" w:author="Jordon Beijing" w:date="2020-09-06T12:18:00Z">
        <w:r w:rsidRPr="00D600F1" w:rsidDel="009E59BA">
          <w:rPr>
            <w:rFonts w:ascii="Times" w:hAnsi="Times"/>
            <w:lang w:val="en-US"/>
          </w:rPr>
          <w:delText xml:space="preserve">have </w:delText>
        </w:r>
      </w:del>
      <w:ins w:id="285" w:author="Jordon Beijing" w:date="2020-09-06T12:18:00Z">
        <w:r w:rsidR="009E59BA">
          <w:rPr>
            <w:rFonts w:ascii="Times" w:hAnsi="Times"/>
            <w:lang w:val="en-US"/>
          </w:rPr>
          <w:t>had</w:t>
        </w:r>
        <w:r w:rsidR="009E59BA" w:rsidRPr="00D600F1">
          <w:rPr>
            <w:rFonts w:ascii="Times" w:hAnsi="Times"/>
            <w:lang w:val="en-US"/>
          </w:rPr>
          <w:t xml:space="preserve"> </w:t>
        </w:r>
      </w:ins>
      <w:r w:rsidRPr="00D600F1">
        <w:rPr>
          <w:rFonts w:ascii="Times" w:hAnsi="Times"/>
          <w:lang w:val="en-US"/>
        </w:rPr>
        <w:t>a great night.</w:t>
      </w:r>
    </w:p>
    <w:p w14:paraId="7CD4E5F2" w14:textId="5E33E339" w:rsidR="00D600F1" w:rsidRPr="00D600F1" w:rsidRDefault="00D600F1" w:rsidP="006E49E3">
      <w:pPr>
        <w:ind w:firstLine="420"/>
        <w:rPr>
          <w:rFonts w:ascii="Times" w:hAnsi="Times"/>
          <w:lang w:val="en-US"/>
        </w:rPr>
        <w:pPrChange w:id="286" w:author="Jordon Beijing" w:date="2020-09-06T12:49:00Z">
          <w:pPr/>
        </w:pPrChange>
      </w:pPr>
      <w:del w:id="287" w:author="Jordon Beijing" w:date="2020-09-04T11:50:00Z">
        <w:r w:rsidRPr="00D600F1" w:rsidDel="00075754">
          <w:rPr>
            <w:rFonts w:ascii="Times" w:hAnsi="Times"/>
            <w:lang w:val="en-US"/>
          </w:rPr>
          <w:lastRenderedPageBreak/>
          <w:delText xml:space="preserve">          </w:delText>
        </w:r>
      </w:del>
      <w:r w:rsidRPr="00D600F1">
        <w:rPr>
          <w:rFonts w:ascii="Times" w:hAnsi="Times"/>
          <w:lang w:val="en-US"/>
        </w:rPr>
        <w:t>The next morning came very quickly. We</w:t>
      </w:r>
      <w:ins w:id="288" w:author="Jordon Beijing" w:date="2020-09-06T12:18:00Z">
        <w:r w:rsidR="009E59BA">
          <w:rPr>
            <w:rFonts w:ascii="Times" w:hAnsi="Times"/>
            <w:lang w:val="en-US"/>
          </w:rPr>
          <w:t xml:space="preserve"> all</w:t>
        </w:r>
      </w:ins>
      <w:r w:rsidRPr="00D600F1">
        <w:rPr>
          <w:rFonts w:ascii="Times" w:hAnsi="Times"/>
          <w:lang w:val="en-US"/>
        </w:rPr>
        <w:t xml:space="preserve"> packed up and left </w:t>
      </w:r>
      <w:del w:id="289" w:author="Jordon Beijing" w:date="2020-09-06T12:18:00Z">
        <w:r w:rsidRPr="00D600F1" w:rsidDel="009E59BA">
          <w:rPr>
            <w:rFonts w:ascii="Times" w:hAnsi="Times"/>
            <w:lang w:val="en-US"/>
          </w:rPr>
          <w:delText xml:space="preserve">at </w:delText>
        </w:r>
      </w:del>
      <w:ins w:id="290" w:author="Jordon Beijing" w:date="2020-09-06T12:18:00Z">
        <w:r w:rsidR="009E59BA">
          <w:rPr>
            <w:rFonts w:ascii="Times" w:hAnsi="Times"/>
            <w:lang w:val="en-US"/>
          </w:rPr>
          <w:t>by</w:t>
        </w:r>
        <w:r w:rsidR="009E59BA" w:rsidRPr="00D600F1">
          <w:rPr>
            <w:rFonts w:ascii="Times" w:hAnsi="Times"/>
            <w:lang w:val="en-US"/>
          </w:rPr>
          <w:t xml:space="preserve"> </w:t>
        </w:r>
      </w:ins>
      <w:del w:id="291" w:author="Jordon Beijing" w:date="2020-09-06T12:18:00Z">
        <w:r w:rsidRPr="00D600F1" w:rsidDel="009E59BA">
          <w:rPr>
            <w:rFonts w:ascii="Times" w:hAnsi="Times"/>
            <w:lang w:val="en-US"/>
          </w:rPr>
          <w:delText>ten</w:delText>
        </w:r>
      </w:del>
      <w:ins w:id="292" w:author="Jordon Beijing" w:date="2020-09-06T12:18:00Z">
        <w:r w:rsidR="009E59BA">
          <w:rPr>
            <w:rFonts w:ascii="Times" w:hAnsi="Times"/>
            <w:lang w:val="en-US"/>
          </w:rPr>
          <w:t>10 a.m.</w:t>
        </w:r>
      </w:ins>
      <w:r w:rsidRPr="00D600F1">
        <w:rPr>
          <w:rFonts w:ascii="Times" w:hAnsi="Times"/>
          <w:lang w:val="en-US"/>
        </w:rPr>
        <w:t>. The bus was noisy, some</w:t>
      </w:r>
      <w:ins w:id="293" w:author="Jordon Beijing" w:date="2020-09-06T12:18:00Z">
        <w:r w:rsidR="009E59BA">
          <w:rPr>
            <w:rFonts w:ascii="Times" w:hAnsi="Times"/>
            <w:lang w:val="en-US"/>
          </w:rPr>
          <w:t xml:space="preserve"> kids</w:t>
        </w:r>
      </w:ins>
      <w:del w:id="294" w:author="Jordon Beijing" w:date="2020-09-06T12:18:00Z">
        <w:r w:rsidRPr="00D600F1" w:rsidDel="009E59BA">
          <w:rPr>
            <w:rFonts w:ascii="Times" w:hAnsi="Times"/>
            <w:lang w:val="en-US"/>
          </w:rPr>
          <w:delText>body</w:delText>
        </w:r>
      </w:del>
      <w:r w:rsidRPr="00D600F1">
        <w:rPr>
          <w:rFonts w:ascii="Times" w:hAnsi="Times"/>
          <w:lang w:val="en-US"/>
        </w:rPr>
        <w:t xml:space="preserve"> </w:t>
      </w:r>
      <w:del w:id="295" w:author="Jordon Beijing" w:date="2020-09-06T12:18:00Z">
        <w:r w:rsidRPr="00D600F1" w:rsidDel="009E59BA">
          <w:rPr>
            <w:rFonts w:ascii="Times" w:hAnsi="Times"/>
            <w:lang w:val="en-US"/>
          </w:rPr>
          <w:delText xml:space="preserve">was </w:delText>
        </w:r>
      </w:del>
      <w:ins w:id="296" w:author="Jordon Beijing" w:date="2020-09-06T12:18:00Z">
        <w:r w:rsidR="009E59BA">
          <w:rPr>
            <w:rFonts w:ascii="Times" w:hAnsi="Times"/>
            <w:lang w:val="en-US"/>
          </w:rPr>
          <w:t>were</w:t>
        </w:r>
        <w:r w:rsidR="009E59BA" w:rsidRPr="00D600F1">
          <w:rPr>
            <w:rFonts w:ascii="Times" w:hAnsi="Times"/>
            <w:lang w:val="en-US"/>
          </w:rPr>
          <w:t xml:space="preserve"> </w:t>
        </w:r>
      </w:ins>
      <w:r w:rsidRPr="00D600F1">
        <w:rPr>
          <w:rFonts w:ascii="Times" w:hAnsi="Times"/>
          <w:lang w:val="en-US"/>
        </w:rPr>
        <w:t>excited</w:t>
      </w:r>
      <w:del w:id="297" w:author="Jordon Beijing" w:date="2020-09-06T12:19:00Z">
        <w:r w:rsidRPr="00D600F1" w:rsidDel="009E59BA">
          <w:rPr>
            <w:rFonts w:ascii="Times" w:hAnsi="Times"/>
            <w:lang w:val="en-US"/>
          </w:rPr>
          <w:delText>,</w:delText>
        </w:r>
      </w:del>
      <w:r w:rsidRPr="00D600F1">
        <w:rPr>
          <w:rFonts w:ascii="Times" w:hAnsi="Times"/>
          <w:lang w:val="en-US"/>
        </w:rPr>
        <w:t xml:space="preserve"> and some</w:t>
      </w:r>
      <w:ins w:id="298" w:author="Jordon Beijing" w:date="2020-09-06T12:18:00Z">
        <w:r w:rsidR="009E59BA">
          <w:rPr>
            <w:rFonts w:ascii="Times" w:hAnsi="Times"/>
            <w:lang w:val="en-US"/>
          </w:rPr>
          <w:t xml:space="preserve"> kids</w:t>
        </w:r>
      </w:ins>
      <w:del w:id="299" w:author="Jordon Beijing" w:date="2020-09-06T12:18:00Z">
        <w:r w:rsidRPr="00D600F1" w:rsidDel="009E59BA">
          <w:rPr>
            <w:rFonts w:ascii="Times" w:hAnsi="Times"/>
            <w:lang w:val="en-US"/>
          </w:rPr>
          <w:delText>body</w:delText>
        </w:r>
      </w:del>
      <w:r w:rsidRPr="00D600F1">
        <w:rPr>
          <w:rFonts w:ascii="Times" w:hAnsi="Times"/>
          <w:lang w:val="en-US"/>
        </w:rPr>
        <w:t xml:space="preserve"> fell asleep. I was excited and talked to my friend about the facility and the bonfire party we had yesterday. After we arrive to our school, we </w:t>
      </w:r>
      <w:del w:id="300" w:author="Jordon Beijing" w:date="2020-09-06T12:19:00Z">
        <w:r w:rsidRPr="00D600F1" w:rsidDel="009E59BA">
          <w:rPr>
            <w:rFonts w:ascii="Times" w:hAnsi="Times"/>
            <w:lang w:val="en-US"/>
          </w:rPr>
          <w:delText xml:space="preserve">had </w:delText>
        </w:r>
      </w:del>
      <w:ins w:id="301" w:author="Jordon Beijing" w:date="2020-09-06T12:19:00Z">
        <w:r w:rsidR="009E59BA">
          <w:rPr>
            <w:rFonts w:ascii="Times" w:hAnsi="Times"/>
            <w:lang w:val="en-US"/>
          </w:rPr>
          <w:t>watch</w:t>
        </w:r>
        <w:r w:rsidR="009E59BA" w:rsidRPr="00D600F1">
          <w:rPr>
            <w:rFonts w:ascii="Times" w:hAnsi="Times"/>
            <w:lang w:val="en-US"/>
          </w:rPr>
          <w:t xml:space="preserve"> </w:t>
        </w:r>
      </w:ins>
      <w:r w:rsidRPr="00D600F1">
        <w:rPr>
          <w:rFonts w:ascii="Times" w:hAnsi="Times"/>
          <w:lang w:val="en-US"/>
        </w:rPr>
        <w:t>a movie with our lunch</w:t>
      </w:r>
      <w:ins w:id="302" w:author="Jordon Beijing" w:date="2020-09-06T12:19:00Z">
        <w:r w:rsidR="009E59BA">
          <w:rPr>
            <w:rFonts w:ascii="Times" w:hAnsi="Times"/>
            <w:lang w:val="en-US"/>
          </w:rPr>
          <w:t>,</w:t>
        </w:r>
      </w:ins>
      <w:del w:id="303" w:author="Jordon Beijing" w:date="2020-09-06T12:19:00Z">
        <w:r w:rsidRPr="00D600F1" w:rsidDel="009E59BA">
          <w:rPr>
            <w:rFonts w:ascii="Times" w:hAnsi="Times"/>
            <w:lang w:val="en-US"/>
          </w:rPr>
          <w:delText>,</w:delText>
        </w:r>
      </w:del>
      <w:r w:rsidRPr="00D600F1">
        <w:rPr>
          <w:rFonts w:ascii="Times" w:hAnsi="Times"/>
          <w:lang w:val="en-US"/>
        </w:rPr>
        <w:t xml:space="preserve"> </w:t>
      </w:r>
      <w:del w:id="304" w:author="Jordon Beijing" w:date="2020-09-06T12:19:00Z">
        <w:r w:rsidRPr="00D600F1" w:rsidDel="009E59BA">
          <w:rPr>
            <w:rFonts w:ascii="Times" w:hAnsi="Times"/>
            <w:lang w:val="en-US"/>
          </w:rPr>
          <w:delText xml:space="preserve">and </w:delText>
        </w:r>
      </w:del>
      <w:ins w:id="305" w:author="Jordon Beijing" w:date="2020-09-06T12:19:00Z">
        <w:r w:rsidR="009E59BA">
          <w:rPr>
            <w:rFonts w:ascii="Times" w:hAnsi="Times"/>
            <w:lang w:val="en-US"/>
          </w:rPr>
          <w:t>then</w:t>
        </w:r>
        <w:r w:rsidR="009E59BA" w:rsidRPr="00D600F1">
          <w:rPr>
            <w:rFonts w:ascii="Times" w:hAnsi="Times"/>
            <w:lang w:val="en-US"/>
          </w:rPr>
          <w:t xml:space="preserve"> </w:t>
        </w:r>
      </w:ins>
      <w:r w:rsidRPr="00D600F1">
        <w:rPr>
          <w:rFonts w:ascii="Times" w:hAnsi="Times"/>
          <w:lang w:val="en-US"/>
        </w:rPr>
        <w:t xml:space="preserve">we </w:t>
      </w:r>
      <w:ins w:id="306" w:author="Jordon Beijing" w:date="2020-09-06T12:19:00Z">
        <w:r w:rsidR="009E59BA">
          <w:rPr>
            <w:rFonts w:ascii="Times" w:hAnsi="Times"/>
            <w:lang w:val="en-US"/>
          </w:rPr>
          <w:t xml:space="preserve">all </w:t>
        </w:r>
      </w:ins>
      <w:del w:id="307" w:author="Jordon Beijing" w:date="2020-09-06T12:19:00Z">
        <w:r w:rsidRPr="00D600F1" w:rsidDel="009E59BA">
          <w:rPr>
            <w:rFonts w:ascii="Times" w:hAnsi="Times"/>
            <w:lang w:val="en-US"/>
          </w:rPr>
          <w:delText xml:space="preserve">go </w:delText>
        </w:r>
      </w:del>
      <w:ins w:id="308" w:author="Jordon Beijing" w:date="2020-09-06T12:19:00Z">
        <w:r w:rsidR="009E59BA">
          <w:rPr>
            <w:rFonts w:ascii="Times" w:hAnsi="Times"/>
            <w:lang w:val="en-US"/>
          </w:rPr>
          <w:t>went</w:t>
        </w:r>
        <w:r w:rsidR="009E59BA" w:rsidRPr="00D600F1">
          <w:rPr>
            <w:rFonts w:ascii="Times" w:hAnsi="Times"/>
            <w:lang w:val="en-US"/>
          </w:rPr>
          <w:t xml:space="preserve"> </w:t>
        </w:r>
      </w:ins>
      <w:r w:rsidRPr="00D600F1">
        <w:rPr>
          <w:rFonts w:ascii="Times" w:hAnsi="Times"/>
          <w:lang w:val="en-US"/>
        </w:rPr>
        <w:t>home at 3 p.m.</w:t>
      </w:r>
    </w:p>
    <w:p w14:paraId="59604134" w14:textId="67E0CFA5" w:rsidR="00166FB7" w:rsidRDefault="00D600F1" w:rsidP="006E49E3">
      <w:pPr>
        <w:ind w:firstLine="420"/>
        <w:rPr>
          <w:rFonts w:ascii="Times" w:hAnsi="Times"/>
          <w:lang w:val="en-US"/>
        </w:rPr>
        <w:pPrChange w:id="309" w:author="Jordon Beijing" w:date="2020-09-06T12:49:00Z">
          <w:pPr/>
        </w:pPrChange>
      </w:pPr>
      <w:del w:id="310" w:author="Jordon Beijing" w:date="2020-09-04T11:50:00Z">
        <w:r w:rsidRPr="00D600F1" w:rsidDel="00075754">
          <w:rPr>
            <w:rFonts w:ascii="Times" w:hAnsi="Times"/>
            <w:lang w:val="en-US"/>
          </w:rPr>
          <w:delText xml:space="preserve">         </w:delText>
        </w:r>
      </w:del>
      <w:r w:rsidRPr="00D600F1">
        <w:rPr>
          <w:rFonts w:ascii="Times" w:hAnsi="Times"/>
          <w:lang w:val="en-US"/>
        </w:rPr>
        <w:t xml:space="preserve">That day </w:t>
      </w:r>
      <w:del w:id="311" w:author="Jordon Beijing" w:date="2020-09-06T12:19:00Z">
        <w:r w:rsidRPr="00D600F1" w:rsidDel="009E59BA">
          <w:rPr>
            <w:rFonts w:ascii="Times" w:hAnsi="Times"/>
            <w:lang w:val="en-US"/>
          </w:rPr>
          <w:delText xml:space="preserve">is </w:delText>
        </w:r>
      </w:del>
      <w:ins w:id="312" w:author="Jordon Beijing" w:date="2020-09-06T12:19:00Z">
        <w:r w:rsidR="009E59BA">
          <w:rPr>
            <w:rFonts w:ascii="Times" w:hAnsi="Times"/>
            <w:lang w:val="en-US"/>
          </w:rPr>
          <w:t>was</w:t>
        </w:r>
        <w:r w:rsidR="009E59BA" w:rsidRPr="00D600F1">
          <w:rPr>
            <w:rFonts w:ascii="Times" w:hAnsi="Times"/>
            <w:lang w:val="en-US"/>
          </w:rPr>
          <w:t xml:space="preserve"> </w:t>
        </w:r>
      </w:ins>
      <w:r w:rsidRPr="00D600F1">
        <w:rPr>
          <w:rFonts w:ascii="Times" w:hAnsi="Times"/>
          <w:lang w:val="en-US"/>
        </w:rPr>
        <w:t>my favorite field trip</w:t>
      </w:r>
      <w:ins w:id="313" w:author="Jordon Beijing" w:date="2020-09-06T12:19:00Z">
        <w:r w:rsidR="009E59BA">
          <w:rPr>
            <w:rFonts w:ascii="Times" w:hAnsi="Times"/>
            <w:lang w:val="en-US"/>
          </w:rPr>
          <w:t>.</w:t>
        </w:r>
      </w:ins>
      <w:del w:id="314" w:author="Jordon Beijing" w:date="2020-09-06T12:19:00Z">
        <w:r w:rsidRPr="00D600F1" w:rsidDel="009E59BA">
          <w:rPr>
            <w:rFonts w:ascii="Times" w:hAnsi="Times"/>
            <w:lang w:val="en-US"/>
          </w:rPr>
          <w:delText>,</w:delText>
        </w:r>
      </w:del>
      <w:r w:rsidRPr="00D600F1">
        <w:rPr>
          <w:rFonts w:ascii="Times" w:hAnsi="Times"/>
          <w:lang w:val="en-US"/>
        </w:rPr>
        <w:t xml:space="preserve"> </w:t>
      </w:r>
      <w:ins w:id="315" w:author="Jordon Beijing" w:date="2020-09-06T12:19:00Z">
        <w:r w:rsidR="009E59BA">
          <w:rPr>
            <w:rFonts w:ascii="Times" w:hAnsi="Times"/>
            <w:lang w:val="en-US"/>
          </w:rPr>
          <w:t>M</w:t>
        </w:r>
      </w:ins>
      <w:del w:id="316" w:author="Jordon Beijing" w:date="2020-09-06T12:19:00Z">
        <w:r w:rsidRPr="00D600F1" w:rsidDel="009E59BA">
          <w:rPr>
            <w:rFonts w:ascii="Times" w:hAnsi="Times"/>
            <w:lang w:val="en-US"/>
          </w:rPr>
          <w:delText>m</w:delText>
        </w:r>
      </w:del>
      <w:r w:rsidRPr="00D600F1">
        <w:rPr>
          <w:rFonts w:ascii="Times" w:hAnsi="Times"/>
          <w:lang w:val="en-US"/>
        </w:rPr>
        <w:t xml:space="preserve">y classmates all felt wonderful and wanted to </w:t>
      </w:r>
      <w:del w:id="317" w:author="Jordon Beijing" w:date="2020-09-06T12:19:00Z">
        <w:r w:rsidRPr="00D600F1" w:rsidDel="009E59BA">
          <w:rPr>
            <w:rFonts w:ascii="Times" w:hAnsi="Times"/>
            <w:lang w:val="en-US"/>
          </w:rPr>
          <w:delText xml:space="preserve">have </w:delText>
        </w:r>
      </w:del>
      <w:ins w:id="318" w:author="Jordon Beijing" w:date="2020-09-06T12:19:00Z">
        <w:r w:rsidR="009E59BA">
          <w:rPr>
            <w:rFonts w:ascii="Times" w:hAnsi="Times"/>
            <w:lang w:val="en-US"/>
          </w:rPr>
          <w:t>do</w:t>
        </w:r>
        <w:r w:rsidR="009E59BA" w:rsidRPr="00D600F1">
          <w:rPr>
            <w:rFonts w:ascii="Times" w:hAnsi="Times"/>
            <w:lang w:val="en-US"/>
          </w:rPr>
          <w:t xml:space="preserve"> </w:t>
        </w:r>
      </w:ins>
      <w:r w:rsidRPr="00D600F1">
        <w:rPr>
          <w:rFonts w:ascii="Times" w:hAnsi="Times"/>
          <w:lang w:val="en-US"/>
        </w:rPr>
        <w:t xml:space="preserve">it again, and so </w:t>
      </w:r>
      <w:del w:id="319" w:author="Jordon Beijing" w:date="2020-09-06T12:19:00Z">
        <w:r w:rsidRPr="00D600F1" w:rsidDel="009E59BA">
          <w:rPr>
            <w:rFonts w:ascii="Times" w:hAnsi="Times"/>
            <w:lang w:val="en-US"/>
          </w:rPr>
          <w:delText xml:space="preserve">do </w:delText>
        </w:r>
      </w:del>
      <w:ins w:id="320" w:author="Jordon Beijing" w:date="2020-09-06T12:19:00Z">
        <w:r w:rsidR="009E59BA">
          <w:rPr>
            <w:rFonts w:ascii="Times" w:hAnsi="Times"/>
            <w:lang w:val="en-US"/>
          </w:rPr>
          <w:t>did</w:t>
        </w:r>
        <w:r w:rsidR="009E59BA" w:rsidRPr="00D600F1">
          <w:rPr>
            <w:rFonts w:ascii="Times" w:hAnsi="Times"/>
            <w:lang w:val="en-US"/>
          </w:rPr>
          <w:t xml:space="preserve"> </w:t>
        </w:r>
      </w:ins>
      <w:r w:rsidRPr="00D600F1">
        <w:rPr>
          <w:rFonts w:ascii="Times" w:hAnsi="Times"/>
          <w:lang w:val="en-US"/>
        </w:rPr>
        <w:t>I. I really love heights</w:t>
      </w:r>
      <w:del w:id="321" w:author="Jordon Beijing" w:date="2020-09-06T12:20:00Z">
        <w:r w:rsidRPr="00D600F1" w:rsidDel="009E59BA">
          <w:rPr>
            <w:rFonts w:ascii="Times" w:hAnsi="Times"/>
            <w:lang w:val="en-US"/>
          </w:rPr>
          <w:delText>,</w:delText>
        </w:r>
      </w:del>
      <w:r w:rsidRPr="00D600F1">
        <w:rPr>
          <w:rFonts w:ascii="Times" w:hAnsi="Times"/>
          <w:lang w:val="en-US"/>
        </w:rPr>
        <w:t xml:space="preserve"> because when I stand on </w:t>
      </w:r>
      <w:del w:id="322" w:author="Jordon Beijing" w:date="2020-09-06T12:20:00Z">
        <w:r w:rsidRPr="00D600F1" w:rsidDel="009E59BA">
          <w:rPr>
            <w:rFonts w:ascii="Times" w:hAnsi="Times"/>
            <w:lang w:val="en-US"/>
          </w:rPr>
          <w:delText xml:space="preserve">the </w:delText>
        </w:r>
      </w:del>
      <w:ins w:id="323" w:author="Jordon Beijing" w:date="2020-09-06T12:20:00Z">
        <w:r w:rsidR="009E59BA">
          <w:rPr>
            <w:rFonts w:ascii="Times" w:hAnsi="Times"/>
            <w:lang w:val="en-US"/>
          </w:rPr>
          <w:t>a</w:t>
        </w:r>
        <w:r w:rsidR="009E59BA" w:rsidRPr="00D600F1">
          <w:rPr>
            <w:rFonts w:ascii="Times" w:hAnsi="Times"/>
            <w:lang w:val="en-US"/>
          </w:rPr>
          <w:t xml:space="preserve"> </w:t>
        </w:r>
      </w:ins>
      <w:r w:rsidRPr="00D600F1">
        <w:rPr>
          <w:rFonts w:ascii="Times" w:hAnsi="Times"/>
          <w:lang w:val="en-US"/>
        </w:rPr>
        <w:t>high place</w:t>
      </w:r>
      <w:del w:id="324" w:author="Jordon Beijing" w:date="2020-09-06T12:20:00Z">
        <w:r w:rsidRPr="00D600F1" w:rsidDel="009E59BA">
          <w:rPr>
            <w:rFonts w:ascii="Times" w:hAnsi="Times"/>
            <w:lang w:val="en-US"/>
          </w:rPr>
          <w:delText>;</w:delText>
        </w:r>
      </w:del>
      <w:r w:rsidRPr="00D600F1">
        <w:rPr>
          <w:rFonts w:ascii="Times" w:hAnsi="Times"/>
          <w:lang w:val="en-US"/>
        </w:rPr>
        <w:t xml:space="preserve"> I </w:t>
      </w:r>
      <w:del w:id="325" w:author="Jordon Beijing" w:date="2020-09-06T12:20:00Z">
        <w:r w:rsidRPr="00D600F1" w:rsidDel="009E59BA">
          <w:rPr>
            <w:rFonts w:ascii="Times" w:hAnsi="Times"/>
            <w:lang w:val="en-US"/>
          </w:rPr>
          <w:delText xml:space="preserve">could </w:delText>
        </w:r>
      </w:del>
      <w:ins w:id="326" w:author="Jordon Beijing" w:date="2020-09-06T12:20:00Z">
        <w:r w:rsidR="009E59BA">
          <w:rPr>
            <w:rFonts w:ascii="Times" w:hAnsi="Times"/>
            <w:lang w:val="en-US"/>
          </w:rPr>
          <w:t>can</w:t>
        </w:r>
        <w:r w:rsidR="009E59BA" w:rsidRPr="00D600F1">
          <w:rPr>
            <w:rFonts w:ascii="Times" w:hAnsi="Times"/>
            <w:lang w:val="en-US"/>
          </w:rPr>
          <w:t xml:space="preserve"> </w:t>
        </w:r>
      </w:ins>
      <w:r w:rsidRPr="00D600F1">
        <w:rPr>
          <w:rFonts w:ascii="Times" w:hAnsi="Times"/>
          <w:lang w:val="en-US"/>
        </w:rPr>
        <w:t xml:space="preserve">feel the wind and overlook all the things down </w:t>
      </w:r>
      <w:del w:id="327" w:author="Jordon Beijing" w:date="2020-09-06T12:20:00Z">
        <w:r w:rsidRPr="00D600F1" w:rsidDel="009E59BA">
          <w:rPr>
            <w:rFonts w:ascii="Times" w:hAnsi="Times"/>
            <w:lang w:val="en-US"/>
          </w:rPr>
          <w:delText>there</w:delText>
        </w:r>
      </w:del>
      <w:ins w:id="328" w:author="Jordon Beijing" w:date="2020-09-06T12:20:00Z">
        <w:r w:rsidR="009E59BA">
          <w:rPr>
            <w:rFonts w:ascii="Times" w:hAnsi="Times"/>
            <w:lang w:val="en-US"/>
          </w:rPr>
          <w:t>below</w:t>
        </w:r>
      </w:ins>
      <w:r w:rsidRPr="00D600F1">
        <w:rPr>
          <w:rFonts w:ascii="Times" w:hAnsi="Times"/>
          <w:lang w:val="en-US"/>
        </w:rPr>
        <w:t xml:space="preserve">, like </w:t>
      </w:r>
      <w:ins w:id="329" w:author="Jordon Beijing" w:date="2020-09-06T12:20:00Z">
        <w:r w:rsidR="009E59BA">
          <w:rPr>
            <w:rFonts w:ascii="Times" w:hAnsi="Times"/>
            <w:lang w:val="en-US"/>
          </w:rPr>
          <w:t xml:space="preserve">the </w:t>
        </w:r>
      </w:ins>
      <w:r w:rsidRPr="00D600F1">
        <w:rPr>
          <w:rFonts w:ascii="Times" w:hAnsi="Times"/>
          <w:lang w:val="en-US"/>
        </w:rPr>
        <w:t>city, forest</w:t>
      </w:r>
      <w:del w:id="330" w:author="Jordon Beijing" w:date="2020-09-06T12:20:00Z">
        <w:r w:rsidRPr="00D600F1" w:rsidDel="009E59BA">
          <w:rPr>
            <w:rFonts w:ascii="Times" w:hAnsi="Times"/>
            <w:lang w:val="en-US"/>
          </w:rPr>
          <w:delText>,</w:delText>
        </w:r>
      </w:del>
      <w:r w:rsidRPr="00D600F1">
        <w:rPr>
          <w:rFonts w:ascii="Times" w:hAnsi="Times"/>
          <w:lang w:val="en-US"/>
        </w:rPr>
        <w:t xml:space="preserve"> and ocean. I could spend all day on the mountain. So that’s why I feel that </w:t>
      </w:r>
      <w:ins w:id="331" w:author="Jordon Beijing" w:date="2020-09-06T12:21:00Z">
        <w:r w:rsidR="009E59BA">
          <w:rPr>
            <w:rFonts w:ascii="Times" w:hAnsi="Times"/>
            <w:lang w:val="en-US"/>
          </w:rPr>
          <w:t xml:space="preserve">that </w:t>
        </w:r>
      </w:ins>
      <w:r w:rsidRPr="00D600F1">
        <w:rPr>
          <w:rFonts w:ascii="Times" w:hAnsi="Times"/>
          <w:lang w:val="en-US"/>
        </w:rPr>
        <w:t>field trip was the craziest day in my life.</w:t>
      </w:r>
    </w:p>
    <w:p w14:paraId="77B5B42B" w14:textId="10CDC32B" w:rsidR="007A4CFC" w:rsidRDefault="007A4CFC">
      <w:pPr>
        <w:rPr>
          <w:ins w:id="332" w:author="Jordon Beijing" w:date="2020-09-04T10:35:00Z"/>
          <w:rFonts w:ascii="Times" w:hAnsi="Times"/>
          <w:lang w:val="en-US"/>
        </w:rPr>
      </w:pPr>
    </w:p>
    <w:p w14:paraId="40C511AD" w14:textId="5925E9DA" w:rsidR="007A4CFC" w:rsidRDefault="004C4567">
      <w:pPr>
        <w:rPr>
          <w:ins w:id="333" w:author="Jordon Beijing" w:date="2020-09-04T10:35:00Z"/>
          <w:rFonts w:ascii="Times" w:hAnsi="Times"/>
          <w:lang w:val="en-US"/>
        </w:rPr>
      </w:pPr>
      <w:ins w:id="334" w:author="Jordon Beijing" w:date="2020-09-04T12:04:00Z">
        <w:r w:rsidRPr="009E59BA">
          <w:rPr>
            <w:rFonts w:ascii="Times" w:hAnsi="Times"/>
            <w:lang w:val="en-US"/>
            <w:rPrChange w:id="335" w:author="Jordon Beijing" w:date="2020-09-06T12:22:00Z">
              <w:rPr>
                <w:rFonts w:ascii="Times" w:hAnsi="Times"/>
                <w:lang w:val="en-US"/>
              </w:rPr>
            </w:rPrChange>
          </w:rPr>
          <w:t>Word Count:</w:t>
        </w:r>
      </w:ins>
      <w:ins w:id="336" w:author="Jordon Beijing" w:date="2020-09-04T12:22:00Z">
        <w:r w:rsidR="00D43C89" w:rsidRPr="009E59BA">
          <w:rPr>
            <w:rFonts w:ascii="Times" w:hAnsi="Times"/>
            <w:lang w:val="en-US"/>
            <w:rPrChange w:id="337" w:author="Jordon Beijing" w:date="2020-09-06T12:22:00Z">
              <w:rPr>
                <w:rFonts w:ascii="Times" w:hAnsi="Times"/>
                <w:highlight w:val="yellow"/>
                <w:lang w:val="en-US"/>
              </w:rPr>
            </w:rPrChange>
          </w:rPr>
          <w:t xml:space="preserve"> 8</w:t>
        </w:r>
      </w:ins>
      <w:ins w:id="338" w:author="Jordon Beijing" w:date="2020-09-06T12:22:00Z">
        <w:r w:rsidR="009E59BA" w:rsidRPr="009E59BA">
          <w:rPr>
            <w:rFonts w:ascii="Times" w:hAnsi="Times"/>
            <w:lang w:val="en-US"/>
            <w:rPrChange w:id="339" w:author="Jordon Beijing" w:date="2020-09-06T12:22:00Z">
              <w:rPr>
                <w:rFonts w:ascii="Times" w:hAnsi="Times"/>
                <w:highlight w:val="yellow"/>
                <w:lang w:val="en-US"/>
              </w:rPr>
            </w:rPrChange>
          </w:rPr>
          <w:t>58</w:t>
        </w:r>
      </w:ins>
    </w:p>
    <w:p w14:paraId="417B1204" w14:textId="296EEA7D" w:rsidR="007A4CFC" w:rsidRDefault="007A4CFC">
      <w:pPr>
        <w:rPr>
          <w:ins w:id="340" w:author="Jordon Beijing" w:date="2020-09-04T10:35:00Z"/>
          <w:rFonts w:ascii="Times" w:hAnsi="Times"/>
          <w:lang w:val="en-US"/>
        </w:rPr>
      </w:pPr>
    </w:p>
    <w:p w14:paraId="1F267862" w14:textId="21E4F935" w:rsidR="007A4CFC" w:rsidRDefault="007A4CFC">
      <w:pPr>
        <w:rPr>
          <w:ins w:id="341" w:author="Jordon Beijing" w:date="2020-09-04T10:35:00Z"/>
          <w:rFonts w:ascii="Times" w:hAnsi="Times"/>
          <w:lang w:val="en-US"/>
        </w:rPr>
      </w:pPr>
    </w:p>
    <w:p w14:paraId="6839232B" w14:textId="73071C4F" w:rsidR="007A4CFC" w:rsidRDefault="007A4CFC">
      <w:pPr>
        <w:rPr>
          <w:ins w:id="342" w:author="Jordon Beijing" w:date="2020-09-04T10:35:00Z"/>
          <w:rFonts w:ascii="Times" w:hAnsi="Times"/>
          <w:lang w:val="en-US"/>
        </w:rPr>
      </w:pPr>
    </w:p>
    <w:p w14:paraId="72D5EDEB" w14:textId="14154DE1" w:rsidR="007A4CFC" w:rsidRDefault="007A4CFC">
      <w:pPr>
        <w:rPr>
          <w:ins w:id="343" w:author="Jordon Beijing" w:date="2020-09-04T10:35:00Z"/>
          <w:rFonts w:ascii="Times" w:hAnsi="Times"/>
          <w:lang w:val="en-US"/>
        </w:rPr>
      </w:pPr>
    </w:p>
    <w:p w14:paraId="10596DCF" w14:textId="51D65319" w:rsidR="007A4CFC" w:rsidRDefault="007A4CFC">
      <w:pPr>
        <w:rPr>
          <w:ins w:id="344" w:author="Jordon Beijing" w:date="2020-09-04T10:35:00Z"/>
          <w:rFonts w:ascii="Times" w:hAnsi="Times"/>
          <w:lang w:val="en-US"/>
        </w:rPr>
      </w:pPr>
    </w:p>
    <w:p w14:paraId="263EC910" w14:textId="51B442A1" w:rsidR="007A4CFC" w:rsidRDefault="007A4CFC">
      <w:pPr>
        <w:rPr>
          <w:ins w:id="345" w:author="Jordon Beijing" w:date="2020-09-04T10:35:00Z"/>
          <w:rFonts w:ascii="Times" w:hAnsi="Times"/>
          <w:lang w:val="en-US"/>
        </w:rPr>
      </w:pPr>
    </w:p>
    <w:p w14:paraId="0B6CEFD6" w14:textId="6D3993F2" w:rsidR="007A4CFC" w:rsidRDefault="007A4CFC">
      <w:pPr>
        <w:rPr>
          <w:ins w:id="346" w:author="Jordon Beijing" w:date="2020-09-04T10:35:00Z"/>
          <w:rFonts w:ascii="Times" w:hAnsi="Times"/>
          <w:lang w:val="en-US"/>
        </w:rPr>
      </w:pPr>
    </w:p>
    <w:p w14:paraId="54ED9563" w14:textId="3988D527" w:rsidR="007A4CFC" w:rsidRDefault="007A4CFC">
      <w:pPr>
        <w:rPr>
          <w:ins w:id="347" w:author="Jordon Beijing" w:date="2020-09-04T10:35:00Z"/>
          <w:rFonts w:ascii="Times" w:hAnsi="Times"/>
          <w:lang w:val="en-US"/>
        </w:rPr>
      </w:pPr>
    </w:p>
    <w:p w14:paraId="5165F902" w14:textId="500E9246" w:rsidR="007A4CFC" w:rsidRDefault="007A4CFC">
      <w:pPr>
        <w:rPr>
          <w:ins w:id="348" w:author="Jordon Beijing" w:date="2020-09-04T10:35:00Z"/>
          <w:rFonts w:ascii="Times" w:hAnsi="Times"/>
          <w:lang w:val="en-US"/>
        </w:rPr>
      </w:pPr>
    </w:p>
    <w:p w14:paraId="5A0E6B62" w14:textId="763A7447" w:rsidR="007A4CFC" w:rsidRDefault="007A4CFC">
      <w:pPr>
        <w:rPr>
          <w:ins w:id="349" w:author="Jordon Beijing" w:date="2020-09-04T10:35:00Z"/>
          <w:rFonts w:ascii="Times" w:hAnsi="Times"/>
          <w:lang w:val="en-US"/>
        </w:rPr>
      </w:pPr>
    </w:p>
    <w:p w14:paraId="3B8BB44A" w14:textId="79905551" w:rsidR="007A4CFC" w:rsidRDefault="007A4CFC">
      <w:pPr>
        <w:rPr>
          <w:ins w:id="350" w:author="Jordon Beijing" w:date="2020-09-04T10:35:00Z"/>
          <w:rFonts w:ascii="Times" w:hAnsi="Times"/>
          <w:lang w:val="en-US"/>
        </w:rPr>
      </w:pPr>
    </w:p>
    <w:p w14:paraId="31260DD8" w14:textId="1BEDF668" w:rsidR="007A4CFC" w:rsidRDefault="007A4CFC">
      <w:pPr>
        <w:rPr>
          <w:ins w:id="351" w:author="Jordon Beijing" w:date="2020-09-04T10:35:00Z"/>
          <w:rFonts w:ascii="Times" w:hAnsi="Times"/>
          <w:lang w:val="en-US"/>
        </w:rPr>
      </w:pPr>
    </w:p>
    <w:p w14:paraId="1312AC94" w14:textId="4E737777" w:rsidR="007A4CFC" w:rsidRDefault="007A4CFC">
      <w:pPr>
        <w:rPr>
          <w:ins w:id="352" w:author="Jordon Beijing" w:date="2020-09-04T10:35:00Z"/>
          <w:rFonts w:ascii="Times" w:hAnsi="Times"/>
          <w:lang w:val="en-US"/>
        </w:rPr>
      </w:pPr>
    </w:p>
    <w:p w14:paraId="3EBAF7EE" w14:textId="25C64E4A" w:rsidR="007A4CFC" w:rsidRDefault="007A4CFC">
      <w:pPr>
        <w:rPr>
          <w:ins w:id="353" w:author="Jordon Beijing" w:date="2020-09-04T10:35:00Z"/>
          <w:rFonts w:ascii="Times" w:hAnsi="Times"/>
          <w:lang w:val="en-US"/>
        </w:rPr>
      </w:pPr>
    </w:p>
    <w:p w14:paraId="43B624C8" w14:textId="3DADD377" w:rsidR="007A4CFC" w:rsidRDefault="007A4CFC">
      <w:pPr>
        <w:rPr>
          <w:ins w:id="354" w:author="Jordon Beijing" w:date="2020-09-04T10:35:00Z"/>
          <w:rFonts w:ascii="Times" w:hAnsi="Times"/>
          <w:lang w:val="en-US"/>
        </w:rPr>
      </w:pPr>
    </w:p>
    <w:p w14:paraId="509648A8" w14:textId="306E395D" w:rsidR="007A4CFC" w:rsidRDefault="007A4CFC">
      <w:pPr>
        <w:rPr>
          <w:ins w:id="355" w:author="Jordon Beijing" w:date="2020-09-04T10:35:00Z"/>
          <w:rFonts w:ascii="Times" w:hAnsi="Times"/>
          <w:lang w:val="en-US"/>
        </w:rPr>
      </w:pPr>
    </w:p>
    <w:p w14:paraId="0F9B6095" w14:textId="56D4E5A8" w:rsidR="007A4CFC" w:rsidRDefault="007A4CFC">
      <w:pPr>
        <w:rPr>
          <w:ins w:id="356" w:author="Jordon Beijing" w:date="2020-09-04T10:35:00Z"/>
          <w:rFonts w:ascii="Times" w:hAnsi="Times"/>
          <w:lang w:val="en-US"/>
        </w:rPr>
      </w:pPr>
    </w:p>
    <w:p w14:paraId="407B3A58" w14:textId="527A136A" w:rsidR="007A4CFC" w:rsidRDefault="007A4CFC">
      <w:pPr>
        <w:rPr>
          <w:ins w:id="357" w:author="Jordon Beijing" w:date="2020-09-04T10:35:00Z"/>
          <w:rFonts w:ascii="Times" w:hAnsi="Times"/>
          <w:lang w:val="en-US"/>
        </w:rPr>
      </w:pPr>
    </w:p>
    <w:p w14:paraId="3047B45B" w14:textId="49DEE1A6" w:rsidR="007A4CFC" w:rsidRDefault="007A4CFC">
      <w:pPr>
        <w:rPr>
          <w:ins w:id="358" w:author="Jordon Beijing" w:date="2020-09-04T10:35:00Z"/>
          <w:rFonts w:ascii="Times" w:hAnsi="Times"/>
          <w:lang w:val="en-US"/>
        </w:rPr>
      </w:pPr>
    </w:p>
    <w:p w14:paraId="068367F0" w14:textId="7A37125D" w:rsidR="007A4CFC" w:rsidRDefault="007A4CFC">
      <w:pPr>
        <w:rPr>
          <w:ins w:id="359" w:author="Jordon Beijing" w:date="2020-09-04T10:35:00Z"/>
          <w:rFonts w:ascii="Times" w:hAnsi="Times"/>
          <w:lang w:val="en-US"/>
        </w:rPr>
      </w:pPr>
    </w:p>
    <w:p w14:paraId="2DC8721F" w14:textId="7DCEDE4F" w:rsidR="007A4CFC" w:rsidRDefault="007A4CFC">
      <w:pPr>
        <w:rPr>
          <w:ins w:id="360" w:author="Jordon Beijing" w:date="2020-09-04T10:35:00Z"/>
          <w:rFonts w:ascii="Times" w:hAnsi="Times"/>
          <w:lang w:val="en-US"/>
        </w:rPr>
      </w:pPr>
    </w:p>
    <w:p w14:paraId="04336EBE" w14:textId="442C342F" w:rsidR="007A4CFC" w:rsidRDefault="007A4CFC">
      <w:pPr>
        <w:rPr>
          <w:ins w:id="361" w:author="Jordon Beijing" w:date="2020-09-04T10:35:00Z"/>
          <w:rFonts w:ascii="Times" w:hAnsi="Times"/>
          <w:lang w:val="en-US"/>
        </w:rPr>
      </w:pPr>
    </w:p>
    <w:p w14:paraId="6EDABBA6" w14:textId="585DC192" w:rsidR="007A4CFC" w:rsidRDefault="007A4CFC">
      <w:pPr>
        <w:rPr>
          <w:ins w:id="362" w:author="Jordon Beijing" w:date="2020-09-04T10:35:00Z"/>
          <w:rFonts w:ascii="Times" w:hAnsi="Times"/>
          <w:lang w:val="en-US"/>
        </w:rPr>
      </w:pPr>
    </w:p>
    <w:p w14:paraId="1FD7D808" w14:textId="36876427" w:rsidR="007A4CFC" w:rsidRDefault="007A4CFC">
      <w:pPr>
        <w:rPr>
          <w:ins w:id="363" w:author="Jordon Beijing" w:date="2020-09-04T10:35:00Z"/>
          <w:rFonts w:ascii="Times" w:hAnsi="Times"/>
          <w:lang w:val="en-US"/>
        </w:rPr>
      </w:pPr>
    </w:p>
    <w:p w14:paraId="0319FD52" w14:textId="1717DB67" w:rsidR="007A4CFC" w:rsidRDefault="007A4CFC">
      <w:pPr>
        <w:rPr>
          <w:ins w:id="364" w:author="Jordon Beijing" w:date="2020-09-04T10:35:00Z"/>
          <w:rFonts w:ascii="Times" w:hAnsi="Times"/>
          <w:lang w:val="en-US"/>
        </w:rPr>
      </w:pPr>
    </w:p>
    <w:p w14:paraId="0948C322" w14:textId="4772A91F" w:rsidR="007A4CFC" w:rsidRDefault="007A4CFC">
      <w:pPr>
        <w:rPr>
          <w:ins w:id="365" w:author="Jordon Beijing" w:date="2020-09-04T10:35:00Z"/>
          <w:rFonts w:ascii="Times" w:hAnsi="Times"/>
          <w:lang w:val="en-US"/>
        </w:rPr>
      </w:pPr>
    </w:p>
    <w:p w14:paraId="14CEE5D4" w14:textId="6053A824" w:rsidR="007A4CFC" w:rsidRDefault="007A4CFC">
      <w:pPr>
        <w:rPr>
          <w:ins w:id="366" w:author="Jordon Beijing" w:date="2020-09-04T10:35:00Z"/>
          <w:rFonts w:ascii="Times" w:hAnsi="Times"/>
          <w:lang w:val="en-US"/>
        </w:rPr>
      </w:pPr>
    </w:p>
    <w:p w14:paraId="04665AC7" w14:textId="65B534C5" w:rsidR="007A4CFC" w:rsidRDefault="007A4CFC">
      <w:pPr>
        <w:rPr>
          <w:ins w:id="367" w:author="Jordon Beijing" w:date="2020-09-04T10:35:00Z"/>
          <w:rFonts w:ascii="Times" w:hAnsi="Times"/>
          <w:lang w:val="en-US"/>
        </w:rPr>
      </w:pPr>
    </w:p>
    <w:p w14:paraId="73B65769" w14:textId="35443BED" w:rsidR="007A4CFC" w:rsidRDefault="007A4CFC">
      <w:pPr>
        <w:rPr>
          <w:ins w:id="368" w:author="Jordon Beijing" w:date="2020-09-04T10:35:00Z"/>
          <w:rFonts w:ascii="Times" w:hAnsi="Times"/>
          <w:lang w:val="en-US"/>
        </w:rPr>
      </w:pPr>
    </w:p>
    <w:p w14:paraId="15BBB26A" w14:textId="5CB852A4" w:rsidR="007A4CFC" w:rsidRDefault="007A4CFC">
      <w:pPr>
        <w:rPr>
          <w:ins w:id="369" w:author="Jordon Beijing" w:date="2020-09-04T10:35:00Z"/>
          <w:rFonts w:ascii="Times" w:hAnsi="Times"/>
          <w:lang w:val="en-US"/>
        </w:rPr>
      </w:pPr>
    </w:p>
    <w:p w14:paraId="26473805" w14:textId="153CD483" w:rsidR="007A4CFC" w:rsidRDefault="007A4CFC">
      <w:pPr>
        <w:rPr>
          <w:ins w:id="370" w:author="Jordon Beijing" w:date="2020-09-04T10:35:00Z"/>
          <w:rFonts w:ascii="Times" w:hAnsi="Times"/>
          <w:lang w:val="en-US"/>
        </w:rPr>
      </w:pPr>
    </w:p>
    <w:p w14:paraId="59B15E02" w14:textId="04706A51" w:rsidR="007A4CFC" w:rsidRDefault="007A4CFC">
      <w:pPr>
        <w:rPr>
          <w:ins w:id="371" w:author="Jordon Beijing" w:date="2020-09-04T10:35:00Z"/>
          <w:rFonts w:ascii="Times" w:hAnsi="Times"/>
          <w:lang w:val="en-US"/>
        </w:rPr>
      </w:pPr>
    </w:p>
    <w:p w14:paraId="67AB5501" w14:textId="32E8EE51" w:rsidR="007A4CFC" w:rsidRDefault="007A4CFC">
      <w:pPr>
        <w:rPr>
          <w:ins w:id="372" w:author="Jordon Beijing" w:date="2020-09-04T10:35:00Z"/>
          <w:rFonts w:ascii="Times" w:hAnsi="Times"/>
          <w:lang w:val="en-US"/>
        </w:rPr>
      </w:pPr>
    </w:p>
    <w:p w14:paraId="2D0B62EF" w14:textId="28DF2592" w:rsidR="007A4CFC" w:rsidRDefault="007A4CFC">
      <w:pPr>
        <w:rPr>
          <w:ins w:id="373" w:author="Jordon Beijing" w:date="2020-09-04T10:35:00Z"/>
          <w:rFonts w:ascii="Times" w:hAnsi="Times"/>
          <w:lang w:val="en-US"/>
        </w:rPr>
      </w:pPr>
    </w:p>
    <w:p w14:paraId="13B1151A" w14:textId="0B834FBB" w:rsidR="007A4CFC" w:rsidRDefault="007A4CFC">
      <w:pPr>
        <w:rPr>
          <w:ins w:id="374" w:author="Jordon Beijing" w:date="2020-09-04T10:35:00Z"/>
          <w:rFonts w:ascii="Times" w:hAnsi="Times"/>
          <w:lang w:val="en-US"/>
        </w:rPr>
      </w:pPr>
    </w:p>
    <w:p w14:paraId="47965EC6" w14:textId="6EBEA15A" w:rsidR="007A4CFC" w:rsidRDefault="007A4CFC">
      <w:pPr>
        <w:rPr>
          <w:ins w:id="375" w:author="Jordon Beijing" w:date="2020-09-04T10:35:00Z"/>
          <w:rFonts w:ascii="Times" w:hAnsi="Times"/>
          <w:lang w:val="en-US"/>
        </w:rPr>
      </w:pPr>
    </w:p>
    <w:p w14:paraId="2240E837" w14:textId="2F195CD3" w:rsidR="007A4CFC" w:rsidRDefault="007A4CFC">
      <w:pPr>
        <w:rPr>
          <w:ins w:id="376" w:author="Jordon Beijing" w:date="2020-09-04T10:35:00Z"/>
          <w:rFonts w:ascii="Times" w:hAnsi="Times"/>
          <w:lang w:val="en-US"/>
        </w:rPr>
      </w:pPr>
    </w:p>
    <w:p w14:paraId="7B0AD221" w14:textId="692C4721" w:rsidR="007A4CFC" w:rsidRDefault="007A4CFC">
      <w:pPr>
        <w:rPr>
          <w:ins w:id="377" w:author="Jordon Beijing" w:date="2020-09-04T10:35:00Z"/>
          <w:rFonts w:ascii="Times" w:hAnsi="Times"/>
          <w:lang w:val="en-US"/>
        </w:rPr>
      </w:pPr>
    </w:p>
    <w:p w14:paraId="62B1A2AA" w14:textId="53BA4041" w:rsidR="007A4CFC" w:rsidRDefault="007A4CFC">
      <w:pPr>
        <w:rPr>
          <w:ins w:id="378" w:author="Jordon Beijing" w:date="2020-09-04T10:35:00Z"/>
          <w:rFonts w:ascii="Times" w:hAnsi="Times"/>
          <w:lang w:val="en-US"/>
        </w:rPr>
      </w:pPr>
    </w:p>
    <w:p w14:paraId="3763478F" w14:textId="77777777" w:rsidR="007A4CFC" w:rsidRDefault="007A4CFC">
      <w:pPr>
        <w:rPr>
          <w:rFonts w:ascii="Times" w:hAnsi="Times"/>
          <w:lang w:val="en-US"/>
        </w:rPr>
      </w:pPr>
    </w:p>
    <w:p w14:paraId="63498F7E" w14:textId="63952A0F" w:rsidR="00166FB7" w:rsidRDefault="00166FB7">
      <w:pPr>
        <w:rPr>
          <w:rFonts w:ascii="Times" w:hAnsi="Times"/>
          <w:color w:val="4472C4" w:themeColor="accent1"/>
          <w:lang w:val="en-US"/>
        </w:rPr>
      </w:pPr>
      <w:r w:rsidRPr="00166FB7">
        <w:rPr>
          <w:rFonts w:ascii="Times" w:hAnsi="Times"/>
          <w:color w:val="4472C4" w:themeColor="accent1"/>
          <w:lang w:val="en-US"/>
        </w:rPr>
        <w:lastRenderedPageBreak/>
        <w:t>[Essay 2: Mak</w:t>
      </w:r>
      <w:r w:rsidR="00FA1E82">
        <w:rPr>
          <w:rFonts w:ascii="Times" w:hAnsi="Times"/>
          <w:color w:val="4472C4" w:themeColor="accent1"/>
          <w:lang w:val="en-US"/>
        </w:rPr>
        <w:t>ing</w:t>
      </w:r>
      <w:r w:rsidRPr="00166FB7">
        <w:rPr>
          <w:rFonts w:ascii="Times" w:hAnsi="Times"/>
          <w:color w:val="4472C4" w:themeColor="accent1"/>
          <w:lang w:val="en-US"/>
        </w:rPr>
        <w:t xml:space="preserve"> a </w:t>
      </w:r>
      <w:r w:rsidR="002A18CA">
        <w:rPr>
          <w:rFonts w:ascii="Times" w:hAnsi="Times"/>
          <w:color w:val="4472C4" w:themeColor="accent1"/>
          <w:lang w:val="en-US"/>
        </w:rPr>
        <w:t>C</w:t>
      </w:r>
      <w:r w:rsidRPr="00166FB7">
        <w:rPr>
          <w:rFonts w:ascii="Times" w:hAnsi="Times"/>
          <w:color w:val="4472C4" w:themeColor="accent1"/>
          <w:lang w:val="en-US"/>
        </w:rPr>
        <w:t xml:space="preserve">laim </w:t>
      </w:r>
      <w:r w:rsidR="002A18CA">
        <w:rPr>
          <w:rFonts w:ascii="Times" w:hAnsi="Times"/>
          <w:color w:val="4472C4" w:themeColor="accent1"/>
          <w:lang w:val="en-US"/>
        </w:rPr>
        <w:t>A</w:t>
      </w:r>
      <w:r w:rsidRPr="00166FB7">
        <w:rPr>
          <w:rFonts w:ascii="Times" w:hAnsi="Times"/>
          <w:color w:val="4472C4" w:themeColor="accent1"/>
          <w:lang w:val="en-US"/>
        </w:rPr>
        <w:t xml:space="preserve">bout a </w:t>
      </w:r>
      <w:r w:rsidR="002A18CA">
        <w:rPr>
          <w:rFonts w:ascii="Times" w:hAnsi="Times"/>
          <w:color w:val="4472C4" w:themeColor="accent1"/>
          <w:lang w:val="en-US"/>
        </w:rPr>
        <w:t>H</w:t>
      </w:r>
      <w:r w:rsidRPr="00166FB7">
        <w:rPr>
          <w:rFonts w:ascii="Times" w:hAnsi="Times"/>
          <w:color w:val="4472C4" w:themeColor="accent1"/>
          <w:lang w:val="en-US"/>
        </w:rPr>
        <w:t xml:space="preserve">istorical </w:t>
      </w:r>
      <w:r w:rsidR="002A18CA">
        <w:rPr>
          <w:rFonts w:ascii="Times" w:hAnsi="Times"/>
          <w:color w:val="4472C4" w:themeColor="accent1"/>
          <w:lang w:val="en-US"/>
        </w:rPr>
        <w:t>E</w:t>
      </w:r>
      <w:r w:rsidRPr="00166FB7">
        <w:rPr>
          <w:rFonts w:ascii="Times" w:hAnsi="Times"/>
          <w:color w:val="4472C4" w:themeColor="accent1"/>
          <w:lang w:val="en-US"/>
        </w:rPr>
        <w:t>vent</w:t>
      </w:r>
      <w:r>
        <w:rPr>
          <w:rFonts w:ascii="Times" w:hAnsi="Times"/>
          <w:color w:val="4472C4" w:themeColor="accent1"/>
          <w:lang w:val="en-US"/>
        </w:rPr>
        <w:t>: Draft 1</w:t>
      </w:r>
      <w:r w:rsidRPr="00166FB7">
        <w:rPr>
          <w:rFonts w:ascii="Times" w:hAnsi="Times"/>
          <w:color w:val="4472C4" w:themeColor="accent1"/>
          <w:lang w:val="en-US"/>
        </w:rPr>
        <w:t>]</w:t>
      </w:r>
    </w:p>
    <w:p w14:paraId="5E99FED2" w14:textId="77777777" w:rsidR="00286CE9" w:rsidRDefault="00286CE9" w:rsidP="00286CE9">
      <w:pPr>
        <w:ind w:firstLine="284"/>
        <w:jc w:val="center"/>
        <w:rPr>
          <w:ins w:id="379" w:author="Jordon Beijing" w:date="2020-09-05T21:18:00Z"/>
          <w:rFonts w:ascii="Times" w:hAnsi="Times"/>
          <w:b/>
          <w:bCs/>
          <w:color w:val="000000" w:themeColor="text1"/>
          <w:lang w:val="en-US"/>
        </w:rPr>
      </w:pPr>
    </w:p>
    <w:p w14:paraId="16A1ACE8" w14:textId="54D1980D" w:rsidR="00166FB7" w:rsidRPr="00286CE9" w:rsidRDefault="00286CE9" w:rsidP="00286CE9">
      <w:pPr>
        <w:ind w:firstLine="284"/>
        <w:jc w:val="center"/>
        <w:rPr>
          <w:rFonts w:ascii="Times" w:hAnsi="Times"/>
          <w:b/>
          <w:bCs/>
          <w:color w:val="000000" w:themeColor="text1"/>
          <w:lang w:val="en-US"/>
          <w:rPrChange w:id="380" w:author="Jordon Beijing" w:date="2020-09-05T21:18:00Z">
            <w:rPr>
              <w:rFonts w:ascii="Times" w:hAnsi="Times"/>
              <w:color w:val="4472C4" w:themeColor="accent1"/>
              <w:lang w:val="en-US"/>
            </w:rPr>
          </w:rPrChange>
        </w:rPr>
        <w:pPrChange w:id="381" w:author="Jordon Beijing" w:date="2020-09-05T21:18:00Z">
          <w:pPr/>
        </w:pPrChange>
      </w:pPr>
      <w:ins w:id="382" w:author="Jordon Beijing" w:date="2020-09-05T21:18:00Z">
        <w:r w:rsidRPr="00A646A5">
          <w:rPr>
            <w:rFonts w:ascii="Times" w:hAnsi="Times"/>
            <w:b/>
            <w:bCs/>
            <w:color w:val="000000" w:themeColor="text1"/>
            <w:lang w:val="en-US"/>
          </w:rPr>
          <w:t>The Holocaust</w:t>
        </w:r>
      </w:ins>
    </w:p>
    <w:p w14:paraId="175E5ED7" w14:textId="70232829" w:rsidR="00E5008D" w:rsidRPr="00E5008D" w:rsidRDefault="00E5008D">
      <w:pPr>
        <w:ind w:firstLine="284"/>
        <w:rPr>
          <w:rFonts w:ascii="Times" w:hAnsi="Times"/>
          <w:lang w:val="en-US"/>
        </w:rPr>
        <w:pPrChange w:id="383" w:author="Jordon Beijing" w:date="2020-09-04T11:36:00Z">
          <w:pPr/>
        </w:pPrChange>
      </w:pPr>
      <w:del w:id="384" w:author="Jordon Beijing" w:date="2020-09-04T11:36:00Z">
        <w:r w:rsidRPr="00E5008D" w:rsidDel="00B818DF">
          <w:rPr>
            <w:rFonts w:ascii="Times" w:hAnsi="Times"/>
            <w:color w:val="4472C4" w:themeColor="accent1"/>
            <w:lang w:val="en-US"/>
          </w:rPr>
          <w:delText xml:space="preserve"> </w:delText>
        </w:r>
        <w:r w:rsidR="00486075" w:rsidDel="00B818DF">
          <w:rPr>
            <w:rFonts w:ascii="Times" w:hAnsi="Times"/>
            <w:color w:val="4472C4" w:themeColor="accent1"/>
            <w:lang w:val="en-US"/>
          </w:rPr>
          <w:delText xml:space="preserve">      </w:delText>
        </w:r>
        <w:r w:rsidRPr="00E5008D" w:rsidDel="00B818DF">
          <w:rPr>
            <w:rFonts w:ascii="Times" w:hAnsi="Times"/>
            <w:lang w:val="en-US"/>
          </w:rPr>
          <w:delText xml:space="preserve"> </w:delText>
        </w:r>
      </w:del>
      <w:r w:rsidRPr="00E5008D">
        <w:rPr>
          <w:rFonts w:ascii="Times" w:hAnsi="Times"/>
          <w:lang w:val="en-US"/>
        </w:rPr>
        <w:t>What will happened if America and other countries stand out when Germany just began coerce and tyrannize the Jewish. A Holocaust in English and German is called "Holocaust", this word is from Greek, meaning burning sacrifices with fire. Jews called it "Shoah", from Hebrew, with the meaning of" holocaust.” The Holocaust refers to the ethnic cleansing of Nazi Germany in World War II and is one of the most notorious atrocities in World War II. Germany massacred nearly six million Jews during the ethnic cleansing.</w:t>
      </w:r>
    </w:p>
    <w:p w14:paraId="1A692A89" w14:textId="77777777" w:rsidR="00E5008D" w:rsidRPr="00E5008D" w:rsidRDefault="00E5008D">
      <w:pPr>
        <w:ind w:firstLine="284"/>
        <w:rPr>
          <w:rFonts w:ascii="Times" w:hAnsi="Times"/>
          <w:lang w:val="en-US"/>
        </w:rPr>
        <w:pPrChange w:id="385" w:author="Jordon Beijing" w:date="2020-09-04T11:36:00Z">
          <w:pPr/>
        </w:pPrChange>
      </w:pPr>
      <w:del w:id="386" w:author="Jordon Beijing" w:date="2020-09-04T11:36:00Z">
        <w:r w:rsidRPr="00E5008D" w:rsidDel="00B818DF">
          <w:rPr>
            <w:rFonts w:ascii="Times" w:hAnsi="Times"/>
            <w:lang w:val="en-US"/>
          </w:rPr>
          <w:delText xml:space="preserve">         </w:delText>
        </w:r>
      </w:del>
      <w:r w:rsidRPr="00E5008D">
        <w:rPr>
          <w:rFonts w:ascii="Times" w:hAnsi="Times"/>
          <w:lang w:val="en-US"/>
        </w:rPr>
        <w:t>After Nazi Germany's lightning-fast occupation of Poland, Denmark, Norway, the Netherlands, Belgium, Luxembourg and France into their own possession, and the Jews in those countries naturally lived under fascist’s control. German Defense Forces, Nazi Germany and German Government all concerted action to persecute Jewish. Then Nazi even started incitement to the public to oppose to the Jewish. The Jewish has no freedom, they have to wear Jewish star. Everybody will have the eyes of despise to them when they walking on the street. Jewish force to live in Jewish district. Because that place is too small and no one get out, so there was an infection began to spread. Every Jewish that walking near around the export could being shot by the soldiers.  A large number of children were sent to concentration camps in batches. Children over the age of 14 were treated as adults in the process of being sent to concentration camps. Sometimes the innocent, weak children came home from a children's home in a school or a Jewish neighborhood and saw only unfamiliar faces at home, and their parents had been poisoned. January 27, 1945, the Soviet Red Army invaded Auschwitz concentration camp, they saw 7650 ghost-like people —— Holocaust survivors. The Soviet Red Army, which liberated Auschwitz, was the 100th Infantry Division and the 107th Division 504th Infantry Regiment. On the way to the liberation of the concentration camp, the Red Army of the Soviet Union exchanged fire along the road and the fleeing Germans. There were 231 Red Army soldiers sleeping in the battle to liberate Auschwitz.</w:t>
      </w:r>
    </w:p>
    <w:p w14:paraId="4F9187BC" w14:textId="77777777" w:rsidR="00E5008D" w:rsidRPr="00486075" w:rsidRDefault="00E5008D">
      <w:pPr>
        <w:ind w:firstLine="284"/>
        <w:rPr>
          <w:rFonts w:ascii="Times" w:hAnsi="Times"/>
          <w:sz w:val="18"/>
          <w:lang w:val="en-US"/>
        </w:rPr>
        <w:pPrChange w:id="387" w:author="Jordon Beijing" w:date="2020-09-04T11:36:00Z">
          <w:pPr/>
        </w:pPrChange>
      </w:pPr>
      <w:r w:rsidRPr="00486075">
        <w:rPr>
          <w:rFonts w:ascii="Times" w:hAnsi="Times" w:hint="eastAsia"/>
          <w:sz w:val="18"/>
          <w:lang w:val="en-US"/>
        </w:rPr>
        <w:t>-https://baike.baidu.com/item/</w:t>
      </w:r>
      <w:r w:rsidRPr="00486075">
        <w:rPr>
          <w:rFonts w:ascii="Times" w:hAnsi="Times" w:hint="eastAsia"/>
          <w:sz w:val="18"/>
          <w:lang w:val="en-US"/>
        </w:rPr>
        <w:t>犹太人大屠杀</w:t>
      </w:r>
      <w:r w:rsidRPr="00486075">
        <w:rPr>
          <w:rFonts w:ascii="Times" w:hAnsi="Times" w:hint="eastAsia"/>
          <w:sz w:val="18"/>
          <w:lang w:val="en-US"/>
        </w:rPr>
        <w:t>/4816832</w:t>
      </w:r>
    </w:p>
    <w:p w14:paraId="1D111975" w14:textId="77777777" w:rsidR="00E5008D" w:rsidRPr="00E5008D" w:rsidRDefault="00E5008D">
      <w:pPr>
        <w:ind w:firstLine="284"/>
        <w:rPr>
          <w:rFonts w:ascii="Times" w:hAnsi="Times"/>
          <w:lang w:val="en-US"/>
        </w:rPr>
        <w:pPrChange w:id="388" w:author="Jordon Beijing" w:date="2020-09-04T11:36:00Z">
          <w:pPr/>
        </w:pPrChange>
      </w:pPr>
      <w:del w:id="389" w:author="Jordon Beijing" w:date="2020-09-04T11:37:00Z">
        <w:r w:rsidRPr="00E5008D" w:rsidDel="00B818DF">
          <w:rPr>
            <w:rFonts w:ascii="Times" w:hAnsi="Times"/>
            <w:lang w:val="en-US"/>
          </w:rPr>
          <w:delText xml:space="preserve">         </w:delText>
        </w:r>
      </w:del>
      <w:r w:rsidRPr="00E5008D">
        <w:rPr>
          <w:rFonts w:ascii="Times" w:hAnsi="Times"/>
          <w:lang w:val="en-US"/>
        </w:rPr>
        <w:t>Last paragraph is a brief summary of the Holocaust. Jewish were suffered in the Holocaust, no body care about them. Even though the Germans made a lot of excuses for this things, but that doesn't wipe out what they did. In my opinion, everybody in the Europe didn’t like Jewish that much. The reason of this I think is because Jewish were smart and rich, they were having business in Europe, and Because when the Germans were hungry for milk and couldn't afford it, Jews would rather dump it than sell it at a lower price. Another reason I think is that most of the country in that time was Christian, and Judas who was Jewish sell Jesus who was God’s child to another Jewish judge for death, so people hate Judas and hate Jewish because they think they were arrogant and for the sake of profit.</w:t>
      </w:r>
    </w:p>
    <w:p w14:paraId="7B1DF53C" w14:textId="340A4F08" w:rsidR="00166FB7" w:rsidRPr="00E5008D" w:rsidDel="00286CE9" w:rsidRDefault="00E5008D">
      <w:pPr>
        <w:ind w:firstLine="284"/>
        <w:rPr>
          <w:del w:id="390" w:author="Jordon Beijing" w:date="2020-09-05T21:18:00Z"/>
          <w:rFonts w:ascii="Times" w:hAnsi="Times"/>
          <w:lang w:val="en-US"/>
        </w:rPr>
        <w:pPrChange w:id="391" w:author="Jordon Beijing" w:date="2020-09-04T11:36:00Z">
          <w:pPr/>
        </w:pPrChange>
      </w:pPr>
      <w:r w:rsidRPr="00E5008D">
        <w:rPr>
          <w:rFonts w:ascii="Times" w:hAnsi="Times"/>
          <w:lang w:val="en-US"/>
        </w:rPr>
        <w:t>What will happen if American soldiers and Soviet Red Army came before fascist killed so many Jewish? Will Jewish grow stronger than now? In my opinion, if Germany didn’t coerce Jewish, I think Germany's defeat will be delayed; because there is no money to wage war, to delay the beginning and to put an end to it. The massacre intensified the conflict and accelerated the end of the war. I couldn’t say that Germany’s defeat will be delayed is a good thing or not, but in any point of view disservice others is not a good action, and you can’t erase what happened. There’s a lot of movies talking about this thing, mostly are specifically talking one family or one man, children; like, La Vita è bella, The Boy in the Striped Pajamas. I think they make movies is to remember those who sacrificed and suffered for this Holocaust. The most terrible thing that happens in the world is not the people killed by the virus, it is always the people who kill each other.</w:t>
      </w:r>
    </w:p>
    <w:p w14:paraId="7ED3D13B" w14:textId="76BD054C" w:rsidR="00166FB7" w:rsidRPr="004C4567" w:rsidRDefault="00166FB7" w:rsidP="00286CE9">
      <w:pPr>
        <w:ind w:firstLine="284"/>
        <w:rPr>
          <w:ins w:id="392" w:author="Jordon Beijing" w:date="2020-09-04T10:35:00Z"/>
          <w:rFonts w:ascii="Times" w:hAnsi="Times"/>
          <w:color w:val="000000" w:themeColor="text1"/>
          <w:lang w:val="en-US"/>
          <w:rPrChange w:id="393" w:author="Jordon Beijing" w:date="2020-09-04T12:04:00Z">
            <w:rPr>
              <w:ins w:id="394" w:author="Jordon Beijing" w:date="2020-09-04T10:35:00Z"/>
              <w:rFonts w:ascii="Times" w:hAnsi="Times"/>
              <w:color w:val="4472C4" w:themeColor="accent1"/>
              <w:lang w:val="en-US"/>
            </w:rPr>
          </w:rPrChange>
        </w:rPr>
        <w:pPrChange w:id="395" w:author="Jordon Beijing" w:date="2020-09-05T21:18:00Z">
          <w:pPr/>
        </w:pPrChange>
      </w:pPr>
    </w:p>
    <w:p w14:paraId="4C813855" w14:textId="59505D46" w:rsidR="007A4CFC" w:rsidRPr="004C4567" w:rsidRDefault="004C4567" w:rsidP="00286CE9">
      <w:pPr>
        <w:jc w:val="right"/>
        <w:rPr>
          <w:rFonts w:ascii="Times" w:hAnsi="Times"/>
          <w:color w:val="000000" w:themeColor="text1"/>
          <w:lang w:val="en-US"/>
          <w:rPrChange w:id="396" w:author="Jordon Beijing" w:date="2020-09-04T12:04:00Z">
            <w:rPr>
              <w:rFonts w:ascii="Times" w:hAnsi="Times"/>
              <w:color w:val="4472C4" w:themeColor="accent1"/>
              <w:lang w:val="en-US"/>
            </w:rPr>
          </w:rPrChange>
        </w:rPr>
        <w:pPrChange w:id="397" w:author="Jordon Beijing" w:date="2020-09-05T21:18:00Z">
          <w:pPr/>
        </w:pPrChange>
      </w:pPr>
      <w:ins w:id="398" w:author="Jordon Beijing" w:date="2020-09-04T12:04:00Z">
        <w:r w:rsidRPr="004C4567">
          <w:rPr>
            <w:rFonts w:ascii="Times" w:hAnsi="Times"/>
            <w:color w:val="000000" w:themeColor="text1"/>
            <w:lang w:val="en-US"/>
            <w:rPrChange w:id="399" w:author="Jordon Beijing" w:date="2020-09-04T12:04:00Z">
              <w:rPr>
                <w:rFonts w:ascii="Times" w:hAnsi="Times"/>
                <w:color w:val="4472C4" w:themeColor="accent1"/>
                <w:lang w:val="en-US"/>
              </w:rPr>
            </w:rPrChange>
          </w:rPr>
          <w:t>Word Count:</w:t>
        </w:r>
        <w:r>
          <w:rPr>
            <w:rFonts w:ascii="Times" w:hAnsi="Times"/>
            <w:color w:val="000000" w:themeColor="text1"/>
            <w:lang w:val="en-US"/>
          </w:rPr>
          <w:t xml:space="preserve"> 676</w:t>
        </w:r>
      </w:ins>
    </w:p>
    <w:p w14:paraId="4FB901DA" w14:textId="4BB0DF70" w:rsidR="00166FB7" w:rsidRPr="00166FB7" w:rsidRDefault="00166FB7">
      <w:pPr>
        <w:ind w:firstLine="284"/>
        <w:rPr>
          <w:rFonts w:ascii="Times" w:hAnsi="Times"/>
          <w:color w:val="4472C4" w:themeColor="accent1"/>
          <w:lang w:val="en-US"/>
        </w:rPr>
        <w:pPrChange w:id="400" w:author="Jordon Beijing" w:date="2020-09-04T11:36:00Z">
          <w:pPr/>
        </w:pPrChange>
      </w:pPr>
      <w:r w:rsidRPr="00B5076E">
        <w:rPr>
          <w:rFonts w:ascii="Times" w:hAnsi="Times"/>
          <w:color w:val="4472C4" w:themeColor="accent1"/>
          <w:lang w:val="en-US"/>
          <w:rPrChange w:id="401" w:author="Jordon Beijing" w:date="2020-09-06T11:14:00Z">
            <w:rPr>
              <w:rFonts w:ascii="Times" w:hAnsi="Times"/>
              <w:color w:val="4472C4" w:themeColor="accent1"/>
              <w:lang w:val="en-US"/>
            </w:rPr>
          </w:rPrChange>
        </w:rPr>
        <w:lastRenderedPageBreak/>
        <w:t>[Essay 2: Mak</w:t>
      </w:r>
      <w:r w:rsidR="00FA1E82" w:rsidRPr="00B5076E">
        <w:rPr>
          <w:rFonts w:ascii="Times" w:hAnsi="Times"/>
          <w:color w:val="4472C4" w:themeColor="accent1"/>
          <w:lang w:val="en-US"/>
          <w:rPrChange w:id="402" w:author="Jordon Beijing" w:date="2020-09-06T11:14:00Z">
            <w:rPr>
              <w:rFonts w:ascii="Times" w:hAnsi="Times"/>
              <w:color w:val="4472C4" w:themeColor="accent1"/>
              <w:lang w:val="en-US"/>
            </w:rPr>
          </w:rPrChange>
        </w:rPr>
        <w:t>ing</w:t>
      </w:r>
      <w:r w:rsidRPr="00B5076E">
        <w:rPr>
          <w:rFonts w:ascii="Times" w:hAnsi="Times"/>
          <w:color w:val="4472C4" w:themeColor="accent1"/>
          <w:lang w:val="en-US"/>
          <w:rPrChange w:id="403" w:author="Jordon Beijing" w:date="2020-09-06T11:14:00Z">
            <w:rPr>
              <w:rFonts w:ascii="Times" w:hAnsi="Times"/>
              <w:color w:val="4472C4" w:themeColor="accent1"/>
              <w:lang w:val="en-US"/>
            </w:rPr>
          </w:rPrChange>
        </w:rPr>
        <w:t xml:space="preserve"> a </w:t>
      </w:r>
      <w:r w:rsidR="002A18CA" w:rsidRPr="00B5076E">
        <w:rPr>
          <w:rFonts w:ascii="Times" w:hAnsi="Times"/>
          <w:color w:val="4472C4" w:themeColor="accent1"/>
          <w:lang w:val="en-US"/>
          <w:rPrChange w:id="404" w:author="Jordon Beijing" w:date="2020-09-06T11:14:00Z">
            <w:rPr>
              <w:rFonts w:ascii="Times" w:hAnsi="Times"/>
              <w:color w:val="4472C4" w:themeColor="accent1"/>
              <w:lang w:val="en-US"/>
            </w:rPr>
          </w:rPrChange>
        </w:rPr>
        <w:t>C</w:t>
      </w:r>
      <w:r w:rsidRPr="00B5076E">
        <w:rPr>
          <w:rFonts w:ascii="Times" w:hAnsi="Times"/>
          <w:color w:val="4472C4" w:themeColor="accent1"/>
          <w:lang w:val="en-US"/>
          <w:rPrChange w:id="405" w:author="Jordon Beijing" w:date="2020-09-06T11:14:00Z">
            <w:rPr>
              <w:rFonts w:ascii="Times" w:hAnsi="Times"/>
              <w:color w:val="4472C4" w:themeColor="accent1"/>
              <w:lang w:val="en-US"/>
            </w:rPr>
          </w:rPrChange>
        </w:rPr>
        <w:t xml:space="preserve">laim </w:t>
      </w:r>
      <w:r w:rsidR="002A18CA" w:rsidRPr="00B5076E">
        <w:rPr>
          <w:rFonts w:ascii="Times" w:hAnsi="Times"/>
          <w:color w:val="4472C4" w:themeColor="accent1"/>
          <w:lang w:val="en-US"/>
          <w:rPrChange w:id="406" w:author="Jordon Beijing" w:date="2020-09-06T11:14:00Z">
            <w:rPr>
              <w:rFonts w:ascii="Times" w:hAnsi="Times"/>
              <w:color w:val="4472C4" w:themeColor="accent1"/>
              <w:lang w:val="en-US"/>
            </w:rPr>
          </w:rPrChange>
        </w:rPr>
        <w:t>A</w:t>
      </w:r>
      <w:r w:rsidRPr="00B5076E">
        <w:rPr>
          <w:rFonts w:ascii="Times" w:hAnsi="Times"/>
          <w:color w:val="4472C4" w:themeColor="accent1"/>
          <w:lang w:val="en-US"/>
          <w:rPrChange w:id="407" w:author="Jordon Beijing" w:date="2020-09-06T11:14:00Z">
            <w:rPr>
              <w:rFonts w:ascii="Times" w:hAnsi="Times"/>
              <w:color w:val="4472C4" w:themeColor="accent1"/>
              <w:lang w:val="en-US"/>
            </w:rPr>
          </w:rPrChange>
        </w:rPr>
        <w:t xml:space="preserve">bout a </w:t>
      </w:r>
      <w:r w:rsidR="002A18CA" w:rsidRPr="00B5076E">
        <w:rPr>
          <w:rFonts w:ascii="Times" w:hAnsi="Times"/>
          <w:color w:val="4472C4" w:themeColor="accent1"/>
          <w:lang w:val="en-US"/>
          <w:rPrChange w:id="408" w:author="Jordon Beijing" w:date="2020-09-06T11:14:00Z">
            <w:rPr>
              <w:rFonts w:ascii="Times" w:hAnsi="Times"/>
              <w:color w:val="4472C4" w:themeColor="accent1"/>
              <w:lang w:val="en-US"/>
            </w:rPr>
          </w:rPrChange>
        </w:rPr>
        <w:t>H</w:t>
      </w:r>
      <w:r w:rsidRPr="00B5076E">
        <w:rPr>
          <w:rFonts w:ascii="Times" w:hAnsi="Times"/>
          <w:color w:val="4472C4" w:themeColor="accent1"/>
          <w:lang w:val="en-US"/>
          <w:rPrChange w:id="409" w:author="Jordon Beijing" w:date="2020-09-06T11:14:00Z">
            <w:rPr>
              <w:rFonts w:ascii="Times" w:hAnsi="Times"/>
              <w:color w:val="4472C4" w:themeColor="accent1"/>
              <w:lang w:val="en-US"/>
            </w:rPr>
          </w:rPrChange>
        </w:rPr>
        <w:t xml:space="preserve">istorical </w:t>
      </w:r>
      <w:r w:rsidR="002A18CA" w:rsidRPr="00B5076E">
        <w:rPr>
          <w:rFonts w:ascii="Times" w:hAnsi="Times"/>
          <w:color w:val="4472C4" w:themeColor="accent1"/>
          <w:lang w:val="en-US"/>
          <w:rPrChange w:id="410" w:author="Jordon Beijing" w:date="2020-09-06T11:14:00Z">
            <w:rPr>
              <w:rFonts w:ascii="Times" w:hAnsi="Times"/>
              <w:color w:val="4472C4" w:themeColor="accent1"/>
              <w:lang w:val="en-US"/>
            </w:rPr>
          </w:rPrChange>
        </w:rPr>
        <w:t>E</w:t>
      </w:r>
      <w:r w:rsidRPr="00B5076E">
        <w:rPr>
          <w:rFonts w:ascii="Times" w:hAnsi="Times"/>
          <w:color w:val="4472C4" w:themeColor="accent1"/>
          <w:lang w:val="en-US"/>
          <w:rPrChange w:id="411" w:author="Jordon Beijing" w:date="2020-09-06T11:14:00Z">
            <w:rPr>
              <w:rFonts w:ascii="Times" w:hAnsi="Times"/>
              <w:color w:val="4472C4" w:themeColor="accent1"/>
              <w:lang w:val="en-US"/>
            </w:rPr>
          </w:rPrChange>
        </w:rPr>
        <w:t>vent: Draft 2]</w:t>
      </w:r>
    </w:p>
    <w:p w14:paraId="1FA31DC0" w14:textId="77464A2E" w:rsidR="00166FB7" w:rsidRDefault="00166FB7" w:rsidP="00B818DF">
      <w:pPr>
        <w:ind w:firstLine="284"/>
        <w:rPr>
          <w:ins w:id="412" w:author="Jordon Beijing" w:date="2020-09-04T12:05:00Z"/>
          <w:rFonts w:ascii="Times" w:hAnsi="Times"/>
          <w:color w:val="4472C4" w:themeColor="accent1"/>
          <w:lang w:val="en-US"/>
        </w:rPr>
      </w:pPr>
    </w:p>
    <w:p w14:paraId="5E98C7E3" w14:textId="179E024B" w:rsidR="00A16048" w:rsidRPr="00A16048" w:rsidRDefault="00286CE9">
      <w:pPr>
        <w:ind w:firstLine="284"/>
        <w:jc w:val="center"/>
        <w:rPr>
          <w:ins w:id="413" w:author="Jordon Beijing" w:date="2020-09-04T12:05:00Z"/>
          <w:rFonts w:ascii="Times" w:hAnsi="Times"/>
          <w:b/>
          <w:bCs/>
          <w:color w:val="000000" w:themeColor="text1"/>
          <w:lang w:val="en-US"/>
          <w:rPrChange w:id="414" w:author="Jordon Beijing" w:date="2020-09-04T12:05:00Z">
            <w:rPr>
              <w:ins w:id="415" w:author="Jordon Beijing" w:date="2020-09-04T12:05:00Z"/>
              <w:rFonts w:ascii="Times" w:hAnsi="Times"/>
              <w:color w:val="4472C4" w:themeColor="accent1"/>
              <w:lang w:val="en-US"/>
            </w:rPr>
          </w:rPrChange>
        </w:rPr>
        <w:pPrChange w:id="416" w:author="Jordon Beijing" w:date="2020-09-04T12:05:00Z">
          <w:pPr>
            <w:ind w:firstLine="284"/>
          </w:pPr>
        </w:pPrChange>
      </w:pPr>
      <w:ins w:id="417" w:author="Jordon Beijing" w:date="2020-09-05T21:18:00Z">
        <w:r w:rsidRPr="00286CE9">
          <w:rPr>
            <w:rFonts w:ascii="Times" w:hAnsi="Times"/>
            <w:b/>
            <w:bCs/>
            <w:color w:val="000000" w:themeColor="text1"/>
            <w:lang w:val="en-US"/>
            <w:rPrChange w:id="418" w:author="Jordon Beijing" w:date="2020-09-05T21:18:00Z">
              <w:rPr>
                <w:rFonts w:ascii="Times" w:hAnsi="Times"/>
                <w:b/>
                <w:bCs/>
                <w:color w:val="000000" w:themeColor="text1"/>
                <w:highlight w:val="yellow"/>
                <w:lang w:val="en-US"/>
              </w:rPr>
            </w:rPrChange>
          </w:rPr>
          <w:t>The Holocaust</w:t>
        </w:r>
      </w:ins>
    </w:p>
    <w:p w14:paraId="7ACCDD2D" w14:textId="77777777" w:rsidR="00A16048" w:rsidRPr="00166FB7" w:rsidRDefault="00A16048">
      <w:pPr>
        <w:ind w:firstLine="284"/>
        <w:rPr>
          <w:rFonts w:ascii="Times" w:hAnsi="Times"/>
          <w:color w:val="4472C4" w:themeColor="accent1"/>
          <w:lang w:val="en-US"/>
        </w:rPr>
        <w:pPrChange w:id="419" w:author="Jordon Beijing" w:date="2020-09-04T11:36:00Z">
          <w:pPr/>
        </w:pPrChange>
      </w:pPr>
    </w:p>
    <w:p w14:paraId="1CA8F87B" w14:textId="5C40F49D" w:rsidR="00E5008D" w:rsidRPr="00E5008D" w:rsidRDefault="00E5008D" w:rsidP="00392C88">
      <w:pPr>
        <w:ind w:firstLine="420"/>
        <w:rPr>
          <w:rFonts w:ascii="Times" w:hAnsi="Times"/>
          <w:lang w:val="en-US"/>
        </w:rPr>
        <w:pPrChange w:id="420" w:author="Jordon Beijing" w:date="2020-09-05T20:44:00Z">
          <w:pPr>
            <w:ind w:firstLineChars="250" w:firstLine="600"/>
          </w:pPr>
        </w:pPrChange>
      </w:pPr>
      <w:r w:rsidRPr="00E5008D">
        <w:rPr>
          <w:rFonts w:ascii="Times" w:hAnsi="Times"/>
          <w:lang w:val="en-US"/>
        </w:rPr>
        <w:t xml:space="preserve">What would have happened if </w:t>
      </w:r>
      <w:del w:id="421" w:author="Jordon Beijing" w:date="2020-09-06T12:33:00Z">
        <w:r w:rsidRPr="00E5008D" w:rsidDel="00F02D02">
          <w:rPr>
            <w:rFonts w:ascii="Times" w:hAnsi="Times"/>
            <w:lang w:val="en-US"/>
          </w:rPr>
          <w:delText xml:space="preserve">America </w:delText>
        </w:r>
      </w:del>
      <w:ins w:id="422" w:author="Jordon Beijing" w:date="2020-09-06T12:33:00Z">
        <w:r w:rsidR="00F02D02">
          <w:rPr>
            <w:rFonts w:ascii="Times" w:hAnsi="Times"/>
            <w:lang w:val="en-US"/>
          </w:rPr>
          <w:t>the United States</w:t>
        </w:r>
        <w:r w:rsidR="00F02D02" w:rsidRPr="00E5008D">
          <w:rPr>
            <w:rFonts w:ascii="Times" w:hAnsi="Times"/>
            <w:lang w:val="en-US"/>
          </w:rPr>
          <w:t xml:space="preserve"> </w:t>
        </w:r>
      </w:ins>
      <w:r w:rsidRPr="00E5008D">
        <w:rPr>
          <w:rFonts w:ascii="Times" w:hAnsi="Times"/>
          <w:lang w:val="en-US"/>
        </w:rPr>
        <w:t xml:space="preserve">and other countries had stood up </w:t>
      </w:r>
      <w:del w:id="423" w:author="Jordon Beijing" w:date="2020-09-06T12:33:00Z">
        <w:r w:rsidRPr="00E5008D" w:rsidDel="00F02D02">
          <w:rPr>
            <w:rFonts w:ascii="Times" w:hAnsi="Times"/>
            <w:lang w:val="en-US"/>
          </w:rPr>
          <w:delText xml:space="preserve">when </w:delText>
        </w:r>
      </w:del>
      <w:ins w:id="424" w:author="Jordon Beijing" w:date="2020-09-06T12:33:00Z">
        <w:r w:rsidR="00F02D02">
          <w:rPr>
            <w:rFonts w:ascii="Times" w:hAnsi="Times"/>
            <w:lang w:val="en-US"/>
          </w:rPr>
          <w:t>to</w:t>
        </w:r>
        <w:r w:rsidR="00F02D02" w:rsidRPr="00E5008D">
          <w:rPr>
            <w:rFonts w:ascii="Times" w:hAnsi="Times"/>
            <w:lang w:val="en-US"/>
          </w:rPr>
          <w:t xml:space="preserve"> </w:t>
        </w:r>
      </w:ins>
      <w:r w:rsidRPr="00E5008D">
        <w:rPr>
          <w:rFonts w:ascii="Times" w:hAnsi="Times"/>
          <w:lang w:val="en-US"/>
        </w:rPr>
        <w:t xml:space="preserve">Germany </w:t>
      </w:r>
      <w:ins w:id="425" w:author="Jordon Beijing" w:date="2020-09-06T12:33:00Z">
        <w:r w:rsidR="00F02D02">
          <w:rPr>
            <w:rFonts w:ascii="Times" w:hAnsi="Times"/>
            <w:lang w:val="en-US"/>
          </w:rPr>
          <w:t xml:space="preserve">when they </w:t>
        </w:r>
      </w:ins>
      <w:ins w:id="426" w:author="Jordon Beijing" w:date="2020-09-06T12:22:00Z">
        <w:r w:rsidR="009E59BA">
          <w:rPr>
            <w:rFonts w:ascii="Times" w:hAnsi="Times"/>
            <w:lang w:val="en-US"/>
          </w:rPr>
          <w:t xml:space="preserve">had </w:t>
        </w:r>
      </w:ins>
      <w:r w:rsidRPr="00E5008D">
        <w:rPr>
          <w:rFonts w:ascii="Times" w:hAnsi="Times"/>
          <w:lang w:val="en-US"/>
        </w:rPr>
        <w:t xml:space="preserve">just </w:t>
      </w:r>
      <w:del w:id="427" w:author="Jordon Beijing" w:date="2020-09-06T12:22:00Z">
        <w:r w:rsidRPr="00E5008D" w:rsidDel="009E59BA">
          <w:rPr>
            <w:rFonts w:ascii="Times" w:hAnsi="Times"/>
            <w:lang w:val="en-US"/>
          </w:rPr>
          <w:delText xml:space="preserve">begin </w:delText>
        </w:r>
      </w:del>
      <w:ins w:id="428" w:author="Jordon Beijing" w:date="2020-09-06T12:22:00Z">
        <w:r w:rsidR="009E59BA">
          <w:rPr>
            <w:rFonts w:ascii="Times" w:hAnsi="Times"/>
            <w:lang w:val="en-US"/>
          </w:rPr>
          <w:t>begun</w:t>
        </w:r>
        <w:r w:rsidR="009E59BA" w:rsidRPr="00E5008D">
          <w:rPr>
            <w:rFonts w:ascii="Times" w:hAnsi="Times"/>
            <w:lang w:val="en-US"/>
          </w:rPr>
          <w:t xml:space="preserve"> </w:t>
        </w:r>
      </w:ins>
      <w:r w:rsidRPr="00E5008D">
        <w:rPr>
          <w:rFonts w:ascii="Times" w:hAnsi="Times"/>
          <w:lang w:val="en-US"/>
        </w:rPr>
        <w:t xml:space="preserve">to oppress the Jews? </w:t>
      </w:r>
      <w:ins w:id="429" w:author="Jordon Beijing" w:date="2020-09-06T12:22:00Z">
        <w:r w:rsidR="009E59BA">
          <w:rPr>
            <w:rFonts w:ascii="Times" w:hAnsi="Times"/>
            <w:lang w:val="en-US"/>
          </w:rPr>
          <w:t xml:space="preserve">The word </w:t>
        </w:r>
      </w:ins>
      <w:del w:id="430" w:author="Jordon Beijing" w:date="2020-09-06T12:22:00Z">
        <w:r w:rsidRPr="00E5008D" w:rsidDel="009E59BA">
          <w:rPr>
            <w:rFonts w:ascii="Times" w:hAnsi="Times"/>
            <w:lang w:val="en-US"/>
          </w:rPr>
          <w:delText>“</w:delText>
        </w:r>
      </w:del>
      <w:ins w:id="431" w:author="Jordon Beijing" w:date="2020-09-06T12:22:00Z">
        <w:r w:rsidR="009E59BA">
          <w:rPr>
            <w:rFonts w:ascii="Times" w:hAnsi="Times"/>
            <w:lang w:val="en-US"/>
          </w:rPr>
          <w:t>“</w:t>
        </w:r>
      </w:ins>
      <w:del w:id="432" w:author="Jordon Beijing" w:date="2020-09-06T12:22:00Z">
        <w:r w:rsidRPr="00E5008D" w:rsidDel="009E59BA">
          <w:rPr>
            <w:rFonts w:ascii="Times" w:hAnsi="Times"/>
            <w:lang w:val="en-US"/>
          </w:rPr>
          <w:delText>’</w:delText>
        </w:r>
      </w:del>
      <w:ins w:id="433" w:author="Jordon Beijing" w:date="2020-09-06T12:23:00Z">
        <w:r w:rsidR="009E59BA">
          <w:rPr>
            <w:rFonts w:ascii="Times" w:hAnsi="Times"/>
            <w:lang w:val="en-US"/>
          </w:rPr>
          <w:t>h</w:t>
        </w:r>
      </w:ins>
      <w:del w:id="434" w:author="Jordon Beijing" w:date="2020-09-06T12:23:00Z">
        <w:r w:rsidRPr="00E5008D" w:rsidDel="009E59BA">
          <w:rPr>
            <w:rFonts w:ascii="Times" w:hAnsi="Times"/>
            <w:lang w:val="en-US"/>
          </w:rPr>
          <w:delText>H</w:delText>
        </w:r>
      </w:del>
      <w:r w:rsidRPr="00E5008D">
        <w:rPr>
          <w:rFonts w:ascii="Times" w:hAnsi="Times"/>
          <w:lang w:val="en-US"/>
        </w:rPr>
        <w:t>olocaust</w:t>
      </w:r>
      <w:ins w:id="435" w:author="Jordon Beijing" w:date="2020-09-06T12:22:00Z">
        <w:r w:rsidR="009E59BA">
          <w:rPr>
            <w:rFonts w:ascii="Times" w:hAnsi="Times"/>
            <w:lang w:val="en-US"/>
          </w:rPr>
          <w:t>”</w:t>
        </w:r>
      </w:ins>
      <w:del w:id="436" w:author="Jordon Beijing" w:date="2020-09-06T12:22:00Z">
        <w:r w:rsidRPr="00E5008D" w:rsidDel="009E59BA">
          <w:rPr>
            <w:rFonts w:ascii="Times" w:hAnsi="Times"/>
            <w:lang w:val="en-US"/>
          </w:rPr>
          <w:delText>,’</w:delText>
        </w:r>
      </w:del>
      <w:r w:rsidRPr="00E5008D">
        <w:rPr>
          <w:rFonts w:ascii="Times" w:hAnsi="Times"/>
          <w:lang w:val="en-US"/>
        </w:rPr>
        <w:t xml:space="preserve"> </w:t>
      </w:r>
      <w:del w:id="437" w:author="Jordon Beijing" w:date="2020-09-06T12:23:00Z">
        <w:r w:rsidRPr="00E5008D" w:rsidDel="009E59BA">
          <w:rPr>
            <w:rFonts w:ascii="Times" w:hAnsi="Times"/>
            <w:lang w:val="en-US"/>
          </w:rPr>
          <w:delText>this word</w:delText>
        </w:r>
      </w:del>
      <w:ins w:id="438" w:author="Jordon Beijing" w:date="2020-09-06T12:23:00Z">
        <w:r w:rsidR="009E59BA">
          <w:rPr>
            <w:rFonts w:ascii="Times" w:hAnsi="Times"/>
            <w:lang w:val="en-US"/>
          </w:rPr>
          <w:t>comes</w:t>
        </w:r>
      </w:ins>
      <w:r w:rsidRPr="00E5008D">
        <w:rPr>
          <w:rFonts w:ascii="Times" w:hAnsi="Times"/>
          <w:lang w:val="en-US"/>
        </w:rPr>
        <w:t xml:space="preserve"> </w:t>
      </w:r>
      <w:del w:id="439" w:author="Jordon Beijing" w:date="2020-09-06T12:23:00Z">
        <w:r w:rsidRPr="00E5008D" w:rsidDel="009E59BA">
          <w:rPr>
            <w:rFonts w:ascii="Times" w:hAnsi="Times"/>
            <w:lang w:val="en-US"/>
          </w:rPr>
          <w:delText xml:space="preserve">is </w:delText>
        </w:r>
      </w:del>
      <w:r w:rsidRPr="00E5008D">
        <w:rPr>
          <w:rFonts w:ascii="Times" w:hAnsi="Times"/>
          <w:lang w:val="en-US"/>
        </w:rPr>
        <w:t xml:space="preserve">from Greek, meaning burning sacrifices with fire. Jews called it </w:t>
      </w:r>
      <w:ins w:id="440" w:author="Jordon Beijing" w:date="2020-09-06T12:23:00Z">
        <w:r w:rsidR="009E59BA">
          <w:rPr>
            <w:rFonts w:ascii="Times" w:hAnsi="Times"/>
            <w:lang w:val="en-US"/>
          </w:rPr>
          <w:t>“</w:t>
        </w:r>
      </w:ins>
      <w:del w:id="441" w:author="Jordon Beijing" w:date="2020-09-06T12:23:00Z">
        <w:r w:rsidRPr="00E5008D" w:rsidDel="009E59BA">
          <w:rPr>
            <w:rFonts w:ascii="Times" w:hAnsi="Times"/>
            <w:lang w:val="en-US"/>
          </w:rPr>
          <w:delText>‘</w:delText>
        </w:r>
      </w:del>
      <w:r w:rsidRPr="00E5008D">
        <w:rPr>
          <w:rFonts w:ascii="Times" w:hAnsi="Times"/>
          <w:lang w:val="en-US"/>
        </w:rPr>
        <w:t>Shoah,</w:t>
      </w:r>
      <w:ins w:id="442" w:author="Jordon Beijing" w:date="2020-09-06T12:23:00Z">
        <w:r w:rsidR="009E59BA">
          <w:rPr>
            <w:rFonts w:ascii="Times" w:hAnsi="Times"/>
            <w:lang w:val="en-US"/>
          </w:rPr>
          <w:t>”</w:t>
        </w:r>
      </w:ins>
      <w:del w:id="443" w:author="Jordon Beijing" w:date="2020-09-06T12:23:00Z">
        <w:r w:rsidRPr="00E5008D" w:rsidDel="009E59BA">
          <w:rPr>
            <w:rFonts w:ascii="Times" w:hAnsi="Times"/>
            <w:lang w:val="en-US"/>
          </w:rPr>
          <w:delText>’</w:delText>
        </w:r>
      </w:del>
      <w:r w:rsidRPr="00E5008D">
        <w:rPr>
          <w:rFonts w:ascii="Times" w:hAnsi="Times"/>
          <w:lang w:val="en-US"/>
        </w:rPr>
        <w:t xml:space="preserve"> from Hebrew. </w:t>
      </w:r>
      <w:ins w:id="444" w:author="Jordon Beijing" w:date="2020-09-06T12:24:00Z">
        <w:r w:rsidR="00F02D02">
          <w:rPr>
            <w:rFonts w:ascii="Times" w:hAnsi="Times"/>
            <w:lang w:val="en-US"/>
          </w:rPr>
          <w:t>A</w:t>
        </w:r>
        <w:r w:rsidR="00F02D02" w:rsidRPr="00E5008D">
          <w:rPr>
            <w:rFonts w:ascii="Times" w:hAnsi="Times"/>
            <w:lang w:val="en-US"/>
          </w:rPr>
          <w:t xml:space="preserve">ccording to </w:t>
        </w:r>
      </w:ins>
      <w:ins w:id="445" w:author="Jordon Beijing" w:date="2020-09-06T12:32:00Z">
        <w:r w:rsidR="00F02D02">
          <w:rPr>
            <w:rFonts w:ascii="Times" w:hAnsi="Times"/>
            <w:lang w:val="en-US"/>
          </w:rPr>
          <w:t>an</w:t>
        </w:r>
      </w:ins>
      <w:ins w:id="446" w:author="Jordon Beijing" w:date="2020-09-06T12:24:00Z">
        <w:r w:rsidR="00F02D02" w:rsidRPr="00E5008D">
          <w:rPr>
            <w:rFonts w:ascii="Times" w:hAnsi="Times"/>
            <w:lang w:val="en-US"/>
          </w:rPr>
          <w:t xml:space="preserve"> article publish</w:t>
        </w:r>
      </w:ins>
      <w:ins w:id="447" w:author="Jordon Beijing" w:date="2020-09-06T12:32:00Z">
        <w:r w:rsidR="00F02D02">
          <w:rPr>
            <w:rFonts w:ascii="Times" w:hAnsi="Times"/>
            <w:lang w:val="en-US"/>
          </w:rPr>
          <w:t>ed</w:t>
        </w:r>
      </w:ins>
      <w:ins w:id="448" w:author="Jordon Beijing" w:date="2020-09-06T12:24:00Z">
        <w:r w:rsidR="00F02D02" w:rsidRPr="00E5008D">
          <w:rPr>
            <w:rFonts w:ascii="Times" w:hAnsi="Times"/>
            <w:lang w:val="en-US"/>
          </w:rPr>
          <w:t xml:space="preserve"> on </w:t>
        </w:r>
        <w:proofErr w:type="spellStart"/>
        <w:r w:rsidR="00F02D02" w:rsidRPr="00E5008D">
          <w:rPr>
            <w:rFonts w:ascii="Times" w:hAnsi="Times"/>
            <w:lang w:val="en-US"/>
          </w:rPr>
          <w:t>Baidubaike</w:t>
        </w:r>
        <w:proofErr w:type="spellEnd"/>
        <w:r w:rsidR="00F02D02">
          <w:rPr>
            <w:rFonts w:ascii="Times" w:hAnsi="Times"/>
            <w:lang w:val="en-US"/>
          </w:rPr>
          <w:t xml:space="preserve">, </w:t>
        </w:r>
      </w:ins>
      <w:ins w:id="449" w:author="Jordon Beijing" w:date="2020-09-06T12:23:00Z">
        <w:r w:rsidR="009E59BA">
          <w:rPr>
            <w:rFonts w:ascii="Times" w:hAnsi="Times"/>
            <w:lang w:val="en-US"/>
          </w:rPr>
          <w:t>“</w:t>
        </w:r>
      </w:ins>
      <w:ins w:id="450" w:author="Jordon Beijing" w:date="2020-09-06T12:24:00Z">
        <w:r w:rsidR="00F02D02">
          <w:rPr>
            <w:rFonts w:ascii="Times" w:hAnsi="Times"/>
            <w:lang w:val="en-US"/>
          </w:rPr>
          <w:t>‘</w:t>
        </w:r>
      </w:ins>
      <w:r w:rsidRPr="00E5008D">
        <w:rPr>
          <w:rFonts w:ascii="Times" w:hAnsi="Times"/>
          <w:lang w:val="en-US"/>
        </w:rPr>
        <w:t>The Holocaust</w:t>
      </w:r>
      <w:ins w:id="451" w:author="Jordon Beijing" w:date="2020-09-06T12:24:00Z">
        <w:r w:rsidR="00F02D02">
          <w:rPr>
            <w:rFonts w:ascii="Times" w:hAnsi="Times"/>
            <w:lang w:val="en-US"/>
          </w:rPr>
          <w:t>’</w:t>
        </w:r>
      </w:ins>
      <w:r w:rsidRPr="00E5008D">
        <w:rPr>
          <w:rFonts w:ascii="Times" w:hAnsi="Times"/>
          <w:lang w:val="en-US"/>
        </w:rPr>
        <w:t xml:space="preserve"> refers to the ethnic cleansing of Jews by Nazi Germany in World War II and is one of the most notorious atrocities of the war. Germany massacred nearly </w:t>
      </w:r>
      <w:del w:id="452" w:author="Jordon Beijing" w:date="2020-09-06T12:23:00Z">
        <w:r w:rsidRPr="00E5008D" w:rsidDel="009E59BA">
          <w:rPr>
            <w:rFonts w:ascii="Times" w:hAnsi="Times"/>
            <w:lang w:val="en-US"/>
          </w:rPr>
          <w:delText xml:space="preserve">sixth </w:delText>
        </w:r>
      </w:del>
      <w:ins w:id="453" w:author="Jordon Beijing" w:date="2020-09-06T12:23:00Z">
        <w:r w:rsidR="009E59BA">
          <w:rPr>
            <w:rFonts w:ascii="Times" w:hAnsi="Times"/>
            <w:lang w:val="en-US"/>
          </w:rPr>
          <w:t>6</w:t>
        </w:r>
        <w:r w:rsidR="009E59BA" w:rsidRPr="00E5008D">
          <w:rPr>
            <w:rFonts w:ascii="Times" w:hAnsi="Times"/>
            <w:lang w:val="en-US"/>
          </w:rPr>
          <w:t xml:space="preserve"> </w:t>
        </w:r>
      </w:ins>
      <w:r w:rsidRPr="00E5008D">
        <w:rPr>
          <w:rFonts w:ascii="Times" w:hAnsi="Times"/>
          <w:lang w:val="en-US"/>
        </w:rPr>
        <w:t>million Jewish people during the ethnic cleansing</w:t>
      </w:r>
      <w:ins w:id="454" w:author="Jordon Beijing" w:date="2020-09-06T12:24:00Z">
        <w:r w:rsidR="00F02D02">
          <w:rPr>
            <w:rFonts w:ascii="Times" w:hAnsi="Times"/>
            <w:lang w:val="en-US"/>
          </w:rPr>
          <w:t>.</w:t>
        </w:r>
      </w:ins>
      <w:del w:id="455" w:author="Jordon Beijing" w:date="2020-09-06T12:24:00Z">
        <w:r w:rsidRPr="00E5008D" w:rsidDel="00F02D02">
          <w:rPr>
            <w:rFonts w:ascii="Times" w:hAnsi="Times"/>
            <w:lang w:val="en-US"/>
          </w:rPr>
          <w:delText>,</w:delText>
        </w:r>
      </w:del>
      <w:r w:rsidRPr="00E5008D">
        <w:rPr>
          <w:rFonts w:ascii="Times" w:hAnsi="Times"/>
          <w:lang w:val="en-US"/>
        </w:rPr>
        <w:t>”</w:t>
      </w:r>
      <w:del w:id="456" w:author="Jordon Beijing" w:date="2020-09-06T12:24:00Z">
        <w:r w:rsidRPr="00E5008D" w:rsidDel="00F02D02">
          <w:rPr>
            <w:rFonts w:ascii="Times" w:hAnsi="Times"/>
            <w:lang w:val="en-US"/>
          </w:rPr>
          <w:delText xml:space="preserve"> according to the article publish on Baidubaike. </w:delText>
        </w:r>
      </w:del>
    </w:p>
    <w:p w14:paraId="19514600" w14:textId="1A8C0272" w:rsidR="00E5008D" w:rsidRPr="00E5008D" w:rsidRDefault="00F02D02" w:rsidP="00392C88">
      <w:pPr>
        <w:ind w:firstLine="420"/>
        <w:rPr>
          <w:rFonts w:ascii="Times" w:hAnsi="Times"/>
          <w:lang w:val="en-US"/>
        </w:rPr>
        <w:pPrChange w:id="457" w:author="Jordon Beijing" w:date="2020-09-05T20:44:00Z">
          <w:pPr/>
        </w:pPrChange>
      </w:pPr>
      <w:ins w:id="458" w:author="Jordon Beijing" w:date="2020-09-06T12:25:00Z">
        <w:r>
          <w:rPr>
            <w:rFonts w:ascii="Times" w:hAnsi="Times"/>
            <w:lang w:val="en-US"/>
          </w:rPr>
          <w:t>A</w:t>
        </w:r>
        <w:r w:rsidRPr="00E5008D">
          <w:rPr>
            <w:rFonts w:ascii="Times" w:hAnsi="Times"/>
            <w:lang w:val="en-US"/>
          </w:rPr>
          <w:t xml:space="preserve">ccording to </w:t>
        </w:r>
      </w:ins>
      <w:ins w:id="459" w:author="Jordon Beijing" w:date="2020-09-06T12:32:00Z">
        <w:r>
          <w:rPr>
            <w:rFonts w:ascii="Times" w:hAnsi="Times"/>
            <w:lang w:val="en-US"/>
          </w:rPr>
          <w:t>an</w:t>
        </w:r>
      </w:ins>
      <w:ins w:id="460" w:author="Jordon Beijing" w:date="2020-09-06T12:25:00Z">
        <w:r w:rsidRPr="00E5008D">
          <w:rPr>
            <w:rFonts w:ascii="Times" w:hAnsi="Times"/>
            <w:lang w:val="en-US"/>
          </w:rPr>
          <w:t xml:space="preserve"> article publish</w:t>
        </w:r>
      </w:ins>
      <w:ins w:id="461" w:author="Jordon Beijing" w:date="2020-09-06T12:32:00Z">
        <w:r>
          <w:rPr>
            <w:rFonts w:ascii="Times" w:hAnsi="Times"/>
            <w:lang w:val="en-US"/>
          </w:rPr>
          <w:t>ed</w:t>
        </w:r>
      </w:ins>
      <w:ins w:id="462" w:author="Jordon Beijing" w:date="2020-09-06T12:25:00Z">
        <w:r w:rsidRPr="00E5008D">
          <w:rPr>
            <w:rFonts w:ascii="Times" w:hAnsi="Times"/>
            <w:lang w:val="en-US"/>
          </w:rPr>
          <w:t xml:space="preserve"> on </w:t>
        </w:r>
        <w:proofErr w:type="spellStart"/>
        <w:r w:rsidRPr="00E5008D">
          <w:rPr>
            <w:rFonts w:ascii="Times" w:hAnsi="Times"/>
            <w:lang w:val="en-US"/>
          </w:rPr>
          <w:t>Baidubaike</w:t>
        </w:r>
      </w:ins>
      <w:proofErr w:type="spellEnd"/>
      <w:ins w:id="463" w:author="Jordon Beijing" w:date="2020-09-06T12:27:00Z">
        <w:r>
          <w:rPr>
            <w:rFonts w:ascii="Times" w:hAnsi="Times"/>
            <w:lang w:val="en-US"/>
          </w:rPr>
          <w:t xml:space="preserve">, </w:t>
        </w:r>
      </w:ins>
      <w:del w:id="464" w:author="Jordon Beijing" w:date="2020-09-04T11:37:00Z">
        <w:r w:rsidR="00E5008D" w:rsidRPr="00E5008D" w:rsidDel="00B818DF">
          <w:rPr>
            <w:rFonts w:ascii="Times" w:hAnsi="Times"/>
            <w:lang w:val="en-US"/>
          </w:rPr>
          <w:delText xml:space="preserve">        </w:delText>
        </w:r>
      </w:del>
      <w:r w:rsidR="00E5008D" w:rsidRPr="00E5008D">
        <w:rPr>
          <w:rFonts w:ascii="Times" w:hAnsi="Times"/>
          <w:lang w:val="en-US"/>
        </w:rPr>
        <w:t xml:space="preserve">“After Nazi Germany's lightning-fast occupation of many countries, </w:t>
      </w:r>
      <w:del w:id="465" w:author="Jordon Beijing" w:date="2020-09-06T12:31:00Z">
        <w:r w:rsidR="00E5008D" w:rsidRPr="00E5008D" w:rsidDel="00F02D02">
          <w:rPr>
            <w:rFonts w:ascii="Times" w:hAnsi="Times"/>
            <w:lang w:val="en-US"/>
          </w:rPr>
          <w:delText xml:space="preserve">and </w:delText>
        </w:r>
      </w:del>
      <w:r w:rsidR="00E5008D" w:rsidRPr="00E5008D">
        <w:rPr>
          <w:rFonts w:ascii="Times" w:hAnsi="Times"/>
          <w:lang w:val="en-US"/>
        </w:rPr>
        <w:t>the Jew</w:t>
      </w:r>
      <w:ins w:id="466" w:author="Jordon Beijing" w:date="2020-09-06T12:27:00Z">
        <w:r>
          <w:rPr>
            <w:rFonts w:ascii="Times" w:hAnsi="Times"/>
            <w:lang w:val="en-US"/>
          </w:rPr>
          <w:t>s</w:t>
        </w:r>
      </w:ins>
      <w:del w:id="467" w:author="Jordon Beijing" w:date="2020-09-06T12:27:00Z">
        <w:r w:rsidR="00E5008D" w:rsidRPr="00E5008D" w:rsidDel="00F02D02">
          <w:rPr>
            <w:rFonts w:ascii="Times" w:hAnsi="Times"/>
            <w:lang w:val="en-US"/>
          </w:rPr>
          <w:delText>ish</w:delText>
        </w:r>
      </w:del>
      <w:r w:rsidR="00E5008D" w:rsidRPr="00E5008D">
        <w:rPr>
          <w:rFonts w:ascii="Times" w:hAnsi="Times"/>
          <w:lang w:val="en-US"/>
        </w:rPr>
        <w:t xml:space="preserve"> in those countries naturally lived under fascist</w:t>
      </w:r>
      <w:del w:id="468" w:author="Jordon Beijing" w:date="2020-09-06T12:27:00Z">
        <w:r w:rsidR="00E5008D" w:rsidRPr="00E5008D" w:rsidDel="00F02D02">
          <w:rPr>
            <w:rFonts w:ascii="Times" w:hAnsi="Times"/>
            <w:lang w:val="en-US"/>
          </w:rPr>
          <w:delText>’s</w:delText>
        </w:r>
      </w:del>
      <w:r w:rsidR="00E5008D" w:rsidRPr="00E5008D">
        <w:rPr>
          <w:rFonts w:ascii="Times" w:hAnsi="Times"/>
          <w:lang w:val="en-US"/>
        </w:rPr>
        <w:t xml:space="preserve"> control. The German Defense Forces, Nazi Germany and </w:t>
      </w:r>
      <w:ins w:id="469" w:author="Jordon Beijing" w:date="2020-09-06T12:27:00Z">
        <w:r>
          <w:rPr>
            <w:rFonts w:ascii="Times" w:hAnsi="Times"/>
            <w:lang w:val="en-US"/>
          </w:rPr>
          <w:t xml:space="preserve">the </w:t>
        </w:r>
      </w:ins>
      <w:r w:rsidR="00E5008D" w:rsidRPr="00E5008D">
        <w:rPr>
          <w:rFonts w:ascii="Times" w:hAnsi="Times"/>
          <w:lang w:val="en-US"/>
        </w:rPr>
        <w:t xml:space="preserve">German Government all concerted action to persecute Jewish people. Then Nazis even </w:t>
      </w:r>
      <w:del w:id="470" w:author="Jordon Beijing" w:date="2020-09-06T12:28:00Z">
        <w:r w:rsidR="00E5008D" w:rsidRPr="00E5008D" w:rsidDel="00F02D02">
          <w:rPr>
            <w:rFonts w:ascii="Times" w:hAnsi="Times"/>
            <w:lang w:val="en-US"/>
          </w:rPr>
          <w:delText>started incitement</w:delText>
        </w:r>
      </w:del>
      <w:ins w:id="471" w:author="Jordon Beijing" w:date="2020-09-06T12:28:00Z">
        <w:r>
          <w:rPr>
            <w:rFonts w:ascii="Times" w:hAnsi="Times"/>
            <w:lang w:val="en-US"/>
          </w:rPr>
          <w:t>incited</w:t>
        </w:r>
      </w:ins>
      <w:r w:rsidR="00E5008D" w:rsidRPr="00E5008D">
        <w:rPr>
          <w:rFonts w:ascii="Times" w:hAnsi="Times"/>
          <w:lang w:val="en-US"/>
        </w:rPr>
        <w:t xml:space="preserve"> </w:t>
      </w:r>
      <w:del w:id="472" w:author="Jordon Beijing" w:date="2020-09-06T12:28:00Z">
        <w:r w:rsidR="00E5008D" w:rsidRPr="00E5008D" w:rsidDel="00F02D02">
          <w:rPr>
            <w:rFonts w:ascii="Times" w:hAnsi="Times"/>
            <w:lang w:val="en-US"/>
          </w:rPr>
          <w:delText xml:space="preserve">to </w:delText>
        </w:r>
      </w:del>
      <w:r w:rsidR="00E5008D" w:rsidRPr="00E5008D">
        <w:rPr>
          <w:rFonts w:ascii="Times" w:hAnsi="Times"/>
          <w:lang w:val="en-US"/>
        </w:rPr>
        <w:t>the public to oppose to the Jews</w:t>
      </w:r>
      <w:ins w:id="473" w:author="Jordon Beijing" w:date="2020-09-06T12:25:00Z">
        <w:r>
          <w:rPr>
            <w:rFonts w:ascii="Times" w:hAnsi="Times"/>
            <w:lang w:val="en-US"/>
          </w:rPr>
          <w:t>.</w:t>
        </w:r>
      </w:ins>
      <w:del w:id="474" w:author="Jordon Beijing" w:date="2020-09-06T12:25:00Z">
        <w:r w:rsidR="00E5008D" w:rsidRPr="00E5008D" w:rsidDel="00F02D02">
          <w:rPr>
            <w:rFonts w:ascii="Times" w:hAnsi="Times"/>
            <w:lang w:val="en-US"/>
          </w:rPr>
          <w:delText>,</w:delText>
        </w:r>
      </w:del>
      <w:r w:rsidR="00E5008D" w:rsidRPr="00E5008D">
        <w:rPr>
          <w:rFonts w:ascii="Times" w:hAnsi="Times"/>
          <w:lang w:val="en-US"/>
        </w:rPr>
        <w:t>”</w:t>
      </w:r>
      <w:del w:id="475" w:author="Jordon Beijing" w:date="2020-09-06T12:27:00Z">
        <w:r w:rsidR="00E5008D" w:rsidRPr="00E5008D" w:rsidDel="00F02D02">
          <w:rPr>
            <w:rFonts w:ascii="Times" w:hAnsi="Times"/>
            <w:lang w:val="en-US"/>
          </w:rPr>
          <w:delText xml:space="preserve"> </w:delText>
        </w:r>
      </w:del>
      <w:del w:id="476" w:author="Jordon Beijing" w:date="2020-09-06T12:25:00Z">
        <w:r w:rsidR="00E5008D" w:rsidRPr="00E5008D" w:rsidDel="00F02D02">
          <w:rPr>
            <w:rFonts w:ascii="Times" w:hAnsi="Times"/>
            <w:lang w:val="en-US"/>
          </w:rPr>
          <w:delText>according to the article publish on Baidubaike.</w:delText>
        </w:r>
      </w:del>
    </w:p>
    <w:p w14:paraId="5DF73422" w14:textId="1049AC8F" w:rsidR="00E5008D" w:rsidRPr="00E5008D" w:rsidRDefault="00E5008D" w:rsidP="00392C88">
      <w:pPr>
        <w:ind w:firstLine="420"/>
        <w:rPr>
          <w:rFonts w:ascii="Times" w:hAnsi="Times"/>
          <w:lang w:val="en-US"/>
        </w:rPr>
        <w:pPrChange w:id="477" w:author="Jordon Beijing" w:date="2020-09-05T20:44:00Z">
          <w:pPr/>
        </w:pPrChange>
      </w:pPr>
      <w:r w:rsidRPr="00E5008D">
        <w:rPr>
          <w:rFonts w:ascii="Times" w:hAnsi="Times"/>
          <w:lang w:val="en-US"/>
        </w:rPr>
        <w:t xml:space="preserve"> </w:t>
      </w:r>
      <w:ins w:id="478" w:author="Jordon Beijing" w:date="2020-09-06T12:28:00Z">
        <w:r w:rsidR="00F02D02">
          <w:rPr>
            <w:rFonts w:ascii="Times" w:hAnsi="Times"/>
            <w:lang w:val="en-US"/>
          </w:rPr>
          <w:t>At that time, t</w:t>
        </w:r>
      </w:ins>
      <w:del w:id="479" w:author="Jordon Beijing" w:date="2020-09-06T12:28:00Z">
        <w:r w:rsidRPr="00E5008D" w:rsidDel="00F02D02">
          <w:rPr>
            <w:rFonts w:ascii="Times" w:hAnsi="Times"/>
            <w:lang w:val="en-US"/>
          </w:rPr>
          <w:delText>T</w:delText>
        </w:r>
      </w:del>
      <w:r w:rsidRPr="00E5008D">
        <w:rPr>
          <w:rFonts w:ascii="Times" w:hAnsi="Times"/>
          <w:lang w:val="en-US"/>
        </w:rPr>
        <w:t>he Jew</w:t>
      </w:r>
      <w:ins w:id="480" w:author="Jordon Beijing" w:date="2020-09-06T12:28:00Z">
        <w:r w:rsidR="00F02D02">
          <w:rPr>
            <w:rFonts w:ascii="Times" w:hAnsi="Times"/>
            <w:lang w:val="en-US"/>
          </w:rPr>
          <w:t>s</w:t>
        </w:r>
      </w:ins>
      <w:del w:id="481" w:author="Jordon Beijing" w:date="2020-09-06T12:28:00Z">
        <w:r w:rsidRPr="00E5008D" w:rsidDel="00F02D02">
          <w:rPr>
            <w:rFonts w:ascii="Times" w:hAnsi="Times"/>
            <w:lang w:val="en-US"/>
          </w:rPr>
          <w:delText>ish</w:delText>
        </w:r>
      </w:del>
      <w:r w:rsidRPr="00E5008D">
        <w:rPr>
          <w:rFonts w:ascii="Times" w:hAnsi="Times"/>
          <w:lang w:val="en-US"/>
        </w:rPr>
        <w:t xml:space="preserve"> had no freedom</w:t>
      </w:r>
      <w:ins w:id="482" w:author="Jordon Beijing" w:date="2020-09-06T12:28:00Z">
        <w:r w:rsidR="00F02D02">
          <w:rPr>
            <w:rFonts w:ascii="Times" w:hAnsi="Times"/>
            <w:lang w:val="en-US"/>
          </w:rPr>
          <w:t>.</w:t>
        </w:r>
      </w:ins>
      <w:del w:id="483" w:author="Jordon Beijing" w:date="2020-09-06T12:28:00Z">
        <w:r w:rsidRPr="00E5008D" w:rsidDel="00F02D02">
          <w:rPr>
            <w:rFonts w:ascii="Times" w:hAnsi="Times"/>
            <w:lang w:val="en-US"/>
          </w:rPr>
          <w:delText>,</w:delText>
        </w:r>
      </w:del>
      <w:r w:rsidRPr="00E5008D">
        <w:rPr>
          <w:rFonts w:ascii="Times" w:hAnsi="Times"/>
          <w:lang w:val="en-US"/>
        </w:rPr>
        <w:t xml:space="preserve"> </w:t>
      </w:r>
      <w:ins w:id="484" w:author="Jordon Beijing" w:date="2020-09-06T12:28:00Z">
        <w:r w:rsidR="00F02D02">
          <w:rPr>
            <w:rFonts w:ascii="Times" w:hAnsi="Times"/>
            <w:lang w:val="en-US"/>
          </w:rPr>
          <w:t>T</w:t>
        </w:r>
      </w:ins>
      <w:del w:id="485" w:author="Jordon Beijing" w:date="2020-09-06T12:28:00Z">
        <w:r w:rsidRPr="00E5008D" w:rsidDel="00F02D02">
          <w:rPr>
            <w:rFonts w:ascii="Times" w:hAnsi="Times"/>
            <w:lang w:val="en-US"/>
          </w:rPr>
          <w:delText>t</w:delText>
        </w:r>
      </w:del>
      <w:r w:rsidRPr="00E5008D">
        <w:rPr>
          <w:rFonts w:ascii="Times" w:hAnsi="Times"/>
          <w:lang w:val="en-US"/>
        </w:rPr>
        <w:t xml:space="preserve">hey </w:t>
      </w:r>
      <w:del w:id="486" w:author="Jordon Beijing" w:date="2020-09-06T12:28:00Z">
        <w:r w:rsidRPr="00E5008D" w:rsidDel="00F02D02">
          <w:rPr>
            <w:rFonts w:ascii="Times" w:hAnsi="Times"/>
            <w:lang w:val="en-US"/>
          </w:rPr>
          <w:delText xml:space="preserve">had </w:delText>
        </w:r>
      </w:del>
      <w:ins w:id="487" w:author="Jordon Beijing" w:date="2020-09-06T12:28:00Z">
        <w:r w:rsidR="00F02D02">
          <w:rPr>
            <w:rFonts w:ascii="Times" w:hAnsi="Times"/>
            <w:lang w:val="en-US"/>
          </w:rPr>
          <w:t>were forced</w:t>
        </w:r>
        <w:r w:rsidR="00F02D02" w:rsidRPr="00E5008D">
          <w:rPr>
            <w:rFonts w:ascii="Times" w:hAnsi="Times"/>
            <w:lang w:val="en-US"/>
          </w:rPr>
          <w:t xml:space="preserve"> </w:t>
        </w:r>
      </w:ins>
      <w:r w:rsidRPr="00E5008D">
        <w:rPr>
          <w:rFonts w:ascii="Times" w:hAnsi="Times"/>
          <w:lang w:val="en-US"/>
        </w:rPr>
        <w:t>to wear the Jewish star</w:t>
      </w:r>
      <w:ins w:id="488" w:author="Jordon Beijing" w:date="2020-09-06T12:29:00Z">
        <w:r w:rsidR="00F02D02">
          <w:rPr>
            <w:rFonts w:ascii="Times" w:hAnsi="Times"/>
            <w:lang w:val="en-US"/>
          </w:rPr>
          <w:t xml:space="preserve"> of David</w:t>
        </w:r>
      </w:ins>
      <w:r w:rsidRPr="00E5008D">
        <w:rPr>
          <w:rFonts w:ascii="Times" w:hAnsi="Times"/>
          <w:lang w:val="en-US"/>
        </w:rPr>
        <w:t xml:space="preserve">. Everybody would </w:t>
      </w:r>
      <w:del w:id="489" w:author="Jordon Beijing" w:date="2020-09-06T12:29:00Z">
        <w:r w:rsidRPr="00E5008D" w:rsidDel="00F02D02">
          <w:rPr>
            <w:rFonts w:ascii="Times" w:hAnsi="Times"/>
            <w:lang w:val="en-US"/>
          </w:rPr>
          <w:delText>de</w:delText>
        </w:r>
      </w:del>
      <w:r w:rsidRPr="00E5008D">
        <w:rPr>
          <w:rFonts w:ascii="Times" w:hAnsi="Times"/>
          <w:lang w:val="en-US"/>
        </w:rPr>
        <w:t>spitefully glare at them when they walked on the street</w:t>
      </w:r>
      <w:ins w:id="490" w:author="Jordon Beijing" w:date="2020-09-06T12:29:00Z">
        <w:r w:rsidR="00F02D02">
          <w:rPr>
            <w:rFonts w:ascii="Times" w:hAnsi="Times"/>
            <w:lang w:val="en-US"/>
          </w:rPr>
          <w:t>s</w:t>
        </w:r>
      </w:ins>
      <w:r w:rsidRPr="00E5008D">
        <w:rPr>
          <w:rFonts w:ascii="Times" w:hAnsi="Times"/>
          <w:lang w:val="en-US"/>
        </w:rPr>
        <w:t xml:space="preserve">. Jews were forced to live in the Jewish district. Because that place was too small and no one could get out, </w:t>
      </w:r>
      <w:del w:id="491" w:author="Jordon Beijing" w:date="2020-09-06T12:29:00Z">
        <w:r w:rsidRPr="00E5008D" w:rsidDel="00F02D02">
          <w:rPr>
            <w:rFonts w:ascii="Times" w:hAnsi="Times"/>
            <w:lang w:val="en-US"/>
          </w:rPr>
          <w:delText xml:space="preserve">so there was </w:delText>
        </w:r>
      </w:del>
      <w:r w:rsidRPr="00E5008D">
        <w:rPr>
          <w:rFonts w:ascii="Times" w:hAnsi="Times"/>
          <w:lang w:val="en-US"/>
        </w:rPr>
        <w:t xml:space="preserve">an infection </w:t>
      </w:r>
      <w:del w:id="492" w:author="Jordon Beijing" w:date="2020-09-06T12:29:00Z">
        <w:r w:rsidRPr="00E5008D" w:rsidDel="00F02D02">
          <w:rPr>
            <w:rFonts w:ascii="Times" w:hAnsi="Times"/>
            <w:lang w:val="en-US"/>
          </w:rPr>
          <w:delText xml:space="preserve">that </w:delText>
        </w:r>
      </w:del>
      <w:r w:rsidRPr="00E5008D">
        <w:rPr>
          <w:rFonts w:ascii="Times" w:hAnsi="Times"/>
          <w:lang w:val="en-US"/>
        </w:rPr>
        <w:t>began to spread. Every Jew</w:t>
      </w:r>
      <w:del w:id="493" w:author="Jordon Beijing" w:date="2020-09-06T12:29:00Z">
        <w:r w:rsidRPr="00E5008D" w:rsidDel="00F02D02">
          <w:rPr>
            <w:rFonts w:ascii="Times" w:hAnsi="Times"/>
            <w:lang w:val="en-US"/>
          </w:rPr>
          <w:delText>s</w:delText>
        </w:r>
      </w:del>
      <w:r w:rsidRPr="00E5008D">
        <w:rPr>
          <w:rFonts w:ascii="Times" w:hAnsi="Times"/>
          <w:lang w:val="en-US"/>
        </w:rPr>
        <w:t xml:space="preserve"> that walk</w:t>
      </w:r>
      <w:ins w:id="494" w:author="Jordon Beijing" w:date="2020-09-06T12:29:00Z">
        <w:r w:rsidR="00F02D02">
          <w:rPr>
            <w:rFonts w:ascii="Times" w:hAnsi="Times"/>
            <w:lang w:val="en-US"/>
          </w:rPr>
          <w:t>ed</w:t>
        </w:r>
      </w:ins>
      <w:r w:rsidRPr="00E5008D">
        <w:rPr>
          <w:rFonts w:ascii="Times" w:hAnsi="Times"/>
          <w:lang w:val="en-US"/>
        </w:rPr>
        <w:t xml:space="preserve"> around near the export could be</w:t>
      </w:r>
      <w:del w:id="495" w:author="Jordon Beijing" w:date="2020-09-06T12:29:00Z">
        <w:r w:rsidRPr="00E5008D" w:rsidDel="00F02D02">
          <w:rPr>
            <w:rFonts w:ascii="Times" w:hAnsi="Times"/>
            <w:lang w:val="en-US"/>
          </w:rPr>
          <w:delText>ing</w:delText>
        </w:r>
      </w:del>
      <w:r w:rsidRPr="00E5008D">
        <w:rPr>
          <w:rFonts w:ascii="Times" w:hAnsi="Times"/>
          <w:lang w:val="en-US"/>
        </w:rPr>
        <w:t xml:space="preserve"> shot by the soldiers.</w:t>
      </w:r>
    </w:p>
    <w:p w14:paraId="6F97D6CA" w14:textId="78C35471" w:rsidR="00E5008D" w:rsidRPr="00E5008D" w:rsidRDefault="00E5008D" w:rsidP="00F02D02">
      <w:pPr>
        <w:ind w:firstLine="420"/>
        <w:rPr>
          <w:rFonts w:ascii="Times" w:hAnsi="Times"/>
          <w:lang w:val="en-US"/>
        </w:rPr>
        <w:pPrChange w:id="496" w:author="Jordon Beijing" w:date="2020-09-06T12:25:00Z">
          <w:pPr/>
        </w:pPrChange>
      </w:pPr>
      <w:r w:rsidRPr="00E5008D">
        <w:rPr>
          <w:rFonts w:ascii="Times" w:hAnsi="Times"/>
          <w:lang w:val="en-US"/>
        </w:rPr>
        <w:t xml:space="preserve"> </w:t>
      </w:r>
      <w:ins w:id="497" w:author="Jordon Beijing" w:date="2020-09-06T12:25:00Z">
        <w:r w:rsidR="00F02D02">
          <w:rPr>
            <w:rFonts w:ascii="Times" w:hAnsi="Times"/>
            <w:lang w:val="en-US"/>
          </w:rPr>
          <w:t>A</w:t>
        </w:r>
        <w:r w:rsidR="00F02D02" w:rsidRPr="00E5008D">
          <w:rPr>
            <w:rFonts w:ascii="Times" w:hAnsi="Times"/>
            <w:lang w:val="en-US"/>
          </w:rPr>
          <w:t xml:space="preserve">ccording to </w:t>
        </w:r>
      </w:ins>
      <w:ins w:id="498" w:author="Jordon Beijing" w:date="2020-09-06T12:32:00Z">
        <w:r w:rsidR="00F02D02">
          <w:rPr>
            <w:rFonts w:ascii="Times" w:hAnsi="Times"/>
            <w:lang w:val="en-US"/>
          </w:rPr>
          <w:t>an</w:t>
        </w:r>
      </w:ins>
      <w:ins w:id="499" w:author="Jordon Beijing" w:date="2020-09-06T12:25:00Z">
        <w:r w:rsidR="00F02D02" w:rsidRPr="00E5008D">
          <w:rPr>
            <w:rFonts w:ascii="Times" w:hAnsi="Times"/>
            <w:lang w:val="en-US"/>
          </w:rPr>
          <w:t xml:space="preserve"> article publish on </w:t>
        </w:r>
        <w:proofErr w:type="spellStart"/>
        <w:r w:rsidR="00F02D02" w:rsidRPr="00E5008D">
          <w:rPr>
            <w:rFonts w:ascii="Times" w:hAnsi="Times"/>
            <w:lang w:val="en-US"/>
          </w:rPr>
          <w:t>Baidubaike</w:t>
        </w:r>
        <w:proofErr w:type="spellEnd"/>
        <w:r w:rsidR="00F02D02">
          <w:rPr>
            <w:rFonts w:ascii="Times" w:hAnsi="Times"/>
            <w:lang w:val="en-US"/>
          </w:rPr>
          <w:t xml:space="preserve">, </w:t>
        </w:r>
      </w:ins>
      <w:r w:rsidRPr="00E5008D">
        <w:rPr>
          <w:rFonts w:ascii="Times" w:hAnsi="Times"/>
          <w:lang w:val="en-US"/>
        </w:rPr>
        <w:t>“A large number of children were sent to concentration camps in batches. Children over the age of 14 were treated as adults in the process of being sent to concentration camps. January 27, 1945, the Soviet Red Army invaded Auschwitz concentration camp</w:t>
      </w:r>
      <w:ins w:id="500" w:author="Jordon Beijing" w:date="2020-09-06T12:26:00Z">
        <w:r w:rsidR="00F02D02">
          <w:rPr>
            <w:rFonts w:ascii="Times" w:hAnsi="Times"/>
            <w:lang w:val="en-US"/>
          </w:rPr>
          <w:t>.</w:t>
        </w:r>
      </w:ins>
      <w:del w:id="501" w:author="Jordon Beijing" w:date="2020-09-06T12:26:00Z">
        <w:r w:rsidRPr="00E5008D" w:rsidDel="00F02D02">
          <w:rPr>
            <w:rFonts w:ascii="Times" w:hAnsi="Times"/>
            <w:lang w:val="en-US"/>
          </w:rPr>
          <w:delText>,</w:delText>
        </w:r>
      </w:del>
      <w:r w:rsidRPr="00E5008D">
        <w:rPr>
          <w:rFonts w:ascii="Times" w:hAnsi="Times"/>
          <w:lang w:val="en-US"/>
        </w:rPr>
        <w:t xml:space="preserve"> </w:t>
      </w:r>
      <w:ins w:id="502" w:author="Jordon Beijing" w:date="2020-09-06T12:26:00Z">
        <w:r w:rsidR="00F02D02">
          <w:rPr>
            <w:rFonts w:ascii="Times" w:hAnsi="Times"/>
            <w:lang w:val="en-US"/>
          </w:rPr>
          <w:t>T</w:t>
        </w:r>
      </w:ins>
      <w:del w:id="503" w:author="Jordon Beijing" w:date="2020-09-06T12:26:00Z">
        <w:r w:rsidRPr="00E5008D" w:rsidDel="00F02D02">
          <w:rPr>
            <w:rFonts w:ascii="Times" w:hAnsi="Times"/>
            <w:lang w:val="en-US"/>
          </w:rPr>
          <w:delText>t</w:delText>
        </w:r>
      </w:del>
      <w:r w:rsidRPr="00E5008D">
        <w:rPr>
          <w:rFonts w:ascii="Times" w:hAnsi="Times"/>
          <w:lang w:val="en-US"/>
        </w:rPr>
        <w:t>hey saw 7</w:t>
      </w:r>
      <w:ins w:id="504" w:author="Jordon Beijing" w:date="2020-09-06T12:27:00Z">
        <w:r w:rsidR="00F02D02">
          <w:rPr>
            <w:rFonts w:ascii="Times" w:hAnsi="Times"/>
            <w:lang w:val="en-US"/>
          </w:rPr>
          <w:t>,</w:t>
        </w:r>
      </w:ins>
      <w:r w:rsidRPr="00E5008D">
        <w:rPr>
          <w:rFonts w:ascii="Times" w:hAnsi="Times"/>
          <w:lang w:val="en-US"/>
        </w:rPr>
        <w:t xml:space="preserve">650 weak people </w:t>
      </w:r>
      <w:ins w:id="505" w:author="Jordon Beijing" w:date="2020-09-06T12:26:00Z">
        <w:r w:rsidR="00F02D02">
          <w:rPr>
            <w:rFonts w:ascii="Times" w:hAnsi="Times"/>
            <w:lang w:val="en-US"/>
          </w:rPr>
          <w:t xml:space="preserve">– </w:t>
        </w:r>
      </w:ins>
      <w:del w:id="506" w:author="Jordon Beijing" w:date="2020-09-06T12:26:00Z">
        <w:r w:rsidRPr="00E5008D" w:rsidDel="00F02D02">
          <w:rPr>
            <w:rFonts w:ascii="Times" w:hAnsi="Times"/>
            <w:lang w:val="en-US"/>
          </w:rPr>
          <w:delText xml:space="preserve">—— </w:delText>
        </w:r>
      </w:del>
      <w:r w:rsidRPr="00E5008D">
        <w:rPr>
          <w:rFonts w:ascii="Times" w:hAnsi="Times"/>
          <w:lang w:val="en-US"/>
        </w:rPr>
        <w:t xml:space="preserve">Holocaust survivors. On the way to the liberation of the concentration camp, the Red Army of the Soviet Union exchanged fire along the road </w:t>
      </w:r>
      <w:del w:id="507" w:author="Jordon Beijing" w:date="2020-09-06T12:27:00Z">
        <w:r w:rsidRPr="00E5008D" w:rsidDel="00F02D02">
          <w:rPr>
            <w:rFonts w:ascii="Times" w:hAnsi="Times"/>
            <w:lang w:val="en-US"/>
          </w:rPr>
          <w:delText xml:space="preserve">and </w:delText>
        </w:r>
      </w:del>
      <w:ins w:id="508" w:author="Jordon Beijing" w:date="2020-09-06T12:27:00Z">
        <w:r w:rsidR="00F02D02">
          <w:rPr>
            <w:rFonts w:ascii="Times" w:hAnsi="Times"/>
            <w:lang w:val="en-US"/>
          </w:rPr>
          <w:t>with</w:t>
        </w:r>
        <w:r w:rsidR="00F02D02" w:rsidRPr="00E5008D">
          <w:rPr>
            <w:rFonts w:ascii="Times" w:hAnsi="Times"/>
            <w:lang w:val="en-US"/>
          </w:rPr>
          <w:t xml:space="preserve"> </w:t>
        </w:r>
      </w:ins>
      <w:r w:rsidRPr="00E5008D">
        <w:rPr>
          <w:rFonts w:ascii="Times" w:hAnsi="Times"/>
          <w:lang w:val="en-US"/>
        </w:rPr>
        <w:t xml:space="preserve">the fleeing Germans. </w:t>
      </w:r>
      <w:del w:id="509" w:author="Jordon Beijing" w:date="2020-09-06T12:26:00Z">
        <w:r w:rsidRPr="00E5008D" w:rsidDel="00F02D02">
          <w:rPr>
            <w:rFonts w:ascii="Times" w:hAnsi="Times"/>
            <w:lang w:val="en-US"/>
          </w:rPr>
          <w:delText xml:space="preserve">There were </w:delText>
        </w:r>
      </w:del>
      <w:r w:rsidRPr="00E5008D">
        <w:rPr>
          <w:rFonts w:ascii="Times" w:hAnsi="Times"/>
          <w:lang w:val="en-US"/>
        </w:rPr>
        <w:t xml:space="preserve">231 Red Army soldiers </w:t>
      </w:r>
      <w:del w:id="510" w:author="Jordon Beijing" w:date="2020-09-06T12:26:00Z">
        <w:r w:rsidRPr="00E5008D" w:rsidDel="00F02D02">
          <w:rPr>
            <w:rFonts w:ascii="Times" w:hAnsi="Times"/>
            <w:lang w:val="en-US"/>
          </w:rPr>
          <w:delText>had dead</w:delText>
        </w:r>
      </w:del>
      <w:ins w:id="511" w:author="Jordon Beijing" w:date="2020-09-06T12:26:00Z">
        <w:r w:rsidR="00F02D02">
          <w:rPr>
            <w:rFonts w:ascii="Times" w:hAnsi="Times"/>
            <w:lang w:val="en-US"/>
          </w:rPr>
          <w:t>died</w:t>
        </w:r>
      </w:ins>
      <w:r w:rsidRPr="00E5008D">
        <w:rPr>
          <w:rFonts w:ascii="Times" w:hAnsi="Times"/>
          <w:lang w:val="en-US"/>
        </w:rPr>
        <w:t xml:space="preserve"> in the battle to liberate Auschwitz</w:t>
      </w:r>
      <w:ins w:id="512" w:author="Jordon Beijing" w:date="2020-09-06T12:26:00Z">
        <w:r w:rsidR="00F02D02">
          <w:rPr>
            <w:rFonts w:ascii="Times" w:hAnsi="Times"/>
            <w:lang w:val="en-US"/>
          </w:rPr>
          <w:t>.</w:t>
        </w:r>
      </w:ins>
      <w:del w:id="513" w:author="Jordon Beijing" w:date="2020-09-06T12:26:00Z">
        <w:r w:rsidRPr="00E5008D" w:rsidDel="00F02D02">
          <w:rPr>
            <w:rFonts w:ascii="Times" w:hAnsi="Times"/>
            <w:lang w:val="en-US"/>
          </w:rPr>
          <w:delText>,</w:delText>
        </w:r>
      </w:del>
      <w:r w:rsidRPr="00E5008D">
        <w:rPr>
          <w:rFonts w:ascii="Times" w:hAnsi="Times"/>
          <w:lang w:val="en-US"/>
        </w:rPr>
        <w:t>”</w:t>
      </w:r>
      <w:del w:id="514" w:author="Jordon Beijing" w:date="2020-09-06T12:26:00Z">
        <w:r w:rsidRPr="00E5008D" w:rsidDel="00F02D02">
          <w:rPr>
            <w:rFonts w:ascii="Times" w:hAnsi="Times"/>
            <w:lang w:val="en-US"/>
          </w:rPr>
          <w:delText xml:space="preserve"> </w:delText>
        </w:r>
      </w:del>
      <w:del w:id="515" w:author="Jordon Beijing" w:date="2020-09-06T12:25:00Z">
        <w:r w:rsidRPr="00E5008D" w:rsidDel="00F02D02">
          <w:rPr>
            <w:rFonts w:ascii="Times" w:hAnsi="Times"/>
            <w:lang w:val="en-US"/>
          </w:rPr>
          <w:delText>according to the article publish on Baidubaike.</w:delText>
        </w:r>
      </w:del>
    </w:p>
    <w:p w14:paraId="24F2F068" w14:textId="77777777" w:rsidR="0032168C" w:rsidRDefault="00E5008D" w:rsidP="00392C88">
      <w:pPr>
        <w:ind w:firstLine="420"/>
        <w:rPr>
          <w:ins w:id="516" w:author="Jordon Beijing" w:date="2020-09-06T12:59:00Z"/>
          <w:rFonts w:ascii="Times" w:hAnsi="Times"/>
          <w:lang w:val="en-US"/>
        </w:rPr>
      </w:pPr>
      <w:r w:rsidRPr="00E5008D">
        <w:rPr>
          <w:rFonts w:ascii="Times" w:hAnsi="Times"/>
          <w:lang w:val="en-US"/>
        </w:rPr>
        <w:t xml:space="preserve"> </w:t>
      </w:r>
      <w:del w:id="517" w:author="Jordon Beijing" w:date="2020-09-04T11:37:00Z">
        <w:r w:rsidRPr="00E5008D" w:rsidDel="00B818DF">
          <w:rPr>
            <w:rFonts w:ascii="Times" w:hAnsi="Times"/>
            <w:lang w:val="en-US"/>
          </w:rPr>
          <w:delText xml:space="preserve">        </w:delText>
        </w:r>
      </w:del>
      <w:r w:rsidRPr="00E5008D">
        <w:rPr>
          <w:rFonts w:ascii="Times" w:hAnsi="Times"/>
          <w:lang w:val="en-US"/>
        </w:rPr>
        <w:t xml:space="preserve">The last paragraph </w:t>
      </w:r>
      <w:ins w:id="518" w:author="Jordon Beijing" w:date="2020-09-06T12:32:00Z">
        <w:r w:rsidR="00F02D02">
          <w:rPr>
            <w:rFonts w:ascii="Times" w:hAnsi="Times"/>
            <w:lang w:val="en-US"/>
          </w:rPr>
          <w:t xml:space="preserve">of the article </w:t>
        </w:r>
      </w:ins>
      <w:r w:rsidRPr="00E5008D">
        <w:rPr>
          <w:rFonts w:ascii="Times" w:hAnsi="Times"/>
          <w:lang w:val="en-US"/>
        </w:rPr>
        <w:t>is a brief summary of the Holocaust</w:t>
      </w:r>
      <w:ins w:id="519" w:author="Jordon Beijing" w:date="2020-09-04T12:08:00Z">
        <w:r w:rsidR="00A16048">
          <w:rPr>
            <w:rFonts w:ascii="Times" w:hAnsi="Times"/>
            <w:lang w:val="en-US"/>
          </w:rPr>
          <w:t>.</w:t>
        </w:r>
      </w:ins>
      <w:del w:id="520" w:author="Jordon Beijing" w:date="2020-09-04T12:08:00Z">
        <w:r w:rsidRPr="00E5008D" w:rsidDel="00A16048">
          <w:rPr>
            <w:rFonts w:ascii="Times" w:hAnsi="Times"/>
            <w:lang w:val="en-US"/>
          </w:rPr>
          <w:delText>, -</w:delText>
        </w:r>
      </w:del>
      <w:r w:rsidRPr="00E5008D">
        <w:rPr>
          <w:rFonts w:ascii="Times" w:hAnsi="Times"/>
          <w:lang w:val="en-US"/>
        </w:rPr>
        <w:t xml:space="preserve"> Jews </w:t>
      </w:r>
      <w:del w:id="521" w:author="Jordon Beijing" w:date="2020-09-04T12:08:00Z">
        <w:r w:rsidRPr="00E5008D" w:rsidDel="00A16048">
          <w:rPr>
            <w:rFonts w:ascii="Times" w:hAnsi="Times"/>
            <w:lang w:val="en-US"/>
          </w:rPr>
          <w:delText xml:space="preserve">were </w:delText>
        </w:r>
      </w:del>
      <w:r w:rsidRPr="00E5008D">
        <w:rPr>
          <w:rFonts w:ascii="Times" w:hAnsi="Times"/>
          <w:lang w:val="en-US"/>
        </w:rPr>
        <w:t>suffered during the Holocaust</w:t>
      </w:r>
      <w:del w:id="522" w:author="Jordon Beijing" w:date="2020-09-04T12:08:00Z">
        <w:r w:rsidRPr="00E5008D" w:rsidDel="00A16048">
          <w:rPr>
            <w:rFonts w:ascii="Times" w:hAnsi="Times"/>
            <w:lang w:val="en-US"/>
          </w:rPr>
          <w:delText>,</w:delText>
        </w:r>
      </w:del>
      <w:r w:rsidRPr="00E5008D">
        <w:rPr>
          <w:rFonts w:ascii="Times" w:hAnsi="Times"/>
          <w:lang w:val="en-US"/>
        </w:rPr>
        <w:t xml:space="preserve"> and nobody cared about them. Even though the Germans made a lot of excuses for th</w:t>
      </w:r>
      <w:ins w:id="523" w:author="Jordon Beijing" w:date="2020-09-04T12:08:00Z">
        <w:r w:rsidR="00A16048">
          <w:rPr>
            <w:rFonts w:ascii="Times" w:hAnsi="Times"/>
            <w:lang w:val="en-US"/>
          </w:rPr>
          <w:t>ese</w:t>
        </w:r>
      </w:ins>
      <w:del w:id="524" w:author="Jordon Beijing" w:date="2020-09-04T12:08:00Z">
        <w:r w:rsidRPr="00E5008D" w:rsidDel="00A16048">
          <w:rPr>
            <w:rFonts w:ascii="Times" w:hAnsi="Times"/>
            <w:lang w:val="en-US"/>
          </w:rPr>
          <w:delText>is</w:delText>
        </w:r>
      </w:del>
      <w:r w:rsidRPr="00E5008D">
        <w:rPr>
          <w:rFonts w:ascii="Times" w:hAnsi="Times"/>
          <w:lang w:val="en-US"/>
        </w:rPr>
        <w:t xml:space="preserve"> things, </w:t>
      </w:r>
      <w:del w:id="525" w:author="Jordon Beijing" w:date="2020-09-04T12:08:00Z">
        <w:r w:rsidRPr="00E5008D" w:rsidDel="00A16048">
          <w:rPr>
            <w:rFonts w:ascii="Times" w:hAnsi="Times"/>
            <w:lang w:val="en-US"/>
          </w:rPr>
          <w:delText xml:space="preserve">but </w:delText>
        </w:r>
      </w:del>
      <w:r w:rsidRPr="00E5008D">
        <w:rPr>
          <w:rFonts w:ascii="Times" w:hAnsi="Times"/>
          <w:lang w:val="en-US"/>
        </w:rPr>
        <w:t xml:space="preserve">that doesn't wipe out what they did. In my opinion, everybody in </w:t>
      </w:r>
      <w:del w:id="526" w:author="Jordon Beijing" w:date="2020-09-04T12:09:00Z">
        <w:r w:rsidRPr="00E5008D" w:rsidDel="00A16048">
          <w:rPr>
            <w:rFonts w:ascii="Times" w:hAnsi="Times"/>
            <w:lang w:val="en-US"/>
          </w:rPr>
          <w:delText xml:space="preserve">the </w:delText>
        </w:r>
      </w:del>
      <w:r w:rsidRPr="00E5008D">
        <w:rPr>
          <w:rFonts w:ascii="Times" w:hAnsi="Times"/>
          <w:lang w:val="en-US"/>
        </w:rPr>
        <w:t xml:space="preserve">Europe didn’t like Jewish </w:t>
      </w:r>
      <w:ins w:id="527" w:author="Jordon Beijing" w:date="2020-09-04T12:09:00Z">
        <w:r w:rsidR="00A16048">
          <w:rPr>
            <w:rFonts w:ascii="Times" w:hAnsi="Times"/>
            <w:lang w:val="en-US"/>
          </w:rPr>
          <w:t xml:space="preserve">people </w:t>
        </w:r>
      </w:ins>
      <w:r w:rsidRPr="00E5008D">
        <w:rPr>
          <w:rFonts w:ascii="Times" w:hAnsi="Times"/>
          <w:lang w:val="en-US"/>
        </w:rPr>
        <w:t xml:space="preserve">that much. </w:t>
      </w:r>
      <w:ins w:id="528" w:author="Jordon Beijing" w:date="2020-09-04T12:09:00Z">
        <w:r w:rsidR="00A16048">
          <w:rPr>
            <w:rFonts w:ascii="Times" w:hAnsi="Times"/>
            <w:lang w:val="en-US"/>
          </w:rPr>
          <w:t>I think t</w:t>
        </w:r>
      </w:ins>
      <w:del w:id="529" w:author="Jordon Beijing" w:date="2020-09-04T12:09:00Z">
        <w:r w:rsidRPr="00E5008D" w:rsidDel="00A16048">
          <w:rPr>
            <w:rFonts w:ascii="Times" w:hAnsi="Times"/>
            <w:lang w:val="en-US"/>
          </w:rPr>
          <w:delText>T</w:delText>
        </w:r>
      </w:del>
      <w:r w:rsidRPr="00E5008D">
        <w:rPr>
          <w:rFonts w:ascii="Times" w:hAnsi="Times"/>
          <w:lang w:val="en-US"/>
        </w:rPr>
        <w:t xml:space="preserve">he reason </w:t>
      </w:r>
      <w:del w:id="530" w:author="Jordon Beijing" w:date="2020-09-04T12:09:00Z">
        <w:r w:rsidRPr="00E5008D" w:rsidDel="00A16048">
          <w:rPr>
            <w:rFonts w:ascii="Times" w:hAnsi="Times"/>
            <w:lang w:val="en-US"/>
          </w:rPr>
          <w:delText xml:space="preserve">of </w:delText>
        </w:r>
      </w:del>
      <w:ins w:id="531" w:author="Jordon Beijing" w:date="2020-09-04T12:09:00Z">
        <w:r w:rsidR="00A16048">
          <w:rPr>
            <w:rFonts w:ascii="Times" w:hAnsi="Times"/>
            <w:lang w:val="en-US"/>
          </w:rPr>
          <w:t>for</w:t>
        </w:r>
        <w:r w:rsidR="00A16048" w:rsidRPr="00E5008D">
          <w:rPr>
            <w:rFonts w:ascii="Times" w:hAnsi="Times"/>
            <w:lang w:val="en-US"/>
          </w:rPr>
          <w:t xml:space="preserve"> </w:t>
        </w:r>
      </w:ins>
      <w:r w:rsidRPr="00E5008D">
        <w:rPr>
          <w:rFonts w:ascii="Times" w:hAnsi="Times"/>
          <w:lang w:val="en-US"/>
        </w:rPr>
        <w:t xml:space="preserve">this </w:t>
      </w:r>
      <w:del w:id="532" w:author="Jordon Beijing" w:date="2020-09-04T12:09:00Z">
        <w:r w:rsidRPr="00E5008D" w:rsidDel="00A16048">
          <w:rPr>
            <w:rFonts w:ascii="Times" w:hAnsi="Times"/>
            <w:lang w:val="en-US"/>
          </w:rPr>
          <w:delText xml:space="preserve">I think </w:delText>
        </w:r>
      </w:del>
      <w:r w:rsidRPr="00E5008D">
        <w:rPr>
          <w:rFonts w:ascii="Times" w:hAnsi="Times"/>
          <w:lang w:val="en-US"/>
        </w:rPr>
        <w:t>is because Jew</w:t>
      </w:r>
      <w:ins w:id="533" w:author="Jordon Beijing" w:date="2020-09-04T12:09:00Z">
        <w:r w:rsidR="00A16048">
          <w:rPr>
            <w:rFonts w:ascii="Times" w:hAnsi="Times"/>
            <w:lang w:val="en-US"/>
          </w:rPr>
          <w:t>s</w:t>
        </w:r>
      </w:ins>
      <w:del w:id="534" w:author="Jordon Beijing" w:date="2020-09-04T12:09:00Z">
        <w:r w:rsidRPr="00E5008D" w:rsidDel="00A16048">
          <w:rPr>
            <w:rFonts w:ascii="Times" w:hAnsi="Times"/>
            <w:lang w:val="en-US"/>
          </w:rPr>
          <w:delText>ish</w:delText>
        </w:r>
      </w:del>
      <w:r w:rsidRPr="00E5008D">
        <w:rPr>
          <w:rFonts w:ascii="Times" w:hAnsi="Times"/>
          <w:lang w:val="en-US"/>
        </w:rPr>
        <w:t xml:space="preserve"> were smart and rich</w:t>
      </w:r>
      <w:ins w:id="535" w:author="Jordon Beijing" w:date="2020-09-06T12:30:00Z">
        <w:r w:rsidR="00F02D02">
          <w:rPr>
            <w:rFonts w:ascii="Times" w:hAnsi="Times"/>
            <w:lang w:val="en-US"/>
          </w:rPr>
          <w:t xml:space="preserve">. </w:t>
        </w:r>
      </w:ins>
      <w:del w:id="536" w:author="Jordon Beijing" w:date="2020-09-06T12:30:00Z">
        <w:r w:rsidRPr="00E5008D" w:rsidDel="00F02D02">
          <w:rPr>
            <w:rFonts w:ascii="Times" w:hAnsi="Times"/>
            <w:lang w:val="en-US"/>
          </w:rPr>
          <w:delText xml:space="preserve">, </w:delText>
        </w:r>
      </w:del>
      <w:ins w:id="537" w:author="Jordon Beijing" w:date="2020-09-06T12:30:00Z">
        <w:r w:rsidR="00F02D02">
          <w:rPr>
            <w:rFonts w:ascii="Times" w:hAnsi="Times"/>
            <w:lang w:val="en-US"/>
          </w:rPr>
          <w:t>T</w:t>
        </w:r>
      </w:ins>
      <w:del w:id="538" w:author="Jordon Beijing" w:date="2020-09-06T12:30:00Z">
        <w:r w:rsidRPr="00E5008D" w:rsidDel="00F02D02">
          <w:rPr>
            <w:rFonts w:ascii="Times" w:hAnsi="Times"/>
            <w:lang w:val="en-US"/>
          </w:rPr>
          <w:delText>t</w:delText>
        </w:r>
      </w:del>
      <w:r w:rsidRPr="00E5008D">
        <w:rPr>
          <w:rFonts w:ascii="Times" w:hAnsi="Times"/>
          <w:lang w:val="en-US"/>
        </w:rPr>
        <w:t xml:space="preserve">hey were having </w:t>
      </w:r>
      <w:ins w:id="539" w:author="Jordon Beijing" w:date="2020-09-04T12:09:00Z">
        <w:r w:rsidR="00A16048">
          <w:rPr>
            <w:rFonts w:ascii="Times" w:hAnsi="Times"/>
            <w:lang w:val="en-US"/>
          </w:rPr>
          <w:t xml:space="preserve">successful </w:t>
        </w:r>
      </w:ins>
      <w:r w:rsidRPr="00E5008D">
        <w:rPr>
          <w:rFonts w:ascii="Times" w:hAnsi="Times"/>
          <w:lang w:val="en-US"/>
        </w:rPr>
        <w:t>business in Europe</w:t>
      </w:r>
      <w:ins w:id="540" w:author="Jordon Beijing" w:date="2020-09-06T12:30:00Z">
        <w:r w:rsidR="00F02D02">
          <w:rPr>
            <w:rFonts w:ascii="Times" w:hAnsi="Times"/>
            <w:lang w:val="en-US"/>
          </w:rPr>
          <w:t xml:space="preserve">, </w:t>
        </w:r>
      </w:ins>
      <w:del w:id="541" w:author="Jordon Beijing" w:date="2020-09-06T12:30:00Z">
        <w:r w:rsidRPr="00E5008D" w:rsidDel="00F02D02">
          <w:rPr>
            <w:rFonts w:ascii="Times" w:hAnsi="Times"/>
            <w:lang w:val="en-US"/>
          </w:rPr>
          <w:delText xml:space="preserve">; </w:delText>
        </w:r>
      </w:del>
      <w:r w:rsidRPr="00E5008D">
        <w:rPr>
          <w:rFonts w:ascii="Times" w:hAnsi="Times"/>
          <w:lang w:val="en-US"/>
        </w:rPr>
        <w:t xml:space="preserve">and when the Germans were hungry for milk and couldn't afford it, </w:t>
      </w:r>
      <w:ins w:id="542" w:author="Jordon Beijing" w:date="2020-09-06T12:30:00Z">
        <w:r w:rsidR="00F02D02">
          <w:rPr>
            <w:rFonts w:ascii="Times" w:hAnsi="Times"/>
            <w:lang w:val="en-US"/>
          </w:rPr>
          <w:t xml:space="preserve">the </w:t>
        </w:r>
      </w:ins>
      <w:r w:rsidRPr="00E5008D">
        <w:rPr>
          <w:rFonts w:ascii="Times" w:hAnsi="Times"/>
          <w:lang w:val="en-US"/>
        </w:rPr>
        <w:t xml:space="preserve">Jews would rather dump it </w:t>
      </w:r>
      <w:ins w:id="543" w:author="Jordon Beijing" w:date="2020-09-06T12:30:00Z">
        <w:r w:rsidR="00F02D02">
          <w:rPr>
            <w:rFonts w:ascii="Times" w:hAnsi="Times"/>
            <w:lang w:val="en-US"/>
          </w:rPr>
          <w:t xml:space="preserve">out </w:t>
        </w:r>
      </w:ins>
      <w:r w:rsidRPr="00E5008D">
        <w:rPr>
          <w:rFonts w:ascii="Times" w:hAnsi="Times"/>
          <w:lang w:val="en-US"/>
        </w:rPr>
        <w:t xml:space="preserve">than sell it at a lower price. </w:t>
      </w:r>
    </w:p>
    <w:p w14:paraId="2F17E670" w14:textId="0B144DA2" w:rsidR="00E5008D" w:rsidRPr="00E5008D" w:rsidRDefault="00E5008D" w:rsidP="00392C88">
      <w:pPr>
        <w:ind w:firstLine="420"/>
        <w:rPr>
          <w:rFonts w:ascii="Times" w:hAnsi="Times"/>
          <w:lang w:val="en-US"/>
        </w:rPr>
        <w:pPrChange w:id="544" w:author="Jordon Beijing" w:date="2020-09-05T20:44:00Z">
          <w:pPr/>
        </w:pPrChange>
      </w:pPr>
      <w:commentRangeStart w:id="545"/>
      <w:r w:rsidRPr="00D43C89">
        <w:rPr>
          <w:rFonts w:ascii="Times" w:hAnsi="Times"/>
          <w:strike/>
          <w:lang w:val="en-US"/>
          <w:rPrChange w:id="546" w:author="Jordon Beijing" w:date="2020-09-04T12:20:00Z">
            <w:rPr>
              <w:rFonts w:ascii="Times" w:hAnsi="Times"/>
              <w:lang w:val="en-US"/>
            </w:rPr>
          </w:rPrChange>
        </w:rPr>
        <w:t>Another reason is that most of the European countries at that time were Christians, and Judas sold Jesus, the child of God, to another Jewish judge, because they thought Judas was arrogant and for profit, so people hated Judas and hated Jews. These reason was what they had told us, but it sounds like an excuse to cover up their bullying.</w:t>
      </w:r>
      <w:commentRangeEnd w:id="545"/>
      <w:r w:rsidR="00A16048" w:rsidRPr="00D43C89">
        <w:rPr>
          <w:rStyle w:val="CommentReference"/>
          <w:strike/>
          <w:kern w:val="2"/>
          <w:lang w:val="en-US" w:bidi="ar-SA"/>
          <w:rPrChange w:id="547" w:author="Jordon Beijing" w:date="2020-09-04T12:20:00Z">
            <w:rPr>
              <w:rStyle w:val="CommentReference"/>
              <w:kern w:val="2"/>
              <w:lang w:val="en-US" w:bidi="ar-SA"/>
            </w:rPr>
          </w:rPrChange>
        </w:rPr>
        <w:commentReference w:id="545"/>
      </w:r>
    </w:p>
    <w:p w14:paraId="061913AB" w14:textId="77777777" w:rsidR="0032168C" w:rsidRDefault="00E5008D" w:rsidP="0032168C">
      <w:pPr>
        <w:ind w:firstLine="420"/>
        <w:rPr>
          <w:ins w:id="548" w:author="Jordon Beijing" w:date="2020-09-06T12:59:00Z"/>
          <w:rFonts w:ascii="Times" w:hAnsi="Times"/>
          <w:lang w:val="en-US"/>
        </w:rPr>
      </w:pPr>
      <w:r w:rsidRPr="00E5008D">
        <w:rPr>
          <w:rFonts w:ascii="Times" w:hAnsi="Times"/>
          <w:lang w:val="en-US"/>
        </w:rPr>
        <w:t xml:space="preserve">What would </w:t>
      </w:r>
      <w:ins w:id="549" w:author="Jordon Beijing" w:date="2020-09-06T12:34:00Z">
        <w:r w:rsidR="00C77BF5">
          <w:rPr>
            <w:rFonts w:ascii="Times" w:hAnsi="Times"/>
            <w:lang w:val="en-US"/>
          </w:rPr>
          <w:t xml:space="preserve">have </w:t>
        </w:r>
      </w:ins>
      <w:r w:rsidRPr="00E5008D">
        <w:rPr>
          <w:rFonts w:ascii="Times" w:hAnsi="Times"/>
          <w:lang w:val="en-US"/>
        </w:rPr>
        <w:t>happen</w:t>
      </w:r>
      <w:ins w:id="550" w:author="Jordon Beijing" w:date="2020-09-06T12:34:00Z">
        <w:r w:rsidR="00C77BF5">
          <w:rPr>
            <w:rFonts w:ascii="Times" w:hAnsi="Times"/>
            <w:lang w:val="en-US"/>
          </w:rPr>
          <w:t>ed</w:t>
        </w:r>
      </w:ins>
      <w:r w:rsidRPr="00E5008D">
        <w:rPr>
          <w:rFonts w:ascii="Times" w:hAnsi="Times"/>
          <w:lang w:val="en-US"/>
        </w:rPr>
        <w:t xml:space="preserve"> if American soldiers and </w:t>
      </w:r>
      <w:ins w:id="551" w:author="Jordon Beijing" w:date="2020-09-06T11:17:00Z">
        <w:r w:rsidR="00B5076E">
          <w:rPr>
            <w:rFonts w:ascii="Times" w:hAnsi="Times"/>
            <w:lang w:val="en-US"/>
          </w:rPr>
          <w:t xml:space="preserve">the </w:t>
        </w:r>
      </w:ins>
      <w:r w:rsidRPr="00E5008D">
        <w:rPr>
          <w:rFonts w:ascii="Times" w:hAnsi="Times"/>
          <w:lang w:val="en-US"/>
        </w:rPr>
        <w:t xml:space="preserve">Soviet Red Army </w:t>
      </w:r>
      <w:del w:id="552" w:author="Jordon Beijing" w:date="2020-09-06T12:34:00Z">
        <w:r w:rsidRPr="00E5008D" w:rsidDel="00C77BF5">
          <w:rPr>
            <w:rFonts w:ascii="Times" w:hAnsi="Times"/>
            <w:lang w:val="en-US"/>
          </w:rPr>
          <w:delText xml:space="preserve">came </w:delText>
        </w:r>
      </w:del>
      <w:ins w:id="553" w:author="Jordon Beijing" w:date="2020-09-06T12:34:00Z">
        <w:r w:rsidR="00C77BF5">
          <w:rPr>
            <w:rFonts w:ascii="Times" w:hAnsi="Times"/>
            <w:lang w:val="en-US"/>
          </w:rPr>
          <w:t>had come</w:t>
        </w:r>
        <w:r w:rsidR="00C77BF5" w:rsidRPr="00E5008D">
          <w:rPr>
            <w:rFonts w:ascii="Times" w:hAnsi="Times"/>
            <w:lang w:val="en-US"/>
          </w:rPr>
          <w:t xml:space="preserve"> </w:t>
        </w:r>
      </w:ins>
      <w:r w:rsidRPr="00E5008D">
        <w:rPr>
          <w:rFonts w:ascii="Times" w:hAnsi="Times"/>
          <w:lang w:val="en-US"/>
        </w:rPr>
        <w:t xml:space="preserve">before </w:t>
      </w:r>
      <w:ins w:id="554" w:author="Jordon Beijing" w:date="2020-09-06T11:17:00Z">
        <w:r w:rsidR="00B5076E">
          <w:rPr>
            <w:rFonts w:ascii="Times" w:hAnsi="Times"/>
            <w:lang w:val="en-US"/>
          </w:rPr>
          <w:t xml:space="preserve">the </w:t>
        </w:r>
      </w:ins>
      <w:r w:rsidRPr="00E5008D">
        <w:rPr>
          <w:rFonts w:ascii="Times" w:hAnsi="Times"/>
          <w:lang w:val="en-US"/>
        </w:rPr>
        <w:t>fascist</w:t>
      </w:r>
      <w:ins w:id="555" w:author="Jordon Beijing" w:date="2020-09-06T11:17:00Z">
        <w:r w:rsidR="00B5076E">
          <w:rPr>
            <w:rFonts w:ascii="Times" w:hAnsi="Times"/>
            <w:lang w:val="en-US"/>
          </w:rPr>
          <w:t>s</w:t>
        </w:r>
      </w:ins>
      <w:r w:rsidRPr="00E5008D">
        <w:rPr>
          <w:rFonts w:ascii="Times" w:hAnsi="Times"/>
          <w:lang w:val="en-US"/>
        </w:rPr>
        <w:t xml:space="preserve"> killed so many Jews? Would Jews </w:t>
      </w:r>
      <w:ins w:id="556" w:author="Jordon Beijing" w:date="2020-09-06T11:17:00Z">
        <w:r w:rsidR="00B5076E">
          <w:rPr>
            <w:rFonts w:ascii="Times" w:hAnsi="Times"/>
            <w:lang w:val="en-US"/>
          </w:rPr>
          <w:t xml:space="preserve">have </w:t>
        </w:r>
      </w:ins>
      <w:r w:rsidRPr="00E5008D">
        <w:rPr>
          <w:rFonts w:ascii="Times" w:hAnsi="Times"/>
          <w:lang w:val="en-US"/>
        </w:rPr>
        <w:t>grow</w:t>
      </w:r>
      <w:ins w:id="557" w:author="Jordon Beijing" w:date="2020-09-06T11:19:00Z">
        <w:r w:rsidR="00B5076E">
          <w:rPr>
            <w:rFonts w:ascii="Times" w:hAnsi="Times"/>
            <w:lang w:val="en-US"/>
          </w:rPr>
          <w:t>n</w:t>
        </w:r>
      </w:ins>
      <w:r w:rsidRPr="00E5008D">
        <w:rPr>
          <w:rFonts w:ascii="Times" w:hAnsi="Times"/>
          <w:lang w:val="en-US"/>
        </w:rPr>
        <w:t xml:space="preserve"> stronger than </w:t>
      </w:r>
      <w:ins w:id="558" w:author="Jordon Beijing" w:date="2020-09-06T11:18:00Z">
        <w:r w:rsidR="00B5076E">
          <w:rPr>
            <w:rFonts w:ascii="Times" w:hAnsi="Times"/>
            <w:lang w:val="en-US"/>
          </w:rPr>
          <w:t xml:space="preserve">they are </w:t>
        </w:r>
      </w:ins>
      <w:del w:id="559" w:author="Jordon Beijing" w:date="2020-09-06T12:31:00Z">
        <w:r w:rsidRPr="00E5008D" w:rsidDel="00F02D02">
          <w:rPr>
            <w:rFonts w:ascii="Times" w:hAnsi="Times"/>
            <w:lang w:val="en-US"/>
          </w:rPr>
          <w:delText>now</w:delText>
        </w:r>
      </w:del>
      <w:ins w:id="560" w:author="Jordon Beijing" w:date="2020-09-06T12:31:00Z">
        <w:r w:rsidR="00F02D02">
          <w:rPr>
            <w:rFonts w:ascii="Times" w:hAnsi="Times"/>
            <w:lang w:val="en-US"/>
          </w:rPr>
          <w:t>today</w:t>
        </w:r>
      </w:ins>
      <w:r w:rsidRPr="00E5008D">
        <w:rPr>
          <w:rFonts w:ascii="Times" w:hAnsi="Times"/>
          <w:lang w:val="en-US"/>
        </w:rPr>
        <w:t xml:space="preserve">? </w:t>
      </w:r>
    </w:p>
    <w:p w14:paraId="2A36EF61" w14:textId="188A20CD" w:rsidR="0032168C" w:rsidRDefault="00E5008D" w:rsidP="0032168C">
      <w:pPr>
        <w:ind w:firstLine="420"/>
        <w:rPr>
          <w:ins w:id="561" w:author="Jordon Beijing" w:date="2020-09-06T12:59:00Z"/>
          <w:rFonts w:ascii="Times" w:hAnsi="Times"/>
          <w:lang w:val="en-US"/>
        </w:rPr>
      </w:pPr>
      <w:r w:rsidRPr="00E5008D">
        <w:rPr>
          <w:rFonts w:ascii="Times" w:hAnsi="Times"/>
          <w:lang w:val="en-US"/>
        </w:rPr>
        <w:t xml:space="preserve">In my opinion, if Germany didn’t oppress </w:t>
      </w:r>
      <w:ins w:id="562" w:author="Jordon Beijing" w:date="2020-09-06T11:19:00Z">
        <w:r w:rsidR="00B5076E">
          <w:rPr>
            <w:rFonts w:ascii="Times" w:hAnsi="Times"/>
            <w:lang w:val="en-US"/>
          </w:rPr>
          <w:t xml:space="preserve">the </w:t>
        </w:r>
      </w:ins>
      <w:r w:rsidRPr="00E5008D">
        <w:rPr>
          <w:rFonts w:ascii="Times" w:hAnsi="Times"/>
          <w:lang w:val="en-US"/>
        </w:rPr>
        <w:t xml:space="preserve">Jews, </w:t>
      </w:r>
      <w:ins w:id="563" w:author="Jordon Beijing" w:date="2020-09-06T11:19:00Z">
        <w:r w:rsidR="00B5076E">
          <w:rPr>
            <w:rFonts w:ascii="Times" w:hAnsi="Times"/>
            <w:lang w:val="en-US"/>
          </w:rPr>
          <w:t xml:space="preserve">then </w:t>
        </w:r>
      </w:ins>
      <w:r w:rsidRPr="00E5008D">
        <w:rPr>
          <w:rFonts w:ascii="Times" w:hAnsi="Times"/>
          <w:lang w:val="en-US"/>
        </w:rPr>
        <w:t xml:space="preserve">I think </w:t>
      </w:r>
      <w:del w:id="564" w:author="Jordon Beijing" w:date="2020-09-06T12:34:00Z">
        <w:r w:rsidRPr="00E5008D" w:rsidDel="00C77BF5">
          <w:rPr>
            <w:rFonts w:ascii="Times" w:hAnsi="Times"/>
            <w:lang w:val="en-US"/>
          </w:rPr>
          <w:delText xml:space="preserve">Germany's </w:delText>
        </w:r>
      </w:del>
      <w:ins w:id="565" w:author="Jordon Beijing" w:date="2020-09-06T12:34:00Z">
        <w:r w:rsidR="00C77BF5">
          <w:rPr>
            <w:rFonts w:ascii="Times" w:hAnsi="Times"/>
            <w:lang w:val="en-US"/>
          </w:rPr>
          <w:t>their</w:t>
        </w:r>
        <w:r w:rsidR="00C77BF5" w:rsidRPr="00E5008D">
          <w:rPr>
            <w:rFonts w:ascii="Times" w:hAnsi="Times"/>
            <w:lang w:val="en-US"/>
          </w:rPr>
          <w:t xml:space="preserve"> </w:t>
        </w:r>
      </w:ins>
      <w:r w:rsidRPr="00E5008D">
        <w:rPr>
          <w:rFonts w:ascii="Times" w:hAnsi="Times"/>
          <w:lang w:val="en-US"/>
        </w:rPr>
        <w:t xml:space="preserve">defeat would </w:t>
      </w:r>
      <w:ins w:id="566" w:author="Jordon Beijing" w:date="2020-09-06T11:20:00Z">
        <w:r w:rsidR="00B5076E">
          <w:rPr>
            <w:rFonts w:ascii="Times" w:hAnsi="Times"/>
            <w:lang w:val="en-US"/>
          </w:rPr>
          <w:t xml:space="preserve">have </w:t>
        </w:r>
      </w:ins>
      <w:r w:rsidRPr="00E5008D">
        <w:rPr>
          <w:rFonts w:ascii="Times" w:hAnsi="Times"/>
          <w:lang w:val="en-US"/>
        </w:rPr>
        <w:t>be</w:t>
      </w:r>
      <w:ins w:id="567" w:author="Jordon Beijing" w:date="2020-09-06T11:20:00Z">
        <w:r w:rsidR="00B5076E">
          <w:rPr>
            <w:rFonts w:ascii="Times" w:hAnsi="Times"/>
            <w:lang w:val="en-US"/>
          </w:rPr>
          <w:t>en</w:t>
        </w:r>
      </w:ins>
      <w:r w:rsidRPr="00E5008D">
        <w:rPr>
          <w:rFonts w:ascii="Times" w:hAnsi="Times"/>
          <w:lang w:val="en-US"/>
        </w:rPr>
        <w:t xml:space="preserve"> delayed</w:t>
      </w:r>
      <w:ins w:id="568" w:author="Jordon Beijing" w:date="2020-09-06T11:20:00Z">
        <w:r w:rsidR="00B5076E">
          <w:rPr>
            <w:rFonts w:ascii="Times" w:hAnsi="Times"/>
            <w:lang w:val="en-US"/>
          </w:rPr>
          <w:t>.</w:t>
        </w:r>
      </w:ins>
      <w:del w:id="569" w:author="Jordon Beijing" w:date="2020-09-06T11:20:00Z">
        <w:r w:rsidRPr="00E5008D" w:rsidDel="00B5076E">
          <w:rPr>
            <w:rFonts w:ascii="Times" w:hAnsi="Times"/>
            <w:lang w:val="en-US"/>
          </w:rPr>
          <w:delText>;</w:delText>
        </w:r>
      </w:del>
      <w:r w:rsidRPr="00E5008D">
        <w:rPr>
          <w:rFonts w:ascii="Times" w:hAnsi="Times"/>
          <w:lang w:val="en-US"/>
        </w:rPr>
        <w:t xml:space="preserve"> </w:t>
      </w:r>
      <w:del w:id="570" w:author="Jordon Beijing" w:date="2020-09-06T11:20:00Z">
        <w:r w:rsidRPr="00E5008D" w:rsidDel="00B5076E">
          <w:rPr>
            <w:rFonts w:ascii="Times" w:hAnsi="Times"/>
            <w:lang w:val="en-US"/>
          </w:rPr>
          <w:delText xml:space="preserve">because </w:delText>
        </w:r>
      </w:del>
      <w:ins w:id="571" w:author="Jordon Beijing" w:date="2020-09-06T11:20:00Z">
        <w:r w:rsidR="00B5076E">
          <w:rPr>
            <w:rFonts w:ascii="Times" w:hAnsi="Times"/>
            <w:lang w:val="en-US"/>
          </w:rPr>
          <w:t>If</w:t>
        </w:r>
        <w:r w:rsidR="00B5076E" w:rsidRPr="00E5008D">
          <w:rPr>
            <w:rFonts w:ascii="Times" w:hAnsi="Times"/>
            <w:lang w:val="en-US"/>
          </w:rPr>
          <w:t xml:space="preserve"> </w:t>
        </w:r>
      </w:ins>
      <w:r w:rsidRPr="00E5008D">
        <w:rPr>
          <w:rFonts w:ascii="Times" w:hAnsi="Times"/>
          <w:lang w:val="en-US"/>
        </w:rPr>
        <w:t xml:space="preserve">there </w:t>
      </w:r>
      <w:del w:id="572" w:author="Jordon Beijing" w:date="2020-09-06T11:18:00Z">
        <w:r w:rsidRPr="00E5008D" w:rsidDel="00B5076E">
          <w:rPr>
            <w:rFonts w:ascii="Times" w:hAnsi="Times"/>
            <w:lang w:val="en-US"/>
          </w:rPr>
          <w:delText xml:space="preserve">is </w:delText>
        </w:r>
      </w:del>
      <w:ins w:id="573" w:author="Jordon Beijing" w:date="2020-09-06T11:18:00Z">
        <w:r w:rsidR="00B5076E">
          <w:rPr>
            <w:rFonts w:ascii="Times" w:hAnsi="Times"/>
            <w:lang w:val="en-US"/>
          </w:rPr>
          <w:t xml:space="preserve">would </w:t>
        </w:r>
      </w:ins>
      <w:ins w:id="574" w:author="Jordon Beijing" w:date="2020-09-06T11:20:00Z">
        <w:r w:rsidR="00B5076E">
          <w:rPr>
            <w:rFonts w:ascii="Times" w:hAnsi="Times"/>
            <w:lang w:val="en-US"/>
          </w:rPr>
          <w:t xml:space="preserve">have </w:t>
        </w:r>
      </w:ins>
      <w:ins w:id="575" w:author="Jordon Beijing" w:date="2020-09-06T11:18:00Z">
        <w:r w:rsidR="00B5076E">
          <w:rPr>
            <w:rFonts w:ascii="Times" w:hAnsi="Times"/>
            <w:lang w:val="en-US"/>
          </w:rPr>
          <w:t>be</w:t>
        </w:r>
      </w:ins>
      <w:ins w:id="576" w:author="Jordon Beijing" w:date="2020-09-06T11:20:00Z">
        <w:r w:rsidR="00B5076E">
          <w:rPr>
            <w:rFonts w:ascii="Times" w:hAnsi="Times"/>
            <w:lang w:val="en-US"/>
          </w:rPr>
          <w:t>en</w:t>
        </w:r>
      </w:ins>
      <w:ins w:id="577" w:author="Jordon Beijing" w:date="2020-09-06T11:18:00Z">
        <w:r w:rsidR="00B5076E" w:rsidRPr="00E5008D">
          <w:rPr>
            <w:rFonts w:ascii="Times" w:hAnsi="Times"/>
            <w:lang w:val="en-US"/>
          </w:rPr>
          <w:t xml:space="preserve"> </w:t>
        </w:r>
      </w:ins>
      <w:r w:rsidRPr="00E5008D">
        <w:rPr>
          <w:rFonts w:ascii="Times" w:hAnsi="Times"/>
          <w:lang w:val="en-US"/>
        </w:rPr>
        <w:t xml:space="preserve">no money to start the war, </w:t>
      </w:r>
      <w:ins w:id="578" w:author="Jordon Beijing" w:date="2020-09-06T11:20:00Z">
        <w:r w:rsidR="00B5076E">
          <w:rPr>
            <w:rFonts w:ascii="Times" w:hAnsi="Times"/>
            <w:lang w:val="en-US"/>
          </w:rPr>
          <w:t>then</w:t>
        </w:r>
      </w:ins>
      <w:ins w:id="579" w:author="Jordon Beijing" w:date="2020-09-06T11:18:00Z">
        <w:r w:rsidR="00B5076E">
          <w:rPr>
            <w:rFonts w:ascii="Times" w:hAnsi="Times"/>
            <w:lang w:val="en-US"/>
          </w:rPr>
          <w:t xml:space="preserve"> </w:t>
        </w:r>
      </w:ins>
      <w:r w:rsidRPr="00E5008D">
        <w:rPr>
          <w:rFonts w:ascii="Times" w:hAnsi="Times"/>
          <w:lang w:val="en-US"/>
        </w:rPr>
        <w:t xml:space="preserve">the war </w:t>
      </w:r>
      <w:del w:id="580" w:author="Jordon Beijing" w:date="2020-09-06T11:18:00Z">
        <w:r w:rsidRPr="00E5008D" w:rsidDel="00B5076E">
          <w:rPr>
            <w:rFonts w:ascii="Times" w:hAnsi="Times"/>
            <w:lang w:val="en-US"/>
          </w:rPr>
          <w:delText xml:space="preserve">will </w:delText>
        </w:r>
      </w:del>
      <w:ins w:id="581" w:author="Jordon Beijing" w:date="2020-09-06T11:18:00Z">
        <w:r w:rsidR="00B5076E">
          <w:rPr>
            <w:rFonts w:ascii="Times" w:hAnsi="Times"/>
            <w:lang w:val="en-US"/>
          </w:rPr>
          <w:t>would</w:t>
        </w:r>
        <w:r w:rsidR="00B5076E" w:rsidRPr="00E5008D">
          <w:rPr>
            <w:rFonts w:ascii="Times" w:hAnsi="Times"/>
            <w:lang w:val="en-US"/>
          </w:rPr>
          <w:t xml:space="preserve"> </w:t>
        </w:r>
      </w:ins>
      <w:ins w:id="582" w:author="Jordon Beijing" w:date="2020-09-06T11:20:00Z">
        <w:r w:rsidR="00B5076E">
          <w:rPr>
            <w:rFonts w:ascii="Times" w:hAnsi="Times"/>
            <w:lang w:val="en-US"/>
          </w:rPr>
          <w:t xml:space="preserve">have </w:t>
        </w:r>
      </w:ins>
      <w:r w:rsidRPr="00E5008D">
        <w:rPr>
          <w:rFonts w:ascii="Times" w:hAnsi="Times"/>
          <w:lang w:val="en-US"/>
        </w:rPr>
        <w:t>b</w:t>
      </w:r>
      <w:ins w:id="583" w:author="Jordon Beijing" w:date="2020-09-06T11:20:00Z">
        <w:r w:rsidR="00B5076E">
          <w:rPr>
            <w:rFonts w:ascii="Times" w:hAnsi="Times"/>
            <w:lang w:val="en-US"/>
          </w:rPr>
          <w:t>e</w:t>
        </w:r>
      </w:ins>
      <w:r w:rsidRPr="00E5008D">
        <w:rPr>
          <w:rFonts w:ascii="Times" w:hAnsi="Times"/>
          <w:lang w:val="en-US"/>
        </w:rPr>
        <w:t>e</w:t>
      </w:r>
      <w:ins w:id="584" w:author="Jordon Beijing" w:date="2020-09-06T11:20:00Z">
        <w:r w:rsidR="00B5076E">
          <w:rPr>
            <w:rFonts w:ascii="Times" w:hAnsi="Times"/>
            <w:lang w:val="en-US"/>
          </w:rPr>
          <w:t>n</w:t>
        </w:r>
      </w:ins>
      <w:r w:rsidRPr="00E5008D">
        <w:rPr>
          <w:rFonts w:ascii="Times" w:hAnsi="Times"/>
          <w:lang w:val="en-US"/>
        </w:rPr>
        <w:t xml:space="preserve"> postponed. The massacre intensified the conflict and accelerated the end of the war. I cannot say </w:t>
      </w:r>
      <w:del w:id="585" w:author="Jordon Beijing" w:date="2020-09-06T12:34:00Z">
        <w:r w:rsidRPr="00E5008D" w:rsidDel="00C77BF5">
          <w:rPr>
            <w:rFonts w:ascii="Times" w:hAnsi="Times"/>
            <w:lang w:val="en-US"/>
          </w:rPr>
          <w:delText>that</w:delText>
        </w:r>
      </w:del>
      <w:del w:id="586" w:author="Jordon Beijing" w:date="2020-09-06T11:20:00Z">
        <w:r w:rsidRPr="00E5008D" w:rsidDel="00B5076E">
          <w:rPr>
            <w:rFonts w:ascii="Times" w:hAnsi="Times"/>
            <w:lang w:val="en-US"/>
          </w:rPr>
          <w:delText xml:space="preserve"> </w:delText>
        </w:r>
      </w:del>
      <w:ins w:id="587" w:author="Jordon Beijing" w:date="2020-09-06T12:34:00Z">
        <w:r w:rsidR="00C77BF5">
          <w:rPr>
            <w:rFonts w:ascii="Times" w:hAnsi="Times"/>
            <w:lang w:val="en-US"/>
          </w:rPr>
          <w:t>whether</w:t>
        </w:r>
      </w:ins>
      <w:ins w:id="588" w:author="Jordon Beijing" w:date="2020-09-06T11:18:00Z">
        <w:r w:rsidR="00B5076E">
          <w:rPr>
            <w:rFonts w:ascii="Times" w:hAnsi="Times"/>
            <w:lang w:val="en-US"/>
          </w:rPr>
          <w:t xml:space="preserve"> the delay of </w:t>
        </w:r>
      </w:ins>
      <w:r w:rsidRPr="00E5008D">
        <w:rPr>
          <w:rFonts w:ascii="Times" w:hAnsi="Times"/>
          <w:lang w:val="en-US"/>
        </w:rPr>
        <w:t xml:space="preserve">Germany’s defeat </w:t>
      </w:r>
      <w:del w:id="589" w:author="Jordon Beijing" w:date="2020-09-06T11:18:00Z">
        <w:r w:rsidRPr="00E5008D" w:rsidDel="00B5076E">
          <w:rPr>
            <w:rFonts w:ascii="Times" w:hAnsi="Times"/>
            <w:lang w:val="en-US"/>
          </w:rPr>
          <w:delText xml:space="preserve">would be delayed </w:delText>
        </w:r>
      </w:del>
      <w:del w:id="590" w:author="Jordon Beijing" w:date="2020-09-06T11:20:00Z">
        <w:r w:rsidRPr="00E5008D" w:rsidDel="00B5076E">
          <w:rPr>
            <w:rFonts w:ascii="Times" w:hAnsi="Times"/>
            <w:lang w:val="en-US"/>
          </w:rPr>
          <w:delText>is</w:delText>
        </w:r>
      </w:del>
      <w:ins w:id="591" w:author="Jordon Beijing" w:date="2020-09-06T11:20:00Z">
        <w:r w:rsidR="00B5076E">
          <w:rPr>
            <w:rFonts w:ascii="Times" w:hAnsi="Times"/>
            <w:lang w:val="en-US"/>
          </w:rPr>
          <w:t>would have been</w:t>
        </w:r>
      </w:ins>
      <w:r w:rsidRPr="00E5008D">
        <w:rPr>
          <w:rFonts w:ascii="Times" w:hAnsi="Times"/>
          <w:lang w:val="en-US"/>
        </w:rPr>
        <w:t xml:space="preserve"> a good thing</w:t>
      </w:r>
      <w:del w:id="592" w:author="Jordon Beijing" w:date="2020-09-06T12:34:00Z">
        <w:r w:rsidRPr="00E5008D" w:rsidDel="00C77BF5">
          <w:rPr>
            <w:rFonts w:ascii="Times" w:hAnsi="Times"/>
            <w:lang w:val="en-US"/>
          </w:rPr>
          <w:delText xml:space="preserve"> or not</w:delText>
        </w:r>
      </w:del>
      <w:r w:rsidRPr="00E5008D">
        <w:rPr>
          <w:rFonts w:ascii="Times" w:hAnsi="Times"/>
          <w:lang w:val="en-US"/>
        </w:rPr>
        <w:t xml:space="preserve">, but in any </w:t>
      </w:r>
      <w:del w:id="593" w:author="Jordon Beijing" w:date="2020-09-06T12:35:00Z">
        <w:r w:rsidRPr="00E5008D" w:rsidDel="00C77BF5">
          <w:rPr>
            <w:rFonts w:ascii="Times" w:hAnsi="Times"/>
            <w:lang w:val="en-US"/>
          </w:rPr>
          <w:delText>point of view</w:delText>
        </w:r>
      </w:del>
      <w:ins w:id="594" w:author="Jordon Beijing" w:date="2020-09-06T12:35:00Z">
        <w:r w:rsidR="00C77BF5">
          <w:rPr>
            <w:rFonts w:ascii="Times" w:hAnsi="Times"/>
            <w:lang w:val="en-US"/>
          </w:rPr>
          <w:t>case</w:t>
        </w:r>
      </w:ins>
      <w:ins w:id="595" w:author="Jordon Beijing" w:date="2020-09-06T11:18:00Z">
        <w:r w:rsidR="00B5076E">
          <w:rPr>
            <w:rFonts w:ascii="Times" w:hAnsi="Times"/>
            <w:lang w:val="en-US"/>
          </w:rPr>
          <w:t>,</w:t>
        </w:r>
      </w:ins>
      <w:r w:rsidRPr="00E5008D">
        <w:rPr>
          <w:rFonts w:ascii="Times" w:hAnsi="Times"/>
          <w:lang w:val="en-US"/>
        </w:rPr>
        <w:t xml:space="preserve"> disservice </w:t>
      </w:r>
      <w:ins w:id="596" w:author="Jordon Beijing" w:date="2020-09-06T11:19:00Z">
        <w:r w:rsidR="00B5076E">
          <w:rPr>
            <w:rFonts w:ascii="Times" w:hAnsi="Times"/>
            <w:lang w:val="en-US"/>
          </w:rPr>
          <w:t xml:space="preserve">toward </w:t>
        </w:r>
      </w:ins>
      <w:r w:rsidRPr="00E5008D">
        <w:rPr>
          <w:rFonts w:ascii="Times" w:hAnsi="Times"/>
          <w:lang w:val="en-US"/>
        </w:rPr>
        <w:t xml:space="preserve">others </w:t>
      </w:r>
      <w:del w:id="597" w:author="Jordon Beijing" w:date="2020-09-06T11:19:00Z">
        <w:r w:rsidRPr="00E5008D" w:rsidDel="00B5076E">
          <w:rPr>
            <w:rFonts w:ascii="Times" w:hAnsi="Times"/>
            <w:lang w:val="en-US"/>
          </w:rPr>
          <w:delText xml:space="preserve">are </w:delText>
        </w:r>
      </w:del>
      <w:ins w:id="598" w:author="Jordon Beijing" w:date="2020-09-06T11:19:00Z">
        <w:r w:rsidR="00B5076E">
          <w:rPr>
            <w:rFonts w:ascii="Times" w:hAnsi="Times"/>
            <w:lang w:val="en-US"/>
          </w:rPr>
          <w:t>is</w:t>
        </w:r>
        <w:r w:rsidR="00B5076E" w:rsidRPr="00E5008D">
          <w:rPr>
            <w:rFonts w:ascii="Times" w:hAnsi="Times"/>
            <w:lang w:val="en-US"/>
          </w:rPr>
          <w:t xml:space="preserve"> </w:t>
        </w:r>
      </w:ins>
      <w:del w:id="599" w:author="Jordon Beijing" w:date="2020-09-06T12:35:00Z">
        <w:r w:rsidRPr="00E5008D" w:rsidDel="00C77BF5">
          <w:rPr>
            <w:rFonts w:ascii="Times" w:hAnsi="Times"/>
            <w:lang w:val="en-US"/>
          </w:rPr>
          <w:delText xml:space="preserve">not </w:delText>
        </w:r>
      </w:del>
      <w:ins w:id="600" w:author="Jordon Beijing" w:date="2020-09-06T12:37:00Z">
        <w:r w:rsidR="00C77BF5">
          <w:rPr>
            <w:rFonts w:ascii="Times" w:hAnsi="Times"/>
            <w:lang w:val="en-US"/>
          </w:rPr>
          <w:t>never</w:t>
        </w:r>
      </w:ins>
      <w:ins w:id="601" w:author="Jordon Beijing" w:date="2020-09-06T12:35:00Z">
        <w:r w:rsidR="00C77BF5" w:rsidRPr="00E5008D">
          <w:rPr>
            <w:rFonts w:ascii="Times" w:hAnsi="Times"/>
            <w:lang w:val="en-US"/>
          </w:rPr>
          <w:t xml:space="preserve"> </w:t>
        </w:r>
      </w:ins>
      <w:r w:rsidRPr="00E5008D">
        <w:rPr>
          <w:rFonts w:ascii="Times" w:hAnsi="Times"/>
          <w:lang w:val="en-US"/>
        </w:rPr>
        <w:t xml:space="preserve">a good </w:t>
      </w:r>
      <w:del w:id="602" w:author="Jordon Beijing" w:date="2020-09-06T12:35:00Z">
        <w:r w:rsidRPr="00E5008D" w:rsidDel="00C77BF5">
          <w:rPr>
            <w:rFonts w:ascii="Times" w:hAnsi="Times"/>
            <w:lang w:val="en-US"/>
          </w:rPr>
          <w:delText>action</w:delText>
        </w:r>
      </w:del>
      <w:del w:id="603" w:author="Jordon Beijing" w:date="2020-09-06T11:20:00Z">
        <w:r w:rsidRPr="00E5008D" w:rsidDel="00B5076E">
          <w:rPr>
            <w:rFonts w:ascii="Times" w:hAnsi="Times"/>
            <w:lang w:val="en-US"/>
          </w:rPr>
          <w:delText>,</w:delText>
        </w:r>
      </w:del>
      <w:ins w:id="604" w:author="Jordon Beijing" w:date="2020-09-06T12:35:00Z">
        <w:r w:rsidR="00C77BF5">
          <w:rPr>
            <w:rFonts w:ascii="Times" w:hAnsi="Times"/>
            <w:lang w:val="en-US"/>
          </w:rPr>
          <w:t>choice</w:t>
        </w:r>
      </w:ins>
      <w:r w:rsidRPr="00E5008D">
        <w:rPr>
          <w:rFonts w:ascii="Times" w:hAnsi="Times"/>
          <w:lang w:val="en-US"/>
        </w:rPr>
        <w:t xml:space="preserve"> and you can’t erase </w:t>
      </w:r>
      <w:del w:id="605" w:author="Jordon Beijing" w:date="2020-09-06T12:37:00Z">
        <w:r w:rsidRPr="00E5008D" w:rsidDel="00C77BF5">
          <w:rPr>
            <w:rFonts w:ascii="Times" w:hAnsi="Times"/>
            <w:lang w:val="en-US"/>
          </w:rPr>
          <w:delText>what happened</w:delText>
        </w:r>
      </w:del>
      <w:ins w:id="606" w:author="Jordon Beijing" w:date="2020-09-06T12:37:00Z">
        <w:r w:rsidR="00C77BF5">
          <w:rPr>
            <w:rFonts w:ascii="Times" w:hAnsi="Times"/>
            <w:lang w:val="en-US"/>
          </w:rPr>
          <w:t>history</w:t>
        </w:r>
      </w:ins>
      <w:r w:rsidRPr="00E5008D">
        <w:rPr>
          <w:rFonts w:ascii="Times" w:hAnsi="Times"/>
          <w:lang w:val="en-US"/>
        </w:rPr>
        <w:t xml:space="preserve">. </w:t>
      </w:r>
    </w:p>
    <w:p w14:paraId="605DF01E" w14:textId="7A7D0BB4" w:rsidR="00A16048" w:rsidRDefault="00E5008D" w:rsidP="0032168C">
      <w:pPr>
        <w:ind w:firstLine="420"/>
        <w:rPr>
          <w:ins w:id="607" w:author="Jordon Beijing" w:date="2020-09-04T12:08:00Z"/>
          <w:rFonts w:ascii="Times" w:hAnsi="Times"/>
          <w:lang w:val="en-US"/>
        </w:rPr>
        <w:pPrChange w:id="608" w:author="Jordon Beijing" w:date="2020-09-06T12:59:00Z">
          <w:pPr>
            <w:ind w:firstLine="284"/>
          </w:pPr>
        </w:pPrChange>
      </w:pPr>
      <w:r w:rsidRPr="00E5008D">
        <w:rPr>
          <w:rFonts w:ascii="Times" w:hAnsi="Times"/>
          <w:lang w:val="en-US"/>
        </w:rPr>
        <w:t>There</w:t>
      </w:r>
      <w:ins w:id="609" w:author="Jordon Beijing" w:date="2020-09-06T11:21:00Z">
        <w:r w:rsidR="00B5076E">
          <w:rPr>
            <w:rFonts w:ascii="Times" w:hAnsi="Times"/>
            <w:lang w:val="en-US"/>
          </w:rPr>
          <w:t xml:space="preserve"> are</w:t>
        </w:r>
      </w:ins>
      <w:del w:id="610" w:author="Jordon Beijing" w:date="2020-09-06T11:21:00Z">
        <w:r w:rsidRPr="00E5008D" w:rsidDel="00B5076E">
          <w:rPr>
            <w:rFonts w:ascii="Times" w:hAnsi="Times"/>
            <w:lang w:val="en-US"/>
          </w:rPr>
          <w:delText>’s</w:delText>
        </w:r>
      </w:del>
      <w:r w:rsidRPr="00E5008D">
        <w:rPr>
          <w:rFonts w:ascii="Times" w:hAnsi="Times"/>
          <w:lang w:val="en-US"/>
        </w:rPr>
        <w:t xml:space="preserve"> a lot of </w:t>
      </w:r>
      <w:r w:rsidRPr="00C77BF5">
        <w:rPr>
          <w:rFonts w:ascii="Times" w:hAnsi="Times"/>
          <w:lang w:val="en-US"/>
          <w:rPrChange w:id="611" w:author="Jordon Beijing" w:date="2020-09-06T12:38:00Z">
            <w:rPr>
              <w:rFonts w:ascii="Times" w:hAnsi="Times"/>
              <w:lang w:val="en-US"/>
            </w:rPr>
          </w:rPrChange>
        </w:rPr>
        <w:t xml:space="preserve">movies </w:t>
      </w:r>
      <w:del w:id="612" w:author="Jordon Beijing" w:date="2020-09-06T11:19:00Z">
        <w:r w:rsidRPr="00C77BF5" w:rsidDel="00B5076E">
          <w:rPr>
            <w:rFonts w:ascii="Times" w:hAnsi="Times"/>
            <w:lang w:val="en-US"/>
            <w:rPrChange w:id="613" w:author="Jordon Beijing" w:date="2020-09-06T12:38:00Z">
              <w:rPr>
                <w:rFonts w:ascii="Times" w:hAnsi="Times"/>
                <w:lang w:val="en-US"/>
              </w:rPr>
            </w:rPrChange>
          </w:rPr>
          <w:delText xml:space="preserve">talked </w:delText>
        </w:r>
      </w:del>
      <w:ins w:id="614" w:author="Jordon Beijing" w:date="2020-09-06T11:19:00Z">
        <w:r w:rsidR="00B5076E" w:rsidRPr="00C77BF5">
          <w:rPr>
            <w:rFonts w:ascii="Times" w:hAnsi="Times"/>
            <w:lang w:val="en-US"/>
            <w:rPrChange w:id="615" w:author="Jordon Beijing" w:date="2020-09-06T12:38:00Z">
              <w:rPr>
                <w:rFonts w:ascii="Times" w:hAnsi="Times"/>
                <w:lang w:val="en-US"/>
              </w:rPr>
            </w:rPrChange>
          </w:rPr>
          <w:t xml:space="preserve">that </w:t>
        </w:r>
      </w:ins>
      <w:ins w:id="616" w:author="Jordon Beijing" w:date="2020-09-06T12:37:00Z">
        <w:r w:rsidR="00C77BF5" w:rsidRPr="00C77BF5">
          <w:rPr>
            <w:rFonts w:ascii="Times" w:hAnsi="Times"/>
            <w:lang w:val="en-US"/>
            <w:rPrChange w:id="617" w:author="Jordon Beijing" w:date="2020-09-06T12:38:00Z">
              <w:rPr>
                <w:rFonts w:ascii="Times" w:hAnsi="Times"/>
                <w:highlight w:val="yellow"/>
                <w:lang w:val="en-US"/>
              </w:rPr>
            </w:rPrChange>
          </w:rPr>
          <w:t>retell</w:t>
        </w:r>
      </w:ins>
      <w:ins w:id="618" w:author="Jordon Beijing" w:date="2020-09-06T11:19:00Z">
        <w:r w:rsidR="00B5076E" w:rsidRPr="00C77BF5">
          <w:rPr>
            <w:rFonts w:ascii="Times" w:hAnsi="Times"/>
            <w:lang w:val="en-US"/>
            <w:rPrChange w:id="619" w:author="Jordon Beijing" w:date="2020-09-06T12:38:00Z">
              <w:rPr>
                <w:rFonts w:ascii="Times" w:hAnsi="Times"/>
                <w:lang w:val="en-US"/>
              </w:rPr>
            </w:rPrChange>
          </w:rPr>
          <w:t xml:space="preserve"> </w:t>
        </w:r>
      </w:ins>
      <w:del w:id="620" w:author="Jordon Beijing" w:date="2020-09-06T12:37:00Z">
        <w:r w:rsidRPr="00C77BF5" w:rsidDel="00C77BF5">
          <w:rPr>
            <w:rFonts w:ascii="Times" w:hAnsi="Times"/>
            <w:lang w:val="en-US"/>
            <w:rPrChange w:id="621" w:author="Jordon Beijing" w:date="2020-09-06T12:38:00Z">
              <w:rPr>
                <w:rFonts w:ascii="Times" w:hAnsi="Times"/>
                <w:lang w:val="en-US"/>
              </w:rPr>
            </w:rPrChange>
          </w:rPr>
          <w:delText>about this</w:delText>
        </w:r>
      </w:del>
      <w:ins w:id="622" w:author="Jordon Beijing" w:date="2020-09-06T12:37:00Z">
        <w:r w:rsidR="00C77BF5" w:rsidRPr="00C77BF5">
          <w:rPr>
            <w:rFonts w:ascii="Times" w:hAnsi="Times"/>
            <w:lang w:val="en-US"/>
            <w:rPrChange w:id="623" w:author="Jordon Beijing" w:date="2020-09-06T12:38:00Z">
              <w:rPr>
                <w:rFonts w:ascii="Times" w:hAnsi="Times"/>
                <w:highlight w:val="yellow"/>
                <w:lang w:val="en-US"/>
              </w:rPr>
            </w:rPrChange>
          </w:rPr>
          <w:t>the</w:t>
        </w:r>
      </w:ins>
      <w:r w:rsidRPr="00C77BF5">
        <w:rPr>
          <w:rFonts w:ascii="Times" w:hAnsi="Times"/>
          <w:lang w:val="en-US"/>
          <w:rPrChange w:id="624" w:author="Jordon Beijing" w:date="2020-09-06T12:38:00Z">
            <w:rPr>
              <w:rFonts w:ascii="Times" w:hAnsi="Times"/>
              <w:lang w:val="en-US"/>
            </w:rPr>
          </w:rPrChange>
        </w:rPr>
        <w:t xml:space="preserve"> </w:t>
      </w:r>
      <w:del w:id="625" w:author="Jordon Beijing" w:date="2020-09-06T11:21:00Z">
        <w:r w:rsidRPr="00C77BF5" w:rsidDel="00B5076E">
          <w:rPr>
            <w:rFonts w:ascii="Times" w:hAnsi="Times"/>
            <w:lang w:val="en-US"/>
            <w:rPrChange w:id="626" w:author="Jordon Beijing" w:date="2020-09-06T12:38:00Z">
              <w:rPr>
                <w:rFonts w:ascii="Times" w:hAnsi="Times"/>
                <w:lang w:val="en-US"/>
              </w:rPr>
            </w:rPrChange>
          </w:rPr>
          <w:delText>thing</w:delText>
        </w:r>
      </w:del>
      <w:ins w:id="627" w:author="Jordon Beijing" w:date="2020-09-06T12:37:00Z">
        <w:r w:rsidR="00C77BF5" w:rsidRPr="00C77BF5">
          <w:rPr>
            <w:rFonts w:ascii="Times" w:hAnsi="Times"/>
            <w:lang w:val="en-US"/>
            <w:rPrChange w:id="628" w:author="Jordon Beijing" w:date="2020-09-06T12:38:00Z">
              <w:rPr>
                <w:rFonts w:ascii="Times" w:hAnsi="Times"/>
                <w:highlight w:val="yellow"/>
                <w:lang w:val="en-US"/>
              </w:rPr>
            </w:rPrChange>
          </w:rPr>
          <w:t>story</w:t>
        </w:r>
      </w:ins>
      <w:ins w:id="629" w:author="Jordon Beijing" w:date="2020-09-06T11:21:00Z">
        <w:r w:rsidR="00B5076E" w:rsidRPr="00C77BF5">
          <w:rPr>
            <w:rFonts w:ascii="Times" w:hAnsi="Times"/>
            <w:lang w:val="en-US"/>
            <w:rPrChange w:id="630" w:author="Jordon Beijing" w:date="2020-09-06T12:38:00Z">
              <w:rPr>
                <w:rFonts w:ascii="Times" w:hAnsi="Times"/>
                <w:highlight w:val="yellow"/>
                <w:lang w:val="en-US"/>
              </w:rPr>
            </w:rPrChange>
          </w:rPr>
          <w:t>.</w:t>
        </w:r>
      </w:ins>
      <w:del w:id="631" w:author="Jordon Beijing" w:date="2020-09-06T11:21:00Z">
        <w:r w:rsidRPr="00C77BF5" w:rsidDel="00B5076E">
          <w:rPr>
            <w:rFonts w:ascii="Times" w:hAnsi="Times"/>
            <w:lang w:val="en-US"/>
            <w:rPrChange w:id="632" w:author="Jordon Beijing" w:date="2020-09-06T12:38:00Z">
              <w:rPr>
                <w:rFonts w:ascii="Times" w:hAnsi="Times"/>
                <w:lang w:val="en-US"/>
              </w:rPr>
            </w:rPrChange>
          </w:rPr>
          <w:delText>,</w:delText>
        </w:r>
      </w:del>
      <w:r w:rsidRPr="00C77BF5">
        <w:rPr>
          <w:rFonts w:ascii="Times" w:hAnsi="Times"/>
          <w:lang w:val="en-US"/>
          <w:rPrChange w:id="633" w:author="Jordon Beijing" w:date="2020-09-06T12:38:00Z">
            <w:rPr>
              <w:rFonts w:ascii="Times" w:hAnsi="Times"/>
              <w:lang w:val="en-US"/>
            </w:rPr>
          </w:rPrChange>
        </w:rPr>
        <w:t xml:space="preserve"> </w:t>
      </w:r>
      <w:ins w:id="634" w:author="Jordon Beijing" w:date="2020-09-06T11:21:00Z">
        <w:r w:rsidR="00B5076E" w:rsidRPr="00C77BF5">
          <w:rPr>
            <w:rFonts w:ascii="Times" w:hAnsi="Times"/>
            <w:lang w:val="en-US"/>
            <w:rPrChange w:id="635" w:author="Jordon Beijing" w:date="2020-09-06T12:38:00Z">
              <w:rPr>
                <w:rFonts w:ascii="Times" w:hAnsi="Times"/>
                <w:highlight w:val="yellow"/>
                <w:lang w:val="en-US"/>
              </w:rPr>
            </w:rPrChange>
          </w:rPr>
          <w:t>They m</w:t>
        </w:r>
      </w:ins>
      <w:del w:id="636" w:author="Jordon Beijing" w:date="2020-09-06T11:21:00Z">
        <w:r w:rsidRPr="00C77BF5" w:rsidDel="00B5076E">
          <w:rPr>
            <w:rFonts w:ascii="Times" w:hAnsi="Times"/>
            <w:lang w:val="en-US"/>
            <w:rPrChange w:id="637" w:author="Jordon Beijing" w:date="2020-09-06T12:38:00Z">
              <w:rPr>
                <w:rFonts w:ascii="Times" w:hAnsi="Times"/>
                <w:lang w:val="en-US"/>
              </w:rPr>
            </w:rPrChange>
          </w:rPr>
          <w:delText>m</w:delText>
        </w:r>
      </w:del>
      <w:r w:rsidRPr="00C77BF5">
        <w:rPr>
          <w:rFonts w:ascii="Times" w:hAnsi="Times"/>
          <w:lang w:val="en-US"/>
          <w:rPrChange w:id="638" w:author="Jordon Beijing" w:date="2020-09-06T12:38:00Z">
            <w:rPr>
              <w:rFonts w:ascii="Times" w:hAnsi="Times"/>
              <w:lang w:val="en-US"/>
            </w:rPr>
          </w:rPrChange>
        </w:rPr>
        <w:t xml:space="preserve">ostly </w:t>
      </w:r>
      <w:del w:id="639" w:author="Jordon Beijing" w:date="2020-09-06T11:21:00Z">
        <w:r w:rsidRPr="00C77BF5" w:rsidDel="00B5076E">
          <w:rPr>
            <w:rFonts w:ascii="Times" w:hAnsi="Times"/>
            <w:lang w:val="en-US"/>
            <w:rPrChange w:id="640" w:author="Jordon Beijing" w:date="2020-09-06T12:38:00Z">
              <w:rPr>
                <w:rFonts w:ascii="Times" w:hAnsi="Times"/>
                <w:lang w:val="en-US"/>
              </w:rPr>
            </w:rPrChange>
          </w:rPr>
          <w:delText xml:space="preserve">are </w:delText>
        </w:r>
      </w:del>
      <w:ins w:id="641" w:author="Jordon Beijing" w:date="2020-09-06T11:21:00Z">
        <w:r w:rsidR="00367E98" w:rsidRPr="00C77BF5">
          <w:rPr>
            <w:rFonts w:ascii="Times" w:hAnsi="Times"/>
            <w:lang w:val="en-US"/>
            <w:rPrChange w:id="642" w:author="Jordon Beijing" w:date="2020-09-06T12:38:00Z">
              <w:rPr>
                <w:rFonts w:ascii="Times" w:hAnsi="Times"/>
                <w:highlight w:val="yellow"/>
                <w:lang w:val="en-US"/>
              </w:rPr>
            </w:rPrChange>
          </w:rPr>
          <w:t xml:space="preserve">focus on </w:t>
        </w:r>
      </w:ins>
      <w:del w:id="643" w:author="Jordon Beijing" w:date="2020-09-06T11:21:00Z">
        <w:r w:rsidRPr="00C77BF5" w:rsidDel="00367E98">
          <w:rPr>
            <w:rFonts w:ascii="Times" w:hAnsi="Times"/>
            <w:lang w:val="en-US"/>
            <w:rPrChange w:id="644" w:author="Jordon Beijing" w:date="2020-09-06T12:38:00Z">
              <w:rPr>
                <w:rFonts w:ascii="Times" w:hAnsi="Times"/>
                <w:lang w:val="en-US"/>
              </w:rPr>
            </w:rPrChange>
          </w:rPr>
          <w:delText xml:space="preserve">specifically talking </w:delText>
        </w:r>
      </w:del>
      <w:r w:rsidRPr="00C77BF5">
        <w:rPr>
          <w:rFonts w:ascii="Times" w:hAnsi="Times"/>
          <w:lang w:val="en-US"/>
          <w:rPrChange w:id="645" w:author="Jordon Beijing" w:date="2020-09-06T12:38:00Z">
            <w:rPr>
              <w:rFonts w:ascii="Times" w:hAnsi="Times"/>
              <w:lang w:val="en-US"/>
            </w:rPr>
          </w:rPrChange>
        </w:rPr>
        <w:t>one family</w:t>
      </w:r>
      <w:ins w:id="646" w:author="Jordon Beijing" w:date="2020-09-06T12:36:00Z">
        <w:r w:rsidR="00C77BF5" w:rsidRPr="00C77BF5">
          <w:rPr>
            <w:rFonts w:ascii="Times" w:hAnsi="Times"/>
            <w:lang w:val="en-US"/>
            <w:rPrChange w:id="647" w:author="Jordon Beijing" w:date="2020-09-06T12:38:00Z">
              <w:rPr>
                <w:rFonts w:ascii="Times" w:hAnsi="Times"/>
                <w:highlight w:val="yellow"/>
                <w:lang w:val="en-US"/>
              </w:rPr>
            </w:rPrChange>
          </w:rPr>
          <w:t xml:space="preserve">, </w:t>
        </w:r>
      </w:ins>
      <w:del w:id="648" w:author="Jordon Beijing" w:date="2020-09-06T12:36:00Z">
        <w:r w:rsidRPr="00C77BF5" w:rsidDel="00C77BF5">
          <w:rPr>
            <w:rFonts w:ascii="Times" w:hAnsi="Times"/>
            <w:lang w:val="en-US"/>
            <w:rPrChange w:id="649" w:author="Jordon Beijing" w:date="2020-09-06T12:38:00Z">
              <w:rPr>
                <w:rFonts w:ascii="Times" w:hAnsi="Times"/>
                <w:lang w:val="en-US"/>
              </w:rPr>
            </w:rPrChange>
          </w:rPr>
          <w:delText xml:space="preserve"> or one </w:delText>
        </w:r>
      </w:del>
      <w:r w:rsidRPr="00C77BF5">
        <w:rPr>
          <w:rFonts w:ascii="Times" w:hAnsi="Times"/>
          <w:lang w:val="en-US"/>
          <w:rPrChange w:id="650" w:author="Jordon Beijing" w:date="2020-09-06T12:38:00Z">
            <w:rPr>
              <w:rFonts w:ascii="Times" w:hAnsi="Times"/>
              <w:lang w:val="en-US"/>
            </w:rPr>
          </w:rPrChange>
        </w:rPr>
        <w:t>man</w:t>
      </w:r>
      <w:ins w:id="651" w:author="Jordon Beijing" w:date="2020-09-06T12:36:00Z">
        <w:r w:rsidR="00C77BF5" w:rsidRPr="00C77BF5">
          <w:rPr>
            <w:rFonts w:ascii="Times" w:hAnsi="Times"/>
            <w:lang w:val="en-US"/>
            <w:rPrChange w:id="652" w:author="Jordon Beijing" w:date="2020-09-06T12:38:00Z">
              <w:rPr>
                <w:rFonts w:ascii="Times" w:hAnsi="Times"/>
                <w:highlight w:val="yellow"/>
                <w:lang w:val="en-US"/>
              </w:rPr>
            </w:rPrChange>
          </w:rPr>
          <w:t xml:space="preserve"> or</w:t>
        </w:r>
      </w:ins>
      <w:del w:id="653" w:author="Jordon Beijing" w:date="2020-09-06T12:36:00Z">
        <w:r w:rsidRPr="00C77BF5" w:rsidDel="00C77BF5">
          <w:rPr>
            <w:rFonts w:ascii="Times" w:hAnsi="Times"/>
            <w:lang w:val="en-US"/>
            <w:rPrChange w:id="654" w:author="Jordon Beijing" w:date="2020-09-06T12:38:00Z">
              <w:rPr>
                <w:rFonts w:ascii="Times" w:hAnsi="Times"/>
                <w:lang w:val="en-US"/>
              </w:rPr>
            </w:rPrChange>
          </w:rPr>
          <w:delText>,</w:delText>
        </w:r>
      </w:del>
      <w:r w:rsidRPr="00C77BF5">
        <w:rPr>
          <w:rFonts w:ascii="Times" w:hAnsi="Times"/>
          <w:lang w:val="en-US"/>
          <w:rPrChange w:id="655" w:author="Jordon Beijing" w:date="2020-09-06T12:38:00Z">
            <w:rPr>
              <w:rFonts w:ascii="Times" w:hAnsi="Times"/>
              <w:lang w:val="en-US"/>
            </w:rPr>
          </w:rPrChange>
        </w:rPr>
        <w:t xml:space="preserve"> child</w:t>
      </w:r>
      <w:del w:id="656" w:author="Jordon Beijing" w:date="2020-09-06T12:36:00Z">
        <w:r w:rsidRPr="00C77BF5" w:rsidDel="00C77BF5">
          <w:rPr>
            <w:rFonts w:ascii="Times" w:hAnsi="Times"/>
            <w:lang w:val="en-US"/>
            <w:rPrChange w:id="657" w:author="Jordon Beijing" w:date="2020-09-06T12:38:00Z">
              <w:rPr>
                <w:rFonts w:ascii="Times" w:hAnsi="Times"/>
                <w:lang w:val="en-US"/>
              </w:rPr>
            </w:rPrChange>
          </w:rPr>
          <w:delText>ren</w:delText>
        </w:r>
      </w:del>
      <w:ins w:id="658" w:author="Jordon Beijing" w:date="2020-09-06T12:36:00Z">
        <w:r w:rsidR="00C77BF5" w:rsidRPr="00C77BF5">
          <w:rPr>
            <w:rFonts w:ascii="Times" w:hAnsi="Times"/>
            <w:lang w:val="en-US"/>
            <w:rPrChange w:id="659" w:author="Jordon Beijing" w:date="2020-09-06T12:38:00Z">
              <w:rPr>
                <w:rFonts w:ascii="Times" w:hAnsi="Times"/>
                <w:highlight w:val="yellow"/>
                <w:lang w:val="en-US"/>
              </w:rPr>
            </w:rPrChange>
          </w:rPr>
          <w:t>, such as</w:t>
        </w:r>
      </w:ins>
      <w:del w:id="660" w:author="Jordon Beijing" w:date="2020-09-06T12:36:00Z">
        <w:r w:rsidRPr="00C77BF5" w:rsidDel="00C77BF5">
          <w:rPr>
            <w:rFonts w:ascii="Times" w:hAnsi="Times"/>
            <w:lang w:val="en-US"/>
            <w:rPrChange w:id="661" w:author="Jordon Beijing" w:date="2020-09-06T12:38:00Z">
              <w:rPr>
                <w:rFonts w:ascii="Times" w:hAnsi="Times"/>
                <w:lang w:val="en-US"/>
              </w:rPr>
            </w:rPrChange>
          </w:rPr>
          <w:delText>;</w:delText>
        </w:r>
      </w:del>
      <w:r w:rsidRPr="00C77BF5">
        <w:rPr>
          <w:rFonts w:ascii="Times" w:hAnsi="Times"/>
          <w:lang w:val="en-US"/>
          <w:rPrChange w:id="662" w:author="Jordon Beijing" w:date="2020-09-06T12:38:00Z">
            <w:rPr>
              <w:rFonts w:ascii="Times" w:hAnsi="Times"/>
              <w:lang w:val="en-US"/>
            </w:rPr>
          </w:rPrChange>
        </w:rPr>
        <w:t xml:space="preserve"> </w:t>
      </w:r>
      <w:del w:id="663" w:author="Jordon Beijing" w:date="2020-09-06T12:36:00Z">
        <w:r w:rsidRPr="00C77BF5" w:rsidDel="00C77BF5">
          <w:rPr>
            <w:rFonts w:ascii="Times" w:hAnsi="Times"/>
            <w:i/>
            <w:iCs/>
            <w:lang w:val="en-US"/>
            <w:rPrChange w:id="664" w:author="Jordon Beijing" w:date="2020-09-06T12:38:00Z">
              <w:rPr>
                <w:rFonts w:ascii="Times" w:hAnsi="Times"/>
                <w:lang w:val="en-US"/>
              </w:rPr>
            </w:rPrChange>
          </w:rPr>
          <w:delText xml:space="preserve">like, </w:delText>
        </w:r>
      </w:del>
      <w:r w:rsidRPr="00C77BF5">
        <w:rPr>
          <w:rFonts w:ascii="Times" w:hAnsi="Times"/>
          <w:i/>
          <w:iCs/>
          <w:lang w:val="en-US"/>
          <w:rPrChange w:id="665" w:author="Jordon Beijing" w:date="2020-09-06T12:38:00Z">
            <w:rPr>
              <w:rFonts w:ascii="Times" w:hAnsi="Times"/>
              <w:lang w:val="en-US"/>
            </w:rPr>
          </w:rPrChange>
        </w:rPr>
        <w:t xml:space="preserve">La Vita è </w:t>
      </w:r>
      <w:ins w:id="666" w:author="Jordon Beijing" w:date="2020-09-06T12:36:00Z">
        <w:r w:rsidR="00C77BF5" w:rsidRPr="00C77BF5">
          <w:rPr>
            <w:rFonts w:ascii="Times" w:hAnsi="Times"/>
            <w:i/>
            <w:iCs/>
            <w:lang w:val="en-US"/>
            <w:rPrChange w:id="667" w:author="Jordon Beijing" w:date="2020-09-06T12:38:00Z">
              <w:rPr>
                <w:rFonts w:ascii="Times" w:hAnsi="Times"/>
                <w:i/>
                <w:iCs/>
                <w:highlight w:val="yellow"/>
                <w:lang w:val="en-US"/>
              </w:rPr>
            </w:rPrChange>
          </w:rPr>
          <w:t>B</w:t>
        </w:r>
      </w:ins>
      <w:del w:id="668" w:author="Jordon Beijing" w:date="2020-09-06T12:36:00Z">
        <w:r w:rsidRPr="00C77BF5" w:rsidDel="00C77BF5">
          <w:rPr>
            <w:rFonts w:ascii="Times" w:hAnsi="Times"/>
            <w:i/>
            <w:iCs/>
            <w:lang w:val="en-US"/>
            <w:rPrChange w:id="669" w:author="Jordon Beijing" w:date="2020-09-06T12:38:00Z">
              <w:rPr>
                <w:rFonts w:ascii="Times" w:hAnsi="Times"/>
                <w:lang w:val="en-US"/>
              </w:rPr>
            </w:rPrChange>
          </w:rPr>
          <w:delText>b</w:delText>
        </w:r>
      </w:del>
      <w:r w:rsidRPr="00C77BF5">
        <w:rPr>
          <w:rFonts w:ascii="Times" w:hAnsi="Times"/>
          <w:i/>
          <w:iCs/>
          <w:lang w:val="en-US"/>
          <w:rPrChange w:id="670" w:author="Jordon Beijing" w:date="2020-09-06T12:38:00Z">
            <w:rPr>
              <w:rFonts w:ascii="Times" w:hAnsi="Times"/>
              <w:lang w:val="en-US"/>
            </w:rPr>
          </w:rPrChange>
        </w:rPr>
        <w:t>ella</w:t>
      </w:r>
      <w:ins w:id="671" w:author="Jordon Beijing" w:date="2020-09-06T12:36:00Z">
        <w:r w:rsidR="00C77BF5" w:rsidRPr="00C77BF5">
          <w:rPr>
            <w:rFonts w:ascii="Times" w:hAnsi="Times"/>
            <w:lang w:val="en-US"/>
            <w:rPrChange w:id="672" w:author="Jordon Beijing" w:date="2020-09-06T12:38:00Z">
              <w:rPr>
                <w:rFonts w:ascii="Times" w:hAnsi="Times"/>
                <w:highlight w:val="yellow"/>
                <w:lang w:val="en-US"/>
              </w:rPr>
            </w:rPrChange>
          </w:rPr>
          <w:t xml:space="preserve"> and </w:t>
        </w:r>
      </w:ins>
      <w:del w:id="673" w:author="Jordon Beijing" w:date="2020-09-06T12:36:00Z">
        <w:r w:rsidRPr="00C77BF5" w:rsidDel="00C77BF5">
          <w:rPr>
            <w:rFonts w:ascii="Times" w:hAnsi="Times"/>
            <w:i/>
            <w:iCs/>
            <w:lang w:val="en-US"/>
            <w:rPrChange w:id="674" w:author="Jordon Beijing" w:date="2020-09-06T12:38:00Z">
              <w:rPr>
                <w:rFonts w:ascii="Times" w:hAnsi="Times"/>
                <w:lang w:val="en-US"/>
              </w:rPr>
            </w:rPrChange>
          </w:rPr>
          <w:delText xml:space="preserve">, </w:delText>
        </w:r>
      </w:del>
      <w:r w:rsidRPr="00C77BF5">
        <w:rPr>
          <w:rFonts w:ascii="Times" w:hAnsi="Times"/>
          <w:i/>
          <w:iCs/>
          <w:lang w:val="en-US"/>
          <w:rPrChange w:id="675" w:author="Jordon Beijing" w:date="2020-09-06T12:38:00Z">
            <w:rPr>
              <w:rFonts w:ascii="Times" w:hAnsi="Times"/>
              <w:lang w:val="en-US"/>
            </w:rPr>
          </w:rPrChange>
        </w:rPr>
        <w:t>The Boy in the Striped Pajamas</w:t>
      </w:r>
      <w:r w:rsidRPr="00C77BF5">
        <w:rPr>
          <w:rFonts w:ascii="Times" w:hAnsi="Times"/>
          <w:lang w:val="en-US"/>
          <w:rPrChange w:id="676" w:author="Jordon Beijing" w:date="2020-09-06T12:38:00Z">
            <w:rPr>
              <w:rFonts w:ascii="Times" w:hAnsi="Times"/>
              <w:lang w:val="en-US"/>
            </w:rPr>
          </w:rPrChange>
        </w:rPr>
        <w:t xml:space="preserve">. I think </w:t>
      </w:r>
      <w:del w:id="677" w:author="Jordon Beijing" w:date="2020-09-06T12:38:00Z">
        <w:r w:rsidRPr="00C77BF5" w:rsidDel="00C77BF5">
          <w:rPr>
            <w:rFonts w:ascii="Times" w:hAnsi="Times"/>
            <w:lang w:val="en-US"/>
            <w:rPrChange w:id="678" w:author="Jordon Beijing" w:date="2020-09-06T12:38:00Z">
              <w:rPr>
                <w:rFonts w:ascii="Times" w:hAnsi="Times"/>
                <w:lang w:val="en-US"/>
              </w:rPr>
            </w:rPrChange>
          </w:rPr>
          <w:delText xml:space="preserve">they made </w:delText>
        </w:r>
      </w:del>
      <w:r w:rsidRPr="00C77BF5">
        <w:rPr>
          <w:rFonts w:ascii="Times" w:hAnsi="Times"/>
          <w:lang w:val="en-US"/>
          <w:rPrChange w:id="679" w:author="Jordon Beijing" w:date="2020-09-06T12:38:00Z">
            <w:rPr>
              <w:rFonts w:ascii="Times" w:hAnsi="Times"/>
              <w:lang w:val="en-US"/>
            </w:rPr>
          </w:rPrChange>
        </w:rPr>
        <w:t>these movies</w:t>
      </w:r>
      <w:ins w:id="680" w:author="Jordon Beijing" w:date="2020-09-06T12:38:00Z">
        <w:r w:rsidR="00C77BF5" w:rsidRPr="00C77BF5">
          <w:rPr>
            <w:rFonts w:ascii="Times" w:hAnsi="Times"/>
            <w:lang w:val="en-US"/>
            <w:rPrChange w:id="681" w:author="Jordon Beijing" w:date="2020-09-06T12:38:00Z">
              <w:rPr>
                <w:rFonts w:ascii="Times" w:hAnsi="Times"/>
                <w:highlight w:val="yellow"/>
                <w:lang w:val="en-US"/>
              </w:rPr>
            </w:rPrChange>
          </w:rPr>
          <w:t xml:space="preserve"> were made</w:t>
        </w:r>
      </w:ins>
      <w:r w:rsidRPr="00C77BF5">
        <w:rPr>
          <w:rFonts w:ascii="Times" w:hAnsi="Times"/>
          <w:lang w:val="en-US"/>
          <w:rPrChange w:id="682" w:author="Jordon Beijing" w:date="2020-09-06T12:38:00Z">
            <w:rPr>
              <w:rFonts w:ascii="Times" w:hAnsi="Times"/>
              <w:lang w:val="en-US"/>
            </w:rPr>
          </w:rPrChange>
        </w:rPr>
        <w:t xml:space="preserve"> to </w:t>
      </w:r>
      <w:del w:id="683" w:author="Jordon Beijing" w:date="2020-09-06T12:38:00Z">
        <w:r w:rsidRPr="00C77BF5" w:rsidDel="00C77BF5">
          <w:rPr>
            <w:rFonts w:ascii="Times" w:hAnsi="Times"/>
            <w:lang w:val="en-US"/>
            <w:rPrChange w:id="684" w:author="Jordon Beijing" w:date="2020-09-06T12:38:00Z">
              <w:rPr>
                <w:rFonts w:ascii="Times" w:hAnsi="Times"/>
                <w:lang w:val="en-US"/>
              </w:rPr>
            </w:rPrChange>
          </w:rPr>
          <w:delText xml:space="preserve">make </w:delText>
        </w:r>
      </w:del>
      <w:ins w:id="685" w:author="Jordon Beijing" w:date="2020-09-06T12:38:00Z">
        <w:r w:rsidR="00C77BF5" w:rsidRPr="00C77BF5">
          <w:rPr>
            <w:rFonts w:ascii="Times" w:hAnsi="Times"/>
            <w:lang w:val="en-US"/>
            <w:rPrChange w:id="686" w:author="Jordon Beijing" w:date="2020-09-06T12:38:00Z">
              <w:rPr>
                <w:rFonts w:ascii="Times" w:hAnsi="Times"/>
                <w:highlight w:val="yellow"/>
                <w:lang w:val="en-US"/>
              </w:rPr>
            </w:rPrChange>
          </w:rPr>
          <w:t>remind</w:t>
        </w:r>
        <w:r w:rsidR="00C77BF5" w:rsidRPr="00C77BF5">
          <w:rPr>
            <w:rFonts w:ascii="Times" w:hAnsi="Times"/>
            <w:lang w:val="en-US"/>
            <w:rPrChange w:id="687" w:author="Jordon Beijing" w:date="2020-09-06T12:38:00Z">
              <w:rPr>
                <w:rFonts w:ascii="Times" w:hAnsi="Times"/>
                <w:lang w:val="en-US"/>
              </w:rPr>
            </w:rPrChange>
          </w:rPr>
          <w:t xml:space="preserve"> </w:t>
        </w:r>
      </w:ins>
      <w:r w:rsidRPr="00C77BF5">
        <w:rPr>
          <w:rFonts w:ascii="Times" w:hAnsi="Times"/>
          <w:lang w:val="en-US"/>
          <w:rPrChange w:id="688" w:author="Jordon Beijing" w:date="2020-09-06T12:38:00Z">
            <w:rPr>
              <w:rFonts w:ascii="Times" w:hAnsi="Times"/>
              <w:lang w:val="en-US"/>
            </w:rPr>
          </w:rPrChange>
        </w:rPr>
        <w:t xml:space="preserve">people </w:t>
      </w:r>
      <w:ins w:id="689" w:author="Jordon Beijing" w:date="2020-09-06T12:38:00Z">
        <w:r w:rsidR="00C77BF5" w:rsidRPr="00C77BF5">
          <w:rPr>
            <w:rFonts w:ascii="Times" w:hAnsi="Times"/>
            <w:lang w:val="en-US"/>
            <w:rPrChange w:id="690" w:author="Jordon Beijing" w:date="2020-09-06T12:38:00Z">
              <w:rPr>
                <w:rFonts w:ascii="Times" w:hAnsi="Times"/>
                <w:highlight w:val="yellow"/>
                <w:lang w:val="en-US"/>
              </w:rPr>
            </w:rPrChange>
          </w:rPr>
          <w:t xml:space="preserve">of </w:t>
        </w:r>
      </w:ins>
      <w:del w:id="691" w:author="Jordon Beijing" w:date="2020-09-06T12:38:00Z">
        <w:r w:rsidRPr="00C77BF5" w:rsidDel="00C77BF5">
          <w:rPr>
            <w:rFonts w:ascii="Times" w:hAnsi="Times"/>
            <w:lang w:val="en-US"/>
            <w:rPrChange w:id="692" w:author="Jordon Beijing" w:date="2020-09-06T12:38:00Z">
              <w:rPr>
                <w:rFonts w:ascii="Times" w:hAnsi="Times"/>
                <w:lang w:val="en-US"/>
              </w:rPr>
            </w:rPrChange>
          </w:rPr>
          <w:delText xml:space="preserve">remember </w:delText>
        </w:r>
      </w:del>
      <w:r w:rsidRPr="00C77BF5">
        <w:rPr>
          <w:rFonts w:ascii="Times" w:hAnsi="Times"/>
          <w:lang w:val="en-US"/>
          <w:rPrChange w:id="693" w:author="Jordon Beijing" w:date="2020-09-06T12:38:00Z">
            <w:rPr>
              <w:rFonts w:ascii="Times" w:hAnsi="Times"/>
              <w:lang w:val="en-US"/>
            </w:rPr>
          </w:rPrChange>
        </w:rPr>
        <w:t xml:space="preserve">those who died and suffered </w:t>
      </w:r>
      <w:del w:id="694" w:author="Jordon Beijing" w:date="2020-09-06T12:38:00Z">
        <w:r w:rsidRPr="00C77BF5" w:rsidDel="00C77BF5">
          <w:rPr>
            <w:rFonts w:ascii="Times" w:hAnsi="Times"/>
            <w:lang w:val="en-US"/>
            <w:rPrChange w:id="695" w:author="Jordon Beijing" w:date="2020-09-06T12:38:00Z">
              <w:rPr>
                <w:rFonts w:ascii="Times" w:hAnsi="Times"/>
                <w:lang w:val="en-US"/>
              </w:rPr>
            </w:rPrChange>
          </w:rPr>
          <w:delText xml:space="preserve">for </w:delText>
        </w:r>
      </w:del>
      <w:ins w:id="696" w:author="Jordon Beijing" w:date="2020-09-06T12:38:00Z">
        <w:r w:rsidR="00C77BF5">
          <w:rPr>
            <w:rFonts w:ascii="Times" w:hAnsi="Times"/>
            <w:lang w:val="en-US"/>
          </w:rPr>
          <w:t>during</w:t>
        </w:r>
        <w:r w:rsidR="00C77BF5" w:rsidRPr="00C77BF5">
          <w:rPr>
            <w:rFonts w:ascii="Times" w:hAnsi="Times"/>
            <w:lang w:val="en-US"/>
            <w:rPrChange w:id="697" w:author="Jordon Beijing" w:date="2020-09-06T12:38:00Z">
              <w:rPr>
                <w:rFonts w:ascii="Times" w:hAnsi="Times"/>
                <w:lang w:val="en-US"/>
              </w:rPr>
            </w:rPrChange>
          </w:rPr>
          <w:t xml:space="preserve"> </w:t>
        </w:r>
      </w:ins>
      <w:r w:rsidRPr="00C77BF5">
        <w:rPr>
          <w:rFonts w:ascii="Times" w:hAnsi="Times"/>
          <w:lang w:val="en-US"/>
          <w:rPrChange w:id="698" w:author="Jordon Beijing" w:date="2020-09-06T12:38:00Z">
            <w:rPr>
              <w:rFonts w:ascii="Times" w:hAnsi="Times"/>
              <w:lang w:val="en-US"/>
            </w:rPr>
          </w:rPrChange>
        </w:rPr>
        <w:t>this massacre.</w:t>
      </w:r>
      <w:r w:rsidRPr="00E5008D">
        <w:rPr>
          <w:rFonts w:ascii="Times" w:hAnsi="Times"/>
          <w:lang w:val="en-US"/>
        </w:rPr>
        <w:t xml:space="preserve"> </w:t>
      </w:r>
    </w:p>
    <w:p w14:paraId="42F0359F" w14:textId="2661BA80" w:rsidR="00E5008D" w:rsidRPr="00E5008D" w:rsidDel="00A16048" w:rsidRDefault="00E5008D" w:rsidP="00392C88">
      <w:pPr>
        <w:ind w:firstLine="420"/>
        <w:rPr>
          <w:del w:id="699" w:author="Jordon Beijing" w:date="2020-09-04T12:06:00Z"/>
          <w:rFonts w:ascii="Times" w:hAnsi="Times"/>
          <w:lang w:val="en-US"/>
        </w:rPr>
        <w:pPrChange w:id="700" w:author="Jordon Beijing" w:date="2020-09-05T20:44:00Z">
          <w:pPr/>
        </w:pPrChange>
      </w:pPr>
      <w:r w:rsidRPr="00E5008D">
        <w:rPr>
          <w:rFonts w:ascii="Times" w:hAnsi="Times"/>
          <w:lang w:val="en-US"/>
        </w:rPr>
        <w:lastRenderedPageBreak/>
        <w:t>The worst thing that has happen</w:t>
      </w:r>
      <w:ins w:id="701" w:author="Jordon Beijing" w:date="2020-09-06T12:38:00Z">
        <w:r w:rsidR="00C77BF5">
          <w:rPr>
            <w:rFonts w:ascii="Times" w:hAnsi="Times"/>
            <w:lang w:val="en-US"/>
          </w:rPr>
          <w:t>s</w:t>
        </w:r>
      </w:ins>
      <w:del w:id="702" w:author="Jordon Beijing" w:date="2020-09-06T12:38:00Z">
        <w:r w:rsidRPr="00E5008D" w:rsidDel="00C77BF5">
          <w:rPr>
            <w:rFonts w:ascii="Times" w:hAnsi="Times"/>
            <w:lang w:val="en-US"/>
          </w:rPr>
          <w:delText>ed</w:delText>
        </w:r>
      </w:del>
      <w:r w:rsidRPr="00E5008D">
        <w:rPr>
          <w:rFonts w:ascii="Times" w:hAnsi="Times"/>
          <w:lang w:val="en-US"/>
        </w:rPr>
        <w:t xml:space="preserve"> in the world is not </w:t>
      </w:r>
      <w:ins w:id="703" w:author="Jordon Beijing" w:date="2020-09-06T11:14:00Z">
        <w:r w:rsidR="00B5076E">
          <w:rPr>
            <w:rFonts w:ascii="Times" w:hAnsi="Times"/>
            <w:lang w:val="en-US"/>
          </w:rPr>
          <w:t xml:space="preserve">a killer </w:t>
        </w:r>
      </w:ins>
      <w:r w:rsidRPr="00E5008D">
        <w:rPr>
          <w:rFonts w:ascii="Times" w:hAnsi="Times"/>
          <w:lang w:val="en-US"/>
        </w:rPr>
        <w:t>virus</w:t>
      </w:r>
      <w:del w:id="704" w:author="Jordon Beijing" w:date="2020-09-06T11:14:00Z">
        <w:r w:rsidRPr="00E5008D" w:rsidDel="00B5076E">
          <w:rPr>
            <w:rFonts w:ascii="Times" w:hAnsi="Times"/>
            <w:lang w:val="en-US"/>
          </w:rPr>
          <w:delText xml:space="preserve"> killing</w:delText>
        </w:r>
      </w:del>
      <w:r w:rsidRPr="00E5008D">
        <w:rPr>
          <w:rFonts w:ascii="Times" w:hAnsi="Times"/>
          <w:lang w:val="en-US"/>
        </w:rPr>
        <w:t xml:space="preserve">, but human killing. </w:t>
      </w:r>
      <w:del w:id="705" w:author="Jordon Beijing" w:date="2020-09-06T12:39:00Z">
        <w:r w:rsidRPr="00E5008D" w:rsidDel="00C77BF5">
          <w:rPr>
            <w:rFonts w:ascii="Times" w:hAnsi="Times"/>
            <w:lang w:val="en-US"/>
          </w:rPr>
          <w:delText xml:space="preserve">Now </w:delText>
        </w:r>
      </w:del>
      <w:ins w:id="706" w:author="Jordon Beijing" w:date="2020-09-06T12:39:00Z">
        <w:r w:rsidR="00C77BF5">
          <w:rPr>
            <w:rFonts w:ascii="Times" w:hAnsi="Times"/>
            <w:lang w:val="en-US"/>
          </w:rPr>
          <w:t>Today many</w:t>
        </w:r>
        <w:r w:rsidR="00C77BF5" w:rsidRPr="00E5008D">
          <w:rPr>
            <w:rFonts w:ascii="Times" w:hAnsi="Times"/>
            <w:lang w:val="en-US"/>
          </w:rPr>
          <w:t xml:space="preserve"> </w:t>
        </w:r>
      </w:ins>
      <w:del w:id="707" w:author="Jordon Beijing" w:date="2020-09-06T12:39:00Z">
        <w:r w:rsidRPr="00E5008D" w:rsidDel="00C77BF5">
          <w:rPr>
            <w:rFonts w:ascii="Times" w:hAnsi="Times"/>
            <w:lang w:val="en-US"/>
          </w:rPr>
          <w:delText xml:space="preserve">still a lot of </w:delText>
        </w:r>
      </w:del>
      <w:r w:rsidRPr="00E5008D">
        <w:rPr>
          <w:rFonts w:ascii="Times" w:hAnsi="Times"/>
          <w:lang w:val="en-US"/>
        </w:rPr>
        <w:t xml:space="preserve">people </w:t>
      </w:r>
      <w:ins w:id="708" w:author="Jordon Beijing" w:date="2020-09-06T12:39:00Z">
        <w:r w:rsidR="00C77BF5" w:rsidRPr="00E5008D">
          <w:rPr>
            <w:rFonts w:ascii="Times" w:hAnsi="Times"/>
            <w:lang w:val="en-US"/>
          </w:rPr>
          <w:t xml:space="preserve">still </w:t>
        </w:r>
      </w:ins>
      <w:r w:rsidRPr="00E5008D">
        <w:rPr>
          <w:rFonts w:ascii="Times" w:hAnsi="Times"/>
          <w:lang w:val="en-US"/>
        </w:rPr>
        <w:t xml:space="preserve">have </w:t>
      </w:r>
      <w:ins w:id="709" w:author="Jordon Beijing" w:date="2020-09-06T12:39:00Z">
        <w:r w:rsidR="00C77BF5" w:rsidRPr="00E5008D">
          <w:rPr>
            <w:rFonts w:ascii="Times" w:hAnsi="Times"/>
            <w:lang w:val="en-US"/>
          </w:rPr>
          <w:t xml:space="preserve">a lot of </w:t>
        </w:r>
      </w:ins>
      <w:r w:rsidRPr="00E5008D">
        <w:rPr>
          <w:rFonts w:ascii="Times" w:hAnsi="Times"/>
          <w:lang w:val="en-US"/>
        </w:rPr>
        <w:t>racial discrimination, and they think they are honorable. Not just Jews</w:t>
      </w:r>
      <w:ins w:id="710" w:author="Jordon Beijing" w:date="2020-09-06T12:42:00Z">
        <w:r w:rsidR="00C77BF5">
          <w:rPr>
            <w:rFonts w:ascii="Times" w:hAnsi="Times"/>
            <w:lang w:val="en-US"/>
          </w:rPr>
          <w:t xml:space="preserve"> have been bullied</w:t>
        </w:r>
      </w:ins>
      <w:r w:rsidRPr="00E5008D">
        <w:rPr>
          <w:rFonts w:ascii="Times" w:hAnsi="Times"/>
          <w:lang w:val="en-US"/>
        </w:rPr>
        <w:t xml:space="preserve">, </w:t>
      </w:r>
      <w:ins w:id="711" w:author="Jordon Beijing" w:date="2020-09-06T12:39:00Z">
        <w:r w:rsidR="00C77BF5">
          <w:rPr>
            <w:rFonts w:ascii="Times" w:hAnsi="Times"/>
            <w:lang w:val="en-US"/>
          </w:rPr>
          <w:t xml:space="preserve">but </w:t>
        </w:r>
      </w:ins>
      <w:del w:id="712" w:author="Jordon Beijing" w:date="2020-09-06T12:42:00Z">
        <w:r w:rsidRPr="00E5008D" w:rsidDel="00C77BF5">
          <w:rPr>
            <w:rFonts w:ascii="Times" w:hAnsi="Times"/>
            <w:lang w:val="en-US"/>
          </w:rPr>
          <w:delText xml:space="preserve">both </w:delText>
        </w:r>
      </w:del>
      <w:ins w:id="713" w:author="Jordon Beijing" w:date="2020-09-06T12:42:00Z">
        <w:r w:rsidR="00C77BF5">
          <w:rPr>
            <w:rFonts w:ascii="Times" w:hAnsi="Times"/>
            <w:lang w:val="en-US"/>
          </w:rPr>
          <w:t>also</w:t>
        </w:r>
        <w:r w:rsidR="00C77BF5" w:rsidRPr="00E5008D">
          <w:rPr>
            <w:rFonts w:ascii="Times" w:hAnsi="Times"/>
            <w:lang w:val="en-US"/>
          </w:rPr>
          <w:t xml:space="preserve"> </w:t>
        </w:r>
      </w:ins>
      <w:r w:rsidRPr="00E5008D">
        <w:rPr>
          <w:rFonts w:ascii="Times" w:hAnsi="Times"/>
          <w:lang w:val="en-US"/>
        </w:rPr>
        <w:t>black</w:t>
      </w:r>
      <w:ins w:id="714" w:author="Jordon Beijing" w:date="2020-09-06T11:15:00Z">
        <w:r w:rsidR="00B5076E">
          <w:rPr>
            <w:rFonts w:ascii="Times" w:hAnsi="Times"/>
            <w:lang w:val="en-US"/>
          </w:rPr>
          <w:t>-</w:t>
        </w:r>
      </w:ins>
      <w:r w:rsidRPr="00E5008D">
        <w:rPr>
          <w:rFonts w:ascii="Times" w:hAnsi="Times"/>
          <w:lang w:val="en-US"/>
        </w:rPr>
        <w:t xml:space="preserve"> and yellow</w:t>
      </w:r>
      <w:ins w:id="715" w:author="Jordon Beijing" w:date="2020-09-06T11:15:00Z">
        <w:r w:rsidR="00B5076E">
          <w:rPr>
            <w:rFonts w:ascii="Times" w:hAnsi="Times"/>
            <w:lang w:val="en-US"/>
          </w:rPr>
          <w:t xml:space="preserve">-skinned </w:t>
        </w:r>
      </w:ins>
      <w:del w:id="716" w:author="Jordon Beijing" w:date="2020-09-06T11:15:00Z">
        <w:r w:rsidRPr="00E5008D" w:rsidDel="00B5076E">
          <w:rPr>
            <w:rFonts w:ascii="Times" w:hAnsi="Times"/>
            <w:lang w:val="en-US"/>
          </w:rPr>
          <w:delText xml:space="preserve"> color of </w:delText>
        </w:r>
      </w:del>
      <w:r w:rsidRPr="00E5008D">
        <w:rPr>
          <w:rFonts w:ascii="Times" w:hAnsi="Times"/>
          <w:lang w:val="en-US"/>
        </w:rPr>
        <w:t>people</w:t>
      </w:r>
      <w:del w:id="717" w:author="Jordon Beijing" w:date="2020-09-06T12:42:00Z">
        <w:r w:rsidRPr="00E5008D" w:rsidDel="00C77BF5">
          <w:rPr>
            <w:rFonts w:ascii="Times" w:hAnsi="Times"/>
            <w:lang w:val="en-US"/>
          </w:rPr>
          <w:delText xml:space="preserve"> </w:delText>
        </w:r>
      </w:del>
      <w:del w:id="718" w:author="Jordon Beijing" w:date="2020-09-06T11:15:00Z">
        <w:r w:rsidRPr="00E5008D" w:rsidDel="00B5076E">
          <w:rPr>
            <w:rFonts w:ascii="Times" w:hAnsi="Times"/>
            <w:lang w:val="en-US"/>
          </w:rPr>
          <w:delText xml:space="preserve">had </w:delText>
        </w:r>
      </w:del>
      <w:del w:id="719" w:author="Jordon Beijing" w:date="2020-09-06T12:39:00Z">
        <w:r w:rsidRPr="00E5008D" w:rsidDel="00C77BF5">
          <w:rPr>
            <w:rFonts w:ascii="Times" w:hAnsi="Times"/>
            <w:lang w:val="en-US"/>
          </w:rPr>
          <w:delText xml:space="preserve">being </w:delText>
        </w:r>
      </w:del>
      <w:del w:id="720" w:author="Jordon Beijing" w:date="2020-09-06T12:42:00Z">
        <w:r w:rsidRPr="00E5008D" w:rsidDel="00C77BF5">
          <w:rPr>
            <w:rFonts w:ascii="Times" w:hAnsi="Times"/>
            <w:lang w:val="en-US"/>
          </w:rPr>
          <w:delText>bullied</w:delText>
        </w:r>
      </w:del>
      <w:ins w:id="721" w:author="Jordon Beijing" w:date="2020-09-06T11:15:00Z">
        <w:r w:rsidR="00B5076E">
          <w:rPr>
            <w:rFonts w:ascii="Times" w:hAnsi="Times"/>
            <w:lang w:val="en-US"/>
          </w:rPr>
          <w:t xml:space="preserve">. </w:t>
        </w:r>
      </w:ins>
      <w:ins w:id="722" w:author="Jordon Beijing" w:date="2020-09-06T12:42:00Z">
        <w:r w:rsidR="00C77BF5">
          <w:rPr>
            <w:rFonts w:ascii="Times" w:hAnsi="Times"/>
            <w:lang w:val="en-US"/>
          </w:rPr>
          <w:t>In my opinion,</w:t>
        </w:r>
      </w:ins>
      <w:del w:id="723" w:author="Jordon Beijing" w:date="2020-09-06T11:15:00Z">
        <w:r w:rsidRPr="00E5008D" w:rsidDel="00B5076E">
          <w:rPr>
            <w:rFonts w:ascii="Times" w:hAnsi="Times"/>
            <w:lang w:val="en-US"/>
          </w:rPr>
          <w:delText>; b</w:delText>
        </w:r>
      </w:del>
      <w:del w:id="724" w:author="Jordon Beijing" w:date="2020-09-06T12:42:00Z">
        <w:r w:rsidRPr="00E5008D" w:rsidDel="00C77BF5">
          <w:rPr>
            <w:rFonts w:ascii="Times" w:hAnsi="Times"/>
            <w:lang w:val="en-US"/>
          </w:rPr>
          <w:delText>ut</w:delText>
        </w:r>
      </w:del>
      <w:r w:rsidRPr="00E5008D">
        <w:rPr>
          <w:rFonts w:ascii="Times" w:hAnsi="Times"/>
          <w:lang w:val="en-US"/>
        </w:rPr>
        <w:t xml:space="preserve"> people of different races have different merit</w:t>
      </w:r>
      <w:ins w:id="725" w:author="Jordon Beijing" w:date="2020-09-06T11:16:00Z">
        <w:r w:rsidR="00B5076E">
          <w:rPr>
            <w:rFonts w:ascii="Times" w:hAnsi="Times"/>
            <w:lang w:val="en-US"/>
          </w:rPr>
          <w:t>s</w:t>
        </w:r>
      </w:ins>
      <w:ins w:id="726" w:author="Jordon Beijing" w:date="2020-09-06T12:43:00Z">
        <w:r w:rsidR="00C77BF5">
          <w:rPr>
            <w:rFonts w:ascii="Times" w:hAnsi="Times"/>
            <w:lang w:val="en-US"/>
          </w:rPr>
          <w:t>:</w:t>
        </w:r>
      </w:ins>
      <w:del w:id="727" w:author="Jordon Beijing" w:date="2020-09-06T12:40:00Z">
        <w:r w:rsidRPr="00E5008D" w:rsidDel="00C77BF5">
          <w:rPr>
            <w:rFonts w:ascii="Times" w:hAnsi="Times"/>
            <w:lang w:val="en-US"/>
          </w:rPr>
          <w:delText xml:space="preserve">, like </w:delText>
        </w:r>
      </w:del>
      <w:del w:id="728" w:author="Jordon Beijing" w:date="2020-09-06T11:16:00Z">
        <w:r w:rsidRPr="00E5008D" w:rsidDel="00B5076E">
          <w:rPr>
            <w:rFonts w:ascii="Times" w:hAnsi="Times"/>
            <w:lang w:val="en-US"/>
          </w:rPr>
          <w:delText>most of the</w:delText>
        </w:r>
      </w:del>
      <w:r w:rsidRPr="00E5008D">
        <w:rPr>
          <w:rFonts w:ascii="Times" w:hAnsi="Times"/>
          <w:lang w:val="en-US"/>
        </w:rPr>
        <w:t xml:space="preserve"> Jews are very smart and </w:t>
      </w:r>
      <w:del w:id="729" w:author="Jordon Beijing" w:date="2020-09-06T11:16:00Z">
        <w:r w:rsidRPr="00E5008D" w:rsidDel="00B5076E">
          <w:rPr>
            <w:rFonts w:ascii="Times" w:hAnsi="Times"/>
            <w:lang w:val="en-US"/>
          </w:rPr>
          <w:delText xml:space="preserve">very </w:delText>
        </w:r>
      </w:del>
      <w:r w:rsidRPr="00E5008D">
        <w:rPr>
          <w:rFonts w:ascii="Times" w:hAnsi="Times"/>
          <w:lang w:val="en-US"/>
        </w:rPr>
        <w:t>good at manag</w:t>
      </w:r>
      <w:ins w:id="730" w:author="Jordon Beijing" w:date="2020-09-06T11:16:00Z">
        <w:r w:rsidR="00B5076E">
          <w:rPr>
            <w:rFonts w:ascii="Times" w:hAnsi="Times"/>
            <w:lang w:val="en-US"/>
          </w:rPr>
          <w:t>ing</w:t>
        </w:r>
      </w:ins>
      <w:del w:id="731" w:author="Jordon Beijing" w:date="2020-09-06T11:16:00Z">
        <w:r w:rsidRPr="00E5008D" w:rsidDel="00B5076E">
          <w:rPr>
            <w:rFonts w:ascii="Times" w:hAnsi="Times"/>
            <w:lang w:val="en-US"/>
          </w:rPr>
          <w:delText>e</w:delText>
        </w:r>
      </w:del>
      <w:r w:rsidRPr="00E5008D">
        <w:rPr>
          <w:rFonts w:ascii="Times" w:hAnsi="Times"/>
          <w:lang w:val="en-US"/>
        </w:rPr>
        <w:t xml:space="preserve"> money</w:t>
      </w:r>
      <w:del w:id="732" w:author="Jordon Beijing" w:date="2020-09-06T12:42:00Z">
        <w:r w:rsidRPr="00E5008D" w:rsidDel="00C77BF5">
          <w:rPr>
            <w:rFonts w:ascii="Times" w:hAnsi="Times"/>
            <w:lang w:val="en-US"/>
          </w:rPr>
          <w:delText xml:space="preserve"> matters</w:delText>
        </w:r>
      </w:del>
      <w:ins w:id="733" w:author="Jordon Beijing" w:date="2020-09-06T12:42:00Z">
        <w:r w:rsidR="00C77BF5">
          <w:rPr>
            <w:rFonts w:ascii="Times" w:hAnsi="Times"/>
            <w:lang w:val="en-US"/>
          </w:rPr>
          <w:t>;</w:t>
        </w:r>
      </w:ins>
      <w:ins w:id="734" w:author="Jordon Beijing" w:date="2020-09-06T12:40:00Z">
        <w:r w:rsidR="00C77BF5">
          <w:rPr>
            <w:rFonts w:ascii="Times" w:hAnsi="Times"/>
            <w:lang w:val="en-US"/>
          </w:rPr>
          <w:t xml:space="preserve"> many</w:t>
        </w:r>
      </w:ins>
      <w:del w:id="735" w:author="Jordon Beijing" w:date="2020-09-06T11:16:00Z">
        <w:r w:rsidRPr="00E5008D" w:rsidDel="00B5076E">
          <w:rPr>
            <w:rFonts w:ascii="Times" w:hAnsi="Times"/>
            <w:lang w:val="en-US"/>
          </w:rPr>
          <w:delText xml:space="preserve">, </w:delText>
        </w:r>
      </w:del>
      <w:del w:id="736" w:author="Jordon Beijing" w:date="2020-09-06T12:40:00Z">
        <w:r w:rsidRPr="00E5008D" w:rsidDel="00C77BF5">
          <w:rPr>
            <w:rFonts w:ascii="Times" w:hAnsi="Times"/>
            <w:lang w:val="en-US"/>
          </w:rPr>
          <w:delText>most of the</w:delText>
        </w:r>
      </w:del>
      <w:r w:rsidRPr="00E5008D">
        <w:rPr>
          <w:rFonts w:ascii="Times" w:hAnsi="Times"/>
          <w:lang w:val="en-US"/>
        </w:rPr>
        <w:t xml:space="preserve"> black people have </w:t>
      </w:r>
      <w:ins w:id="737" w:author="Jordon Beijing" w:date="2020-09-06T11:16:00Z">
        <w:r w:rsidR="00B5076E">
          <w:rPr>
            <w:rFonts w:ascii="Times" w:hAnsi="Times"/>
            <w:lang w:val="en-US"/>
          </w:rPr>
          <w:t xml:space="preserve">great </w:t>
        </w:r>
      </w:ins>
      <w:ins w:id="738" w:author="Jordon Beijing" w:date="2020-09-06T12:43:00Z">
        <w:r w:rsidR="00C77BF5">
          <w:rPr>
            <w:rFonts w:ascii="Times" w:hAnsi="Times"/>
            <w:lang w:val="en-US"/>
          </w:rPr>
          <w:t xml:space="preserve">athletic </w:t>
        </w:r>
      </w:ins>
      <w:del w:id="739" w:author="Jordon Beijing" w:date="2020-09-06T11:16:00Z">
        <w:r w:rsidRPr="00E5008D" w:rsidDel="00B5076E">
          <w:rPr>
            <w:rFonts w:ascii="Times" w:hAnsi="Times"/>
            <w:lang w:val="en-US"/>
          </w:rPr>
          <w:delText xml:space="preserve">strong </w:delText>
        </w:r>
      </w:del>
      <w:r w:rsidRPr="00E5008D">
        <w:rPr>
          <w:rFonts w:ascii="Times" w:hAnsi="Times"/>
          <w:lang w:val="en-US"/>
        </w:rPr>
        <w:t>strength</w:t>
      </w:r>
      <w:ins w:id="740" w:author="Jordon Beijing" w:date="2020-09-06T12:43:00Z">
        <w:r w:rsidR="00C77BF5">
          <w:rPr>
            <w:rFonts w:ascii="Times" w:hAnsi="Times"/>
            <w:lang w:val="en-US"/>
          </w:rPr>
          <w:t>;</w:t>
        </w:r>
      </w:ins>
      <w:del w:id="741" w:author="Jordon Beijing" w:date="2020-09-06T12:43:00Z">
        <w:r w:rsidRPr="00E5008D" w:rsidDel="00C77BF5">
          <w:rPr>
            <w:rFonts w:ascii="Times" w:hAnsi="Times"/>
            <w:lang w:val="en-US"/>
          </w:rPr>
          <w:delText>,</w:delText>
        </w:r>
      </w:del>
      <w:r w:rsidRPr="00E5008D">
        <w:rPr>
          <w:rFonts w:ascii="Times" w:hAnsi="Times"/>
          <w:lang w:val="en-US"/>
        </w:rPr>
        <w:t xml:space="preserve"> </w:t>
      </w:r>
      <w:ins w:id="742" w:author="Jordon Beijing" w:date="2020-09-06T12:40:00Z">
        <w:r w:rsidR="00C77BF5">
          <w:rPr>
            <w:rFonts w:ascii="Times" w:hAnsi="Times"/>
            <w:lang w:val="en-US"/>
          </w:rPr>
          <w:t xml:space="preserve">and </w:t>
        </w:r>
      </w:ins>
      <w:r w:rsidRPr="00E5008D">
        <w:rPr>
          <w:rFonts w:ascii="Times" w:hAnsi="Times"/>
          <w:lang w:val="en-US"/>
        </w:rPr>
        <w:t xml:space="preserve">most </w:t>
      </w:r>
      <w:del w:id="743" w:author="Jordon Beijing" w:date="2020-09-06T12:40:00Z">
        <w:r w:rsidRPr="00E5008D" w:rsidDel="00C77BF5">
          <w:rPr>
            <w:rFonts w:ascii="Times" w:hAnsi="Times"/>
            <w:lang w:val="en-US"/>
          </w:rPr>
          <w:delText xml:space="preserve">of the </w:delText>
        </w:r>
      </w:del>
      <w:r w:rsidRPr="00E5008D">
        <w:rPr>
          <w:rFonts w:ascii="Times" w:hAnsi="Times"/>
          <w:lang w:val="en-US"/>
        </w:rPr>
        <w:t xml:space="preserve">Asian </w:t>
      </w:r>
      <w:del w:id="744" w:author="Jordon Beijing" w:date="2020-09-06T11:16:00Z">
        <w:r w:rsidRPr="00E5008D" w:rsidDel="00B5076E">
          <w:rPr>
            <w:rFonts w:ascii="Times" w:hAnsi="Times"/>
            <w:lang w:val="en-US"/>
          </w:rPr>
          <w:delText xml:space="preserve">country </w:delText>
        </w:r>
      </w:del>
      <w:ins w:id="745" w:author="Jordon Beijing" w:date="2020-09-06T11:17:00Z">
        <w:r w:rsidR="00B5076E">
          <w:rPr>
            <w:rFonts w:ascii="Times" w:hAnsi="Times"/>
            <w:lang w:val="en-US"/>
          </w:rPr>
          <w:t>peoples</w:t>
        </w:r>
      </w:ins>
      <w:ins w:id="746" w:author="Jordon Beijing" w:date="2020-09-06T11:16:00Z">
        <w:r w:rsidR="00B5076E" w:rsidRPr="00E5008D">
          <w:rPr>
            <w:rFonts w:ascii="Times" w:hAnsi="Times"/>
            <w:lang w:val="en-US"/>
          </w:rPr>
          <w:t xml:space="preserve"> </w:t>
        </w:r>
      </w:ins>
      <w:r w:rsidRPr="00E5008D">
        <w:rPr>
          <w:rFonts w:ascii="Times" w:hAnsi="Times"/>
          <w:lang w:val="en-US"/>
        </w:rPr>
        <w:t xml:space="preserve">have long </w:t>
      </w:r>
      <w:ins w:id="747" w:author="Jordon Beijing" w:date="2020-09-06T12:40:00Z">
        <w:r w:rsidR="00C77BF5">
          <w:rPr>
            <w:rFonts w:ascii="Times" w:hAnsi="Times"/>
            <w:lang w:val="en-US"/>
          </w:rPr>
          <w:t xml:space="preserve">cultural </w:t>
        </w:r>
      </w:ins>
      <w:r w:rsidRPr="00E5008D">
        <w:rPr>
          <w:rFonts w:ascii="Times" w:hAnsi="Times"/>
          <w:lang w:val="en-US"/>
        </w:rPr>
        <w:t>histor</w:t>
      </w:r>
      <w:ins w:id="748" w:author="Jordon Beijing" w:date="2020-09-06T11:17:00Z">
        <w:r w:rsidR="00B5076E">
          <w:rPr>
            <w:rFonts w:ascii="Times" w:hAnsi="Times"/>
            <w:lang w:val="en-US"/>
          </w:rPr>
          <w:t>ies</w:t>
        </w:r>
      </w:ins>
      <w:del w:id="749" w:author="Jordon Beijing" w:date="2020-09-06T11:17:00Z">
        <w:r w:rsidRPr="00E5008D" w:rsidDel="00B5076E">
          <w:rPr>
            <w:rFonts w:ascii="Times" w:hAnsi="Times"/>
            <w:lang w:val="en-US"/>
          </w:rPr>
          <w:delText>y</w:delText>
        </w:r>
      </w:del>
      <w:r w:rsidRPr="00E5008D">
        <w:rPr>
          <w:rFonts w:ascii="Times" w:hAnsi="Times"/>
          <w:lang w:val="en-US"/>
        </w:rPr>
        <w:t xml:space="preserve"> and </w:t>
      </w:r>
      <w:del w:id="750" w:author="Jordon Beijing" w:date="2020-09-06T11:17:00Z">
        <w:r w:rsidRPr="00E5008D" w:rsidDel="00B5076E">
          <w:rPr>
            <w:rFonts w:ascii="Times" w:hAnsi="Times"/>
            <w:lang w:val="en-US"/>
          </w:rPr>
          <w:delText xml:space="preserve">nice </w:delText>
        </w:r>
      </w:del>
      <w:ins w:id="751" w:author="Jordon Beijing" w:date="2020-09-06T11:17:00Z">
        <w:r w:rsidR="00B5076E">
          <w:rPr>
            <w:rFonts w:ascii="Times" w:hAnsi="Times"/>
            <w:lang w:val="en-US"/>
          </w:rPr>
          <w:t>fine</w:t>
        </w:r>
        <w:r w:rsidR="00B5076E" w:rsidRPr="00E5008D">
          <w:rPr>
            <w:rFonts w:ascii="Times" w:hAnsi="Times"/>
            <w:lang w:val="en-US"/>
          </w:rPr>
          <w:t xml:space="preserve"> </w:t>
        </w:r>
      </w:ins>
      <w:r w:rsidRPr="00E5008D">
        <w:rPr>
          <w:rFonts w:ascii="Times" w:hAnsi="Times"/>
          <w:lang w:val="en-US"/>
        </w:rPr>
        <w:t>craft</w:t>
      </w:r>
      <w:ins w:id="752" w:author="Jordon Beijing" w:date="2020-09-06T11:17:00Z">
        <w:r w:rsidR="00B5076E">
          <w:rPr>
            <w:rFonts w:ascii="Times" w:hAnsi="Times"/>
            <w:lang w:val="en-US"/>
          </w:rPr>
          <w:t>smanship</w:t>
        </w:r>
      </w:ins>
      <w:ins w:id="753" w:author="Jordon Beijing" w:date="2020-09-06T12:40:00Z">
        <w:r w:rsidR="00C77BF5">
          <w:rPr>
            <w:rFonts w:ascii="Times" w:hAnsi="Times"/>
            <w:lang w:val="en-US"/>
          </w:rPr>
          <w:t>.</w:t>
        </w:r>
      </w:ins>
      <w:del w:id="754" w:author="Jordon Beijing" w:date="2020-09-06T12:40:00Z">
        <w:r w:rsidRPr="00E5008D" w:rsidDel="00C77BF5">
          <w:rPr>
            <w:rFonts w:ascii="Times" w:hAnsi="Times"/>
            <w:lang w:val="en-US"/>
          </w:rPr>
          <w:delText>;</w:delText>
        </w:r>
      </w:del>
      <w:r w:rsidRPr="00E5008D">
        <w:rPr>
          <w:rFonts w:ascii="Times" w:hAnsi="Times"/>
          <w:lang w:val="en-US"/>
        </w:rPr>
        <w:t xml:space="preserve"> </w:t>
      </w:r>
      <w:ins w:id="755" w:author="Jordon Beijing" w:date="2020-09-06T12:41:00Z">
        <w:r w:rsidR="00C77BF5">
          <w:rPr>
            <w:rFonts w:ascii="Times" w:hAnsi="Times"/>
            <w:lang w:val="en-US"/>
          </w:rPr>
          <w:t>But e</w:t>
        </w:r>
      </w:ins>
      <w:del w:id="756" w:author="Jordon Beijing" w:date="2020-09-06T12:40:00Z">
        <w:r w:rsidRPr="00E5008D" w:rsidDel="00C77BF5">
          <w:rPr>
            <w:rFonts w:ascii="Times" w:hAnsi="Times"/>
            <w:lang w:val="en-US"/>
          </w:rPr>
          <w:delText>e</w:delText>
        </w:r>
      </w:del>
      <w:r w:rsidRPr="00E5008D">
        <w:rPr>
          <w:rFonts w:ascii="Times" w:hAnsi="Times"/>
          <w:lang w:val="en-US"/>
        </w:rPr>
        <w:t>very</w:t>
      </w:r>
      <w:ins w:id="757" w:author="Jordon Beijing" w:date="2020-09-06T12:41:00Z">
        <w:r w:rsidR="00C77BF5">
          <w:rPr>
            <w:rFonts w:ascii="Times" w:hAnsi="Times"/>
            <w:lang w:val="en-US"/>
          </w:rPr>
          <w:t>one</w:t>
        </w:r>
      </w:ins>
      <w:del w:id="758" w:author="Jordon Beijing" w:date="2020-09-06T12:41:00Z">
        <w:r w:rsidRPr="00E5008D" w:rsidDel="00C77BF5">
          <w:rPr>
            <w:rFonts w:ascii="Times" w:hAnsi="Times"/>
            <w:lang w:val="en-US"/>
          </w:rPr>
          <w:delText>body</w:delText>
        </w:r>
      </w:del>
      <w:r w:rsidRPr="00E5008D">
        <w:rPr>
          <w:rFonts w:ascii="Times" w:hAnsi="Times"/>
          <w:lang w:val="en-US"/>
        </w:rPr>
        <w:t xml:space="preserve"> </w:t>
      </w:r>
      <w:del w:id="759" w:author="Jordon Beijing" w:date="2020-09-06T11:17:00Z">
        <w:r w:rsidRPr="00E5008D" w:rsidDel="00B5076E">
          <w:rPr>
            <w:rFonts w:ascii="Times" w:hAnsi="Times"/>
            <w:lang w:val="en-US"/>
          </w:rPr>
          <w:delText xml:space="preserve">is </w:delText>
        </w:r>
      </w:del>
      <w:ins w:id="760" w:author="Jordon Beijing" w:date="2020-09-06T11:17:00Z">
        <w:r w:rsidR="00B5076E">
          <w:rPr>
            <w:rFonts w:ascii="Times" w:hAnsi="Times"/>
            <w:lang w:val="en-US"/>
          </w:rPr>
          <w:t>has the</w:t>
        </w:r>
        <w:r w:rsidR="00B5076E" w:rsidRPr="00E5008D">
          <w:rPr>
            <w:rFonts w:ascii="Times" w:hAnsi="Times"/>
            <w:lang w:val="en-US"/>
          </w:rPr>
          <w:t xml:space="preserve"> </w:t>
        </w:r>
      </w:ins>
      <w:r w:rsidRPr="00E5008D">
        <w:rPr>
          <w:rFonts w:ascii="Times" w:hAnsi="Times"/>
          <w:lang w:val="en-US"/>
        </w:rPr>
        <w:t>same value</w:t>
      </w:r>
      <w:ins w:id="761" w:author="Jordon Beijing" w:date="2020-09-06T11:17:00Z">
        <w:r w:rsidR="00B5076E">
          <w:rPr>
            <w:rFonts w:ascii="Times" w:hAnsi="Times"/>
            <w:lang w:val="en-US"/>
          </w:rPr>
          <w:t>s</w:t>
        </w:r>
      </w:ins>
      <w:ins w:id="762" w:author="Jordon Beijing" w:date="2020-09-06T12:41:00Z">
        <w:r w:rsidR="00C77BF5">
          <w:rPr>
            <w:rFonts w:ascii="Times" w:hAnsi="Times"/>
            <w:lang w:val="en-US"/>
          </w:rPr>
          <w:t>.</w:t>
        </w:r>
      </w:ins>
      <w:del w:id="763" w:author="Jordon Beijing" w:date="2020-09-06T12:41:00Z">
        <w:r w:rsidRPr="00E5008D" w:rsidDel="00C77BF5">
          <w:rPr>
            <w:rFonts w:ascii="Times" w:hAnsi="Times"/>
            <w:lang w:val="en-US"/>
          </w:rPr>
          <w:delText>,</w:delText>
        </w:r>
      </w:del>
      <w:r w:rsidRPr="00E5008D">
        <w:rPr>
          <w:rFonts w:ascii="Times" w:hAnsi="Times"/>
          <w:lang w:val="en-US"/>
        </w:rPr>
        <w:t xml:space="preserve"> </w:t>
      </w:r>
      <w:ins w:id="764" w:author="Jordon Beijing" w:date="2020-09-06T12:41:00Z">
        <w:r w:rsidR="00C77BF5">
          <w:rPr>
            <w:rFonts w:ascii="Times" w:hAnsi="Times"/>
            <w:lang w:val="en-US"/>
          </w:rPr>
          <w:t>I</w:t>
        </w:r>
      </w:ins>
      <w:del w:id="765" w:author="Jordon Beijing" w:date="2020-09-06T12:41:00Z">
        <w:r w:rsidRPr="00E5008D" w:rsidDel="00C77BF5">
          <w:rPr>
            <w:rFonts w:ascii="Times" w:hAnsi="Times"/>
            <w:lang w:val="en-US"/>
          </w:rPr>
          <w:delText>i</w:delText>
        </w:r>
      </w:del>
      <w:r w:rsidRPr="00E5008D">
        <w:rPr>
          <w:rFonts w:ascii="Times" w:hAnsi="Times"/>
          <w:lang w:val="en-US"/>
        </w:rPr>
        <w:t xml:space="preserve">t </w:t>
      </w:r>
      <w:ins w:id="766" w:author="Jordon Beijing" w:date="2020-09-06T12:41:00Z">
        <w:r w:rsidR="00C77BF5">
          <w:rPr>
            <w:rFonts w:ascii="Times" w:hAnsi="Times"/>
            <w:lang w:val="en-US"/>
          </w:rPr>
          <w:t xml:space="preserve">all </w:t>
        </w:r>
      </w:ins>
      <w:r w:rsidRPr="00E5008D">
        <w:rPr>
          <w:rFonts w:ascii="Times" w:hAnsi="Times"/>
          <w:lang w:val="en-US"/>
        </w:rPr>
        <w:t xml:space="preserve">depends on </w:t>
      </w:r>
      <w:ins w:id="767" w:author="Jordon Beijing" w:date="2020-09-06T11:17:00Z">
        <w:r w:rsidR="00B5076E">
          <w:rPr>
            <w:rFonts w:ascii="Times" w:hAnsi="Times"/>
            <w:lang w:val="en-US"/>
          </w:rPr>
          <w:t xml:space="preserve">whether </w:t>
        </w:r>
      </w:ins>
      <w:r w:rsidRPr="00E5008D">
        <w:rPr>
          <w:rFonts w:ascii="Times" w:hAnsi="Times"/>
          <w:lang w:val="en-US"/>
        </w:rPr>
        <w:t>you work hard or not. People have to get rid this idea of racial discrimination.</w:t>
      </w:r>
    </w:p>
    <w:p w14:paraId="1445F3EC" w14:textId="082C834E" w:rsidR="00E5008D" w:rsidRDefault="00E5008D" w:rsidP="00392C88">
      <w:pPr>
        <w:ind w:firstLine="420"/>
        <w:rPr>
          <w:ins w:id="768" w:author="Jordon Beijing" w:date="2020-09-04T12:05:00Z"/>
          <w:rFonts w:ascii="Times" w:hAnsi="Times"/>
          <w:lang w:val="en-US"/>
        </w:rPr>
        <w:pPrChange w:id="769" w:author="Jordon Beijing" w:date="2020-09-05T20:44:00Z">
          <w:pPr/>
        </w:pPrChange>
      </w:pPr>
    </w:p>
    <w:p w14:paraId="46CE5A6E" w14:textId="77777777" w:rsidR="00A16048" w:rsidRPr="00E5008D" w:rsidRDefault="00A16048" w:rsidP="00E5008D">
      <w:pPr>
        <w:rPr>
          <w:rFonts w:ascii="Times" w:hAnsi="Times"/>
          <w:lang w:val="en-US"/>
        </w:rPr>
      </w:pPr>
    </w:p>
    <w:p w14:paraId="5700AFDE" w14:textId="0246D8AA" w:rsidR="00166FB7" w:rsidRPr="00A16048" w:rsidRDefault="00E5008D" w:rsidP="00E5008D">
      <w:pPr>
        <w:rPr>
          <w:ins w:id="770" w:author="Jordon Beijing" w:date="2020-09-04T10:35:00Z"/>
          <w:rFonts w:ascii="Times New Roman" w:hAnsi="Times New Roman" w:cs="Times New Roman"/>
          <w:i/>
          <w:iCs/>
          <w:szCs w:val="24"/>
          <w:rPrChange w:id="771" w:author="Jordon Beijing" w:date="2020-09-04T12:07:00Z">
            <w:rPr>
              <w:ins w:id="772" w:author="Jordon Beijing" w:date="2020-09-04T10:35:00Z"/>
              <w:rFonts w:ascii="Times" w:hAnsi="Times"/>
              <w:sz w:val="18"/>
              <w:lang w:val="fr-FR"/>
            </w:rPr>
          </w:rPrChange>
        </w:rPr>
      </w:pPr>
      <w:del w:id="773" w:author="Jordon Beijing" w:date="2020-09-04T12:07:00Z">
        <w:r w:rsidRPr="00A16048" w:rsidDel="00A16048">
          <w:rPr>
            <w:rFonts w:ascii="Times New Roman" w:hAnsi="Times New Roman" w:cs="Times New Roman"/>
            <w:b/>
            <w:bCs/>
            <w:szCs w:val="24"/>
            <w:rPrChange w:id="774" w:author="Jordon Beijing" w:date="2020-09-04T12:07:00Z">
              <w:rPr>
                <w:rFonts w:ascii="Times" w:hAnsi="Times"/>
                <w:sz w:val="18"/>
                <w:lang w:val="en-US"/>
              </w:rPr>
            </w:rPrChange>
          </w:rPr>
          <w:delText xml:space="preserve">Information </w:delText>
        </w:r>
      </w:del>
      <w:ins w:id="775" w:author="Jordon Beijing" w:date="2020-09-04T12:07:00Z">
        <w:r w:rsidR="00A16048" w:rsidRPr="00A16048">
          <w:rPr>
            <w:rFonts w:ascii="Times New Roman" w:hAnsi="Times New Roman" w:cs="Times New Roman"/>
            <w:b/>
            <w:bCs/>
            <w:szCs w:val="24"/>
            <w:rPrChange w:id="776" w:author="Jordon Beijing" w:date="2020-09-04T12:07:00Z">
              <w:rPr>
                <w:rFonts w:ascii="Times" w:hAnsi="Times"/>
                <w:sz w:val="18"/>
                <w:lang w:val="fr-FR"/>
              </w:rPr>
            </w:rPrChange>
          </w:rPr>
          <w:t>Works cited</w:t>
        </w:r>
      </w:ins>
      <w:del w:id="777" w:author="Jordon Beijing" w:date="2020-09-04T12:07:00Z">
        <w:r w:rsidRPr="00A16048" w:rsidDel="00A16048">
          <w:rPr>
            <w:rFonts w:ascii="Times New Roman" w:hAnsi="Times New Roman" w:cs="Times New Roman"/>
            <w:b/>
            <w:bCs/>
            <w:szCs w:val="24"/>
            <w:rPrChange w:id="778" w:author="Jordon Beijing" w:date="2020-09-04T12:07:00Z">
              <w:rPr>
                <w:rFonts w:ascii="Times" w:hAnsi="Times"/>
                <w:sz w:val="18"/>
                <w:lang w:val="en-US"/>
              </w:rPr>
            </w:rPrChange>
          </w:rPr>
          <w:delText>resources</w:delText>
        </w:r>
      </w:del>
      <w:r w:rsidRPr="00A16048">
        <w:rPr>
          <w:rFonts w:ascii="Times New Roman" w:hAnsi="Times New Roman" w:cs="Times New Roman"/>
          <w:b/>
          <w:bCs/>
          <w:szCs w:val="24"/>
          <w:rPrChange w:id="779" w:author="Jordon Beijing" w:date="2020-09-04T12:07:00Z">
            <w:rPr>
              <w:rFonts w:ascii="Times" w:hAnsi="Times"/>
              <w:sz w:val="18"/>
              <w:lang w:val="en-US"/>
            </w:rPr>
          </w:rPrChange>
        </w:rPr>
        <w:t>:</w:t>
      </w:r>
      <w:r w:rsidRPr="00A16048">
        <w:rPr>
          <w:rFonts w:ascii="Times New Roman" w:hAnsi="Times New Roman" w:cs="Times New Roman"/>
          <w:i/>
          <w:iCs/>
          <w:szCs w:val="24"/>
          <w:rPrChange w:id="780" w:author="Jordon Beijing" w:date="2020-09-04T12:07:00Z">
            <w:rPr>
              <w:rFonts w:ascii="Times" w:hAnsi="Times"/>
              <w:sz w:val="18"/>
              <w:lang w:val="en-US"/>
            </w:rPr>
          </w:rPrChange>
        </w:rPr>
        <w:t xml:space="preserve"> </w:t>
      </w:r>
      <w:del w:id="781" w:author="Jordon Beijing" w:date="2020-09-04T12:07:00Z">
        <w:r w:rsidRPr="00A16048" w:rsidDel="00A16048">
          <w:rPr>
            <w:rFonts w:ascii="Times New Roman" w:hAnsi="Times New Roman" w:cs="Times New Roman"/>
            <w:i/>
            <w:iCs/>
            <w:szCs w:val="24"/>
            <w:rPrChange w:id="782" w:author="Jordon Beijing" w:date="2020-09-04T12:07:00Z">
              <w:rPr>
                <w:rFonts w:ascii="Times" w:hAnsi="Times"/>
                <w:sz w:val="18"/>
                <w:lang w:val="en-US"/>
              </w:rPr>
            </w:rPrChange>
          </w:rPr>
          <w:delText xml:space="preserve"> -</w:delText>
        </w:r>
      </w:del>
      <w:r w:rsidRPr="00A16048">
        <w:rPr>
          <w:rFonts w:ascii="Times New Roman" w:hAnsi="Times New Roman" w:cs="Times New Roman"/>
          <w:i/>
          <w:iCs/>
          <w:szCs w:val="24"/>
          <w:rPrChange w:id="783" w:author="Jordon Beijing" w:date="2020-09-04T12:07:00Z">
            <w:rPr>
              <w:rFonts w:ascii="Times" w:hAnsi="Times"/>
              <w:sz w:val="18"/>
              <w:lang w:val="en-US"/>
            </w:rPr>
          </w:rPrChange>
        </w:rPr>
        <w:t>https://baike.baidu.com/item/</w:t>
      </w:r>
      <w:r w:rsidRPr="00A16048">
        <w:rPr>
          <w:rFonts w:ascii="Times New Roman" w:hAnsi="Times New Roman" w:cs="Times New Roman" w:hint="eastAsia"/>
          <w:i/>
          <w:iCs/>
          <w:szCs w:val="24"/>
          <w:lang w:val="en-US"/>
          <w:rPrChange w:id="784" w:author="Jordon Beijing" w:date="2020-09-04T12:07:00Z">
            <w:rPr>
              <w:rFonts w:ascii="Times" w:hAnsi="Times" w:hint="eastAsia"/>
              <w:sz w:val="18"/>
              <w:lang w:val="en-US"/>
            </w:rPr>
          </w:rPrChange>
        </w:rPr>
        <w:t>犹太人大屠杀</w:t>
      </w:r>
      <w:r w:rsidRPr="00A16048">
        <w:rPr>
          <w:rFonts w:ascii="Times New Roman" w:hAnsi="Times New Roman" w:cs="Times New Roman"/>
          <w:i/>
          <w:iCs/>
          <w:szCs w:val="24"/>
          <w:rPrChange w:id="785" w:author="Jordon Beijing" w:date="2020-09-04T12:07:00Z">
            <w:rPr>
              <w:rFonts w:ascii="Times" w:hAnsi="Times"/>
              <w:sz w:val="18"/>
              <w:lang w:val="en-US"/>
            </w:rPr>
          </w:rPrChange>
        </w:rPr>
        <w:t>/4816832</w:t>
      </w:r>
    </w:p>
    <w:p w14:paraId="0167C4CB" w14:textId="04F550FA" w:rsidR="007A4CFC" w:rsidRPr="00A16048" w:rsidRDefault="007A4CFC" w:rsidP="00E5008D">
      <w:pPr>
        <w:rPr>
          <w:ins w:id="786" w:author="Jordon Beijing" w:date="2020-09-04T10:35:00Z"/>
          <w:rFonts w:ascii="Times New Roman" w:hAnsi="Times New Roman" w:cs="Times New Roman"/>
          <w:sz w:val="18"/>
          <w:rPrChange w:id="787" w:author="Jordon Beijing" w:date="2020-09-04T12:07:00Z">
            <w:rPr>
              <w:ins w:id="788" w:author="Jordon Beijing" w:date="2020-09-04T10:35:00Z"/>
              <w:rFonts w:ascii="Times" w:hAnsi="Times"/>
              <w:sz w:val="18"/>
              <w:lang w:val="fr-FR"/>
            </w:rPr>
          </w:rPrChange>
        </w:rPr>
      </w:pPr>
    </w:p>
    <w:p w14:paraId="660AF820" w14:textId="03FDCD13" w:rsidR="00A16048" w:rsidRDefault="00A16048" w:rsidP="00A16048">
      <w:pPr>
        <w:rPr>
          <w:ins w:id="789" w:author="Jordon Beijing" w:date="2020-09-04T12:06:00Z"/>
          <w:rFonts w:ascii="Times" w:hAnsi="Times"/>
          <w:lang w:val="en-US"/>
        </w:rPr>
      </w:pPr>
      <w:ins w:id="790" w:author="Jordon Beijing" w:date="2020-09-04T12:06:00Z">
        <w:r w:rsidRPr="00A16048">
          <w:rPr>
            <w:rFonts w:ascii="Times" w:hAnsi="Times"/>
            <w:lang w:val="en-US"/>
          </w:rPr>
          <w:t xml:space="preserve">Word Count: </w:t>
        </w:r>
      </w:ins>
      <w:ins w:id="791" w:author="Jordon Beijing" w:date="2020-09-04T12:07:00Z">
        <w:r w:rsidRPr="00A16048">
          <w:rPr>
            <w:rFonts w:ascii="Times" w:hAnsi="Times"/>
            <w:lang w:val="en-US"/>
          </w:rPr>
          <w:t>7</w:t>
        </w:r>
      </w:ins>
      <w:ins w:id="792" w:author="Jordon Beijing" w:date="2020-09-06T12:43:00Z">
        <w:r w:rsidR="00C77BF5">
          <w:rPr>
            <w:rFonts w:ascii="Times" w:hAnsi="Times"/>
            <w:lang w:val="en-US"/>
          </w:rPr>
          <w:t>32</w:t>
        </w:r>
      </w:ins>
    </w:p>
    <w:p w14:paraId="1FDD58DC" w14:textId="09A6C2CC" w:rsidR="007A4CFC" w:rsidRPr="006776A9" w:rsidRDefault="007A4CFC" w:rsidP="00E5008D">
      <w:pPr>
        <w:rPr>
          <w:ins w:id="793" w:author="Jordon Beijing" w:date="2020-09-04T10:35:00Z"/>
          <w:rFonts w:ascii="Times" w:hAnsi="Times"/>
          <w:sz w:val="18"/>
          <w:rPrChange w:id="794" w:author="Jordon Beijing" w:date="2020-09-05T19:49:00Z">
            <w:rPr>
              <w:ins w:id="795" w:author="Jordon Beijing" w:date="2020-09-04T10:35:00Z"/>
              <w:rFonts w:ascii="Times" w:hAnsi="Times"/>
              <w:sz w:val="18"/>
              <w:lang w:val="fr-FR"/>
            </w:rPr>
          </w:rPrChange>
        </w:rPr>
      </w:pPr>
    </w:p>
    <w:p w14:paraId="5D8BBB8A" w14:textId="54A67626" w:rsidR="007A4CFC" w:rsidRPr="006776A9" w:rsidRDefault="007A4CFC" w:rsidP="00E5008D">
      <w:pPr>
        <w:rPr>
          <w:ins w:id="796" w:author="Jordon Beijing" w:date="2020-09-04T10:35:00Z"/>
          <w:rFonts w:ascii="Times" w:hAnsi="Times"/>
          <w:sz w:val="18"/>
          <w:rPrChange w:id="797" w:author="Jordon Beijing" w:date="2020-09-05T19:49:00Z">
            <w:rPr>
              <w:ins w:id="798" w:author="Jordon Beijing" w:date="2020-09-04T10:35:00Z"/>
              <w:rFonts w:ascii="Times" w:hAnsi="Times"/>
              <w:sz w:val="18"/>
              <w:lang w:val="fr-FR"/>
            </w:rPr>
          </w:rPrChange>
        </w:rPr>
      </w:pPr>
    </w:p>
    <w:p w14:paraId="110F618E" w14:textId="161E3E95" w:rsidR="007A4CFC" w:rsidRPr="006776A9" w:rsidRDefault="007A4CFC" w:rsidP="00E5008D">
      <w:pPr>
        <w:rPr>
          <w:ins w:id="799" w:author="Jordon Beijing" w:date="2020-09-04T10:35:00Z"/>
          <w:rFonts w:ascii="Times" w:hAnsi="Times"/>
          <w:sz w:val="18"/>
          <w:rPrChange w:id="800" w:author="Jordon Beijing" w:date="2020-09-05T19:49:00Z">
            <w:rPr>
              <w:ins w:id="801" w:author="Jordon Beijing" w:date="2020-09-04T10:35:00Z"/>
              <w:rFonts w:ascii="Times" w:hAnsi="Times"/>
              <w:sz w:val="18"/>
              <w:lang w:val="fr-FR"/>
            </w:rPr>
          </w:rPrChange>
        </w:rPr>
      </w:pPr>
    </w:p>
    <w:p w14:paraId="2153A43C" w14:textId="20D05DED" w:rsidR="007A4CFC" w:rsidRPr="006776A9" w:rsidRDefault="007A4CFC" w:rsidP="00E5008D">
      <w:pPr>
        <w:rPr>
          <w:ins w:id="802" w:author="Jordon Beijing" w:date="2020-09-04T10:35:00Z"/>
          <w:rFonts w:ascii="Times" w:hAnsi="Times"/>
          <w:sz w:val="18"/>
          <w:rPrChange w:id="803" w:author="Jordon Beijing" w:date="2020-09-05T19:49:00Z">
            <w:rPr>
              <w:ins w:id="804" w:author="Jordon Beijing" w:date="2020-09-04T10:35:00Z"/>
              <w:rFonts w:ascii="Times" w:hAnsi="Times"/>
              <w:sz w:val="18"/>
              <w:lang w:val="fr-FR"/>
            </w:rPr>
          </w:rPrChange>
        </w:rPr>
      </w:pPr>
    </w:p>
    <w:p w14:paraId="74B0158D" w14:textId="2237B4DD" w:rsidR="007A4CFC" w:rsidRPr="006776A9" w:rsidRDefault="007A4CFC" w:rsidP="00E5008D">
      <w:pPr>
        <w:rPr>
          <w:ins w:id="805" w:author="Jordon Beijing" w:date="2020-09-04T10:35:00Z"/>
          <w:rFonts w:ascii="Times" w:hAnsi="Times"/>
          <w:sz w:val="18"/>
          <w:rPrChange w:id="806" w:author="Jordon Beijing" w:date="2020-09-05T19:49:00Z">
            <w:rPr>
              <w:ins w:id="807" w:author="Jordon Beijing" w:date="2020-09-04T10:35:00Z"/>
              <w:rFonts w:ascii="Times" w:hAnsi="Times"/>
              <w:sz w:val="18"/>
              <w:lang w:val="fr-FR"/>
            </w:rPr>
          </w:rPrChange>
        </w:rPr>
      </w:pPr>
    </w:p>
    <w:p w14:paraId="4E2258D4" w14:textId="16B68EFD" w:rsidR="007A4CFC" w:rsidRPr="006776A9" w:rsidRDefault="007A4CFC" w:rsidP="00E5008D">
      <w:pPr>
        <w:rPr>
          <w:ins w:id="808" w:author="Jordon Beijing" w:date="2020-09-04T10:35:00Z"/>
          <w:rFonts w:ascii="Times" w:hAnsi="Times"/>
          <w:sz w:val="18"/>
          <w:rPrChange w:id="809" w:author="Jordon Beijing" w:date="2020-09-05T19:49:00Z">
            <w:rPr>
              <w:ins w:id="810" w:author="Jordon Beijing" w:date="2020-09-04T10:35:00Z"/>
              <w:rFonts w:ascii="Times" w:hAnsi="Times"/>
              <w:sz w:val="18"/>
              <w:lang w:val="fr-FR"/>
            </w:rPr>
          </w:rPrChange>
        </w:rPr>
      </w:pPr>
    </w:p>
    <w:p w14:paraId="74984ECF" w14:textId="12143F4E" w:rsidR="007A4CFC" w:rsidRPr="006776A9" w:rsidRDefault="007A4CFC" w:rsidP="00E5008D">
      <w:pPr>
        <w:rPr>
          <w:ins w:id="811" w:author="Jordon Beijing" w:date="2020-09-04T10:35:00Z"/>
          <w:rFonts w:ascii="Times" w:hAnsi="Times"/>
          <w:sz w:val="18"/>
          <w:rPrChange w:id="812" w:author="Jordon Beijing" w:date="2020-09-05T19:49:00Z">
            <w:rPr>
              <w:ins w:id="813" w:author="Jordon Beijing" w:date="2020-09-04T10:35:00Z"/>
              <w:rFonts w:ascii="Times" w:hAnsi="Times"/>
              <w:sz w:val="18"/>
              <w:lang w:val="fr-FR"/>
            </w:rPr>
          </w:rPrChange>
        </w:rPr>
      </w:pPr>
    </w:p>
    <w:p w14:paraId="2DCD6097" w14:textId="3AFF3EBF" w:rsidR="007A4CFC" w:rsidRPr="006776A9" w:rsidRDefault="007A4CFC" w:rsidP="00E5008D">
      <w:pPr>
        <w:rPr>
          <w:ins w:id="814" w:author="Jordon Beijing" w:date="2020-09-04T10:35:00Z"/>
          <w:rFonts w:ascii="Times" w:hAnsi="Times"/>
          <w:sz w:val="18"/>
          <w:rPrChange w:id="815" w:author="Jordon Beijing" w:date="2020-09-05T19:49:00Z">
            <w:rPr>
              <w:ins w:id="816" w:author="Jordon Beijing" w:date="2020-09-04T10:35:00Z"/>
              <w:rFonts w:ascii="Times" w:hAnsi="Times"/>
              <w:sz w:val="18"/>
              <w:lang w:val="fr-FR"/>
            </w:rPr>
          </w:rPrChange>
        </w:rPr>
      </w:pPr>
    </w:p>
    <w:p w14:paraId="6D170092" w14:textId="267DE36B" w:rsidR="007A4CFC" w:rsidRPr="006776A9" w:rsidRDefault="007A4CFC" w:rsidP="00E5008D">
      <w:pPr>
        <w:rPr>
          <w:ins w:id="817" w:author="Jordon Beijing" w:date="2020-09-04T10:35:00Z"/>
          <w:rFonts w:ascii="Times" w:hAnsi="Times"/>
          <w:sz w:val="18"/>
          <w:rPrChange w:id="818" w:author="Jordon Beijing" w:date="2020-09-05T19:49:00Z">
            <w:rPr>
              <w:ins w:id="819" w:author="Jordon Beijing" w:date="2020-09-04T10:35:00Z"/>
              <w:rFonts w:ascii="Times" w:hAnsi="Times"/>
              <w:sz w:val="18"/>
              <w:lang w:val="fr-FR"/>
            </w:rPr>
          </w:rPrChange>
        </w:rPr>
      </w:pPr>
    </w:p>
    <w:p w14:paraId="468A3572" w14:textId="3F312B62" w:rsidR="007A4CFC" w:rsidRPr="006776A9" w:rsidRDefault="007A4CFC" w:rsidP="00E5008D">
      <w:pPr>
        <w:rPr>
          <w:ins w:id="820" w:author="Jordon Beijing" w:date="2020-09-04T10:35:00Z"/>
          <w:rFonts w:ascii="Times" w:hAnsi="Times"/>
          <w:sz w:val="18"/>
          <w:rPrChange w:id="821" w:author="Jordon Beijing" w:date="2020-09-05T19:49:00Z">
            <w:rPr>
              <w:ins w:id="822" w:author="Jordon Beijing" w:date="2020-09-04T10:35:00Z"/>
              <w:rFonts w:ascii="Times" w:hAnsi="Times"/>
              <w:sz w:val="18"/>
              <w:lang w:val="fr-FR"/>
            </w:rPr>
          </w:rPrChange>
        </w:rPr>
      </w:pPr>
    </w:p>
    <w:p w14:paraId="5C5A27B1" w14:textId="09B18A05" w:rsidR="007A4CFC" w:rsidRPr="006776A9" w:rsidRDefault="007A4CFC" w:rsidP="00E5008D">
      <w:pPr>
        <w:rPr>
          <w:ins w:id="823" w:author="Jordon Beijing" w:date="2020-09-04T10:35:00Z"/>
          <w:rFonts w:ascii="Times" w:hAnsi="Times"/>
          <w:sz w:val="18"/>
          <w:rPrChange w:id="824" w:author="Jordon Beijing" w:date="2020-09-05T19:49:00Z">
            <w:rPr>
              <w:ins w:id="825" w:author="Jordon Beijing" w:date="2020-09-04T10:35:00Z"/>
              <w:rFonts w:ascii="Times" w:hAnsi="Times"/>
              <w:sz w:val="18"/>
              <w:lang w:val="fr-FR"/>
            </w:rPr>
          </w:rPrChange>
        </w:rPr>
      </w:pPr>
    </w:p>
    <w:p w14:paraId="7B0897B0" w14:textId="13B02BC8" w:rsidR="007A4CFC" w:rsidRPr="006776A9" w:rsidRDefault="007A4CFC" w:rsidP="00E5008D">
      <w:pPr>
        <w:rPr>
          <w:ins w:id="826" w:author="Jordon Beijing" w:date="2020-09-04T10:35:00Z"/>
          <w:rFonts w:ascii="Times" w:hAnsi="Times"/>
          <w:sz w:val="18"/>
          <w:rPrChange w:id="827" w:author="Jordon Beijing" w:date="2020-09-05T19:49:00Z">
            <w:rPr>
              <w:ins w:id="828" w:author="Jordon Beijing" w:date="2020-09-04T10:35:00Z"/>
              <w:rFonts w:ascii="Times" w:hAnsi="Times"/>
              <w:sz w:val="18"/>
              <w:lang w:val="fr-FR"/>
            </w:rPr>
          </w:rPrChange>
        </w:rPr>
      </w:pPr>
    </w:p>
    <w:p w14:paraId="688C6069" w14:textId="6C5B844B" w:rsidR="007A4CFC" w:rsidRPr="006776A9" w:rsidRDefault="007A4CFC" w:rsidP="00E5008D">
      <w:pPr>
        <w:rPr>
          <w:ins w:id="829" w:author="Jordon Beijing" w:date="2020-09-04T10:35:00Z"/>
          <w:rFonts w:ascii="Times" w:hAnsi="Times"/>
          <w:sz w:val="18"/>
          <w:rPrChange w:id="830" w:author="Jordon Beijing" w:date="2020-09-05T19:49:00Z">
            <w:rPr>
              <w:ins w:id="831" w:author="Jordon Beijing" w:date="2020-09-04T10:35:00Z"/>
              <w:rFonts w:ascii="Times" w:hAnsi="Times"/>
              <w:sz w:val="18"/>
              <w:lang w:val="fr-FR"/>
            </w:rPr>
          </w:rPrChange>
        </w:rPr>
      </w:pPr>
    </w:p>
    <w:p w14:paraId="0DEF1D85" w14:textId="294C3CED" w:rsidR="007A4CFC" w:rsidRPr="006776A9" w:rsidRDefault="007A4CFC" w:rsidP="00E5008D">
      <w:pPr>
        <w:rPr>
          <w:ins w:id="832" w:author="Jordon Beijing" w:date="2020-09-04T10:35:00Z"/>
          <w:rFonts w:ascii="Times" w:hAnsi="Times"/>
          <w:sz w:val="18"/>
          <w:rPrChange w:id="833" w:author="Jordon Beijing" w:date="2020-09-05T19:49:00Z">
            <w:rPr>
              <w:ins w:id="834" w:author="Jordon Beijing" w:date="2020-09-04T10:35:00Z"/>
              <w:rFonts w:ascii="Times" w:hAnsi="Times"/>
              <w:sz w:val="18"/>
              <w:lang w:val="fr-FR"/>
            </w:rPr>
          </w:rPrChange>
        </w:rPr>
      </w:pPr>
    </w:p>
    <w:p w14:paraId="6CCA201E" w14:textId="213F1ECE" w:rsidR="007A4CFC" w:rsidRPr="006776A9" w:rsidRDefault="007A4CFC" w:rsidP="00E5008D">
      <w:pPr>
        <w:rPr>
          <w:ins w:id="835" w:author="Jordon Beijing" w:date="2020-09-04T10:35:00Z"/>
          <w:rFonts w:ascii="Times" w:hAnsi="Times"/>
          <w:sz w:val="18"/>
          <w:rPrChange w:id="836" w:author="Jordon Beijing" w:date="2020-09-05T19:49:00Z">
            <w:rPr>
              <w:ins w:id="837" w:author="Jordon Beijing" w:date="2020-09-04T10:35:00Z"/>
              <w:rFonts w:ascii="Times" w:hAnsi="Times"/>
              <w:sz w:val="18"/>
              <w:lang w:val="fr-FR"/>
            </w:rPr>
          </w:rPrChange>
        </w:rPr>
      </w:pPr>
    </w:p>
    <w:p w14:paraId="0D8D7AB6" w14:textId="07A9629A" w:rsidR="007A4CFC" w:rsidRPr="006776A9" w:rsidRDefault="007A4CFC" w:rsidP="00E5008D">
      <w:pPr>
        <w:rPr>
          <w:ins w:id="838" w:author="Jordon Beijing" w:date="2020-09-04T10:35:00Z"/>
          <w:rFonts w:ascii="Times" w:hAnsi="Times"/>
          <w:sz w:val="18"/>
          <w:rPrChange w:id="839" w:author="Jordon Beijing" w:date="2020-09-05T19:49:00Z">
            <w:rPr>
              <w:ins w:id="840" w:author="Jordon Beijing" w:date="2020-09-04T10:35:00Z"/>
              <w:rFonts w:ascii="Times" w:hAnsi="Times"/>
              <w:sz w:val="18"/>
              <w:lang w:val="fr-FR"/>
            </w:rPr>
          </w:rPrChange>
        </w:rPr>
      </w:pPr>
    </w:p>
    <w:p w14:paraId="08385031" w14:textId="73691BA6" w:rsidR="007A4CFC" w:rsidRPr="006776A9" w:rsidRDefault="007A4CFC" w:rsidP="00E5008D">
      <w:pPr>
        <w:rPr>
          <w:ins w:id="841" w:author="Jordon Beijing" w:date="2020-09-04T10:35:00Z"/>
          <w:rFonts w:ascii="Times" w:hAnsi="Times"/>
          <w:sz w:val="18"/>
          <w:rPrChange w:id="842" w:author="Jordon Beijing" w:date="2020-09-05T19:49:00Z">
            <w:rPr>
              <w:ins w:id="843" w:author="Jordon Beijing" w:date="2020-09-04T10:35:00Z"/>
              <w:rFonts w:ascii="Times" w:hAnsi="Times"/>
              <w:sz w:val="18"/>
              <w:lang w:val="fr-FR"/>
            </w:rPr>
          </w:rPrChange>
        </w:rPr>
      </w:pPr>
    </w:p>
    <w:p w14:paraId="2256A3D2" w14:textId="70D77425" w:rsidR="007A4CFC" w:rsidRPr="006776A9" w:rsidRDefault="007A4CFC" w:rsidP="00E5008D">
      <w:pPr>
        <w:rPr>
          <w:ins w:id="844" w:author="Jordon Beijing" w:date="2020-09-04T10:35:00Z"/>
          <w:rFonts w:ascii="Times" w:hAnsi="Times"/>
          <w:sz w:val="18"/>
          <w:rPrChange w:id="845" w:author="Jordon Beijing" w:date="2020-09-05T19:49:00Z">
            <w:rPr>
              <w:ins w:id="846" w:author="Jordon Beijing" w:date="2020-09-04T10:35:00Z"/>
              <w:rFonts w:ascii="Times" w:hAnsi="Times"/>
              <w:sz w:val="18"/>
              <w:lang w:val="fr-FR"/>
            </w:rPr>
          </w:rPrChange>
        </w:rPr>
      </w:pPr>
    </w:p>
    <w:p w14:paraId="148FACE0" w14:textId="66E7C38C" w:rsidR="007A4CFC" w:rsidRPr="006776A9" w:rsidRDefault="007A4CFC" w:rsidP="00E5008D">
      <w:pPr>
        <w:rPr>
          <w:ins w:id="847" w:author="Jordon Beijing" w:date="2020-09-04T10:35:00Z"/>
          <w:rFonts w:ascii="Times" w:hAnsi="Times"/>
          <w:sz w:val="18"/>
          <w:rPrChange w:id="848" w:author="Jordon Beijing" w:date="2020-09-05T19:49:00Z">
            <w:rPr>
              <w:ins w:id="849" w:author="Jordon Beijing" w:date="2020-09-04T10:35:00Z"/>
              <w:rFonts w:ascii="Times" w:hAnsi="Times"/>
              <w:sz w:val="18"/>
              <w:lang w:val="fr-FR"/>
            </w:rPr>
          </w:rPrChange>
        </w:rPr>
      </w:pPr>
    </w:p>
    <w:p w14:paraId="6445B836" w14:textId="61B8CE1A" w:rsidR="007A4CFC" w:rsidRPr="006776A9" w:rsidRDefault="007A4CFC" w:rsidP="00E5008D">
      <w:pPr>
        <w:rPr>
          <w:ins w:id="850" w:author="Jordon Beijing" w:date="2020-09-04T10:35:00Z"/>
          <w:rFonts w:ascii="Times" w:hAnsi="Times"/>
          <w:sz w:val="18"/>
          <w:rPrChange w:id="851" w:author="Jordon Beijing" w:date="2020-09-05T19:49:00Z">
            <w:rPr>
              <w:ins w:id="852" w:author="Jordon Beijing" w:date="2020-09-04T10:35:00Z"/>
              <w:rFonts w:ascii="Times" w:hAnsi="Times"/>
              <w:sz w:val="18"/>
              <w:lang w:val="fr-FR"/>
            </w:rPr>
          </w:rPrChange>
        </w:rPr>
      </w:pPr>
    </w:p>
    <w:p w14:paraId="09C79729" w14:textId="48FEBFF5" w:rsidR="007A4CFC" w:rsidRPr="006776A9" w:rsidRDefault="007A4CFC" w:rsidP="00E5008D">
      <w:pPr>
        <w:rPr>
          <w:ins w:id="853" w:author="Jordon Beijing" w:date="2020-09-04T10:35:00Z"/>
          <w:rFonts w:ascii="Times" w:hAnsi="Times"/>
          <w:sz w:val="18"/>
          <w:rPrChange w:id="854" w:author="Jordon Beijing" w:date="2020-09-05T19:49:00Z">
            <w:rPr>
              <w:ins w:id="855" w:author="Jordon Beijing" w:date="2020-09-04T10:35:00Z"/>
              <w:rFonts w:ascii="Times" w:hAnsi="Times"/>
              <w:sz w:val="18"/>
              <w:lang w:val="fr-FR"/>
            </w:rPr>
          </w:rPrChange>
        </w:rPr>
      </w:pPr>
    </w:p>
    <w:p w14:paraId="7016FF74" w14:textId="3D530318" w:rsidR="007A4CFC" w:rsidRPr="006776A9" w:rsidRDefault="007A4CFC" w:rsidP="00E5008D">
      <w:pPr>
        <w:rPr>
          <w:ins w:id="856" w:author="Jordon Beijing" w:date="2020-09-04T10:35:00Z"/>
          <w:rFonts w:ascii="Times" w:hAnsi="Times"/>
          <w:sz w:val="18"/>
          <w:rPrChange w:id="857" w:author="Jordon Beijing" w:date="2020-09-05T19:49:00Z">
            <w:rPr>
              <w:ins w:id="858" w:author="Jordon Beijing" w:date="2020-09-04T10:35:00Z"/>
              <w:rFonts w:ascii="Times" w:hAnsi="Times"/>
              <w:sz w:val="18"/>
              <w:lang w:val="fr-FR"/>
            </w:rPr>
          </w:rPrChange>
        </w:rPr>
      </w:pPr>
    </w:p>
    <w:p w14:paraId="34AA9699" w14:textId="0F602E1F" w:rsidR="007A4CFC" w:rsidRPr="006776A9" w:rsidRDefault="007A4CFC" w:rsidP="00E5008D">
      <w:pPr>
        <w:rPr>
          <w:ins w:id="859" w:author="Jordon Beijing" w:date="2020-09-04T10:35:00Z"/>
          <w:rFonts w:ascii="Times" w:hAnsi="Times"/>
          <w:sz w:val="18"/>
          <w:rPrChange w:id="860" w:author="Jordon Beijing" w:date="2020-09-05T19:49:00Z">
            <w:rPr>
              <w:ins w:id="861" w:author="Jordon Beijing" w:date="2020-09-04T10:35:00Z"/>
              <w:rFonts w:ascii="Times" w:hAnsi="Times"/>
              <w:sz w:val="18"/>
              <w:lang w:val="fr-FR"/>
            </w:rPr>
          </w:rPrChange>
        </w:rPr>
      </w:pPr>
    </w:p>
    <w:p w14:paraId="77D61A20" w14:textId="6BB526AC" w:rsidR="007A4CFC" w:rsidRPr="006776A9" w:rsidRDefault="007A4CFC" w:rsidP="00E5008D">
      <w:pPr>
        <w:rPr>
          <w:ins w:id="862" w:author="Jordon Beijing" w:date="2020-09-04T10:35:00Z"/>
          <w:rFonts w:ascii="Times" w:hAnsi="Times"/>
          <w:sz w:val="18"/>
          <w:rPrChange w:id="863" w:author="Jordon Beijing" w:date="2020-09-05T19:49:00Z">
            <w:rPr>
              <w:ins w:id="864" w:author="Jordon Beijing" w:date="2020-09-04T10:35:00Z"/>
              <w:rFonts w:ascii="Times" w:hAnsi="Times"/>
              <w:sz w:val="18"/>
              <w:lang w:val="fr-FR"/>
            </w:rPr>
          </w:rPrChange>
        </w:rPr>
      </w:pPr>
    </w:p>
    <w:p w14:paraId="1F9987CD" w14:textId="5FFB8BED" w:rsidR="007A4CFC" w:rsidRPr="006776A9" w:rsidRDefault="007A4CFC" w:rsidP="00E5008D">
      <w:pPr>
        <w:rPr>
          <w:ins w:id="865" w:author="Jordon Beijing" w:date="2020-09-04T10:35:00Z"/>
          <w:rFonts w:ascii="Times" w:hAnsi="Times"/>
          <w:sz w:val="18"/>
          <w:rPrChange w:id="866" w:author="Jordon Beijing" w:date="2020-09-05T19:49:00Z">
            <w:rPr>
              <w:ins w:id="867" w:author="Jordon Beijing" w:date="2020-09-04T10:35:00Z"/>
              <w:rFonts w:ascii="Times" w:hAnsi="Times"/>
              <w:sz w:val="18"/>
              <w:lang w:val="fr-FR"/>
            </w:rPr>
          </w:rPrChange>
        </w:rPr>
      </w:pPr>
    </w:p>
    <w:p w14:paraId="5033F5BD" w14:textId="74672A0D" w:rsidR="007A4CFC" w:rsidRPr="006776A9" w:rsidRDefault="007A4CFC" w:rsidP="00E5008D">
      <w:pPr>
        <w:rPr>
          <w:ins w:id="868" w:author="Jordon Beijing" w:date="2020-09-04T10:35:00Z"/>
          <w:rFonts w:ascii="Times" w:hAnsi="Times"/>
          <w:sz w:val="18"/>
          <w:rPrChange w:id="869" w:author="Jordon Beijing" w:date="2020-09-05T19:49:00Z">
            <w:rPr>
              <w:ins w:id="870" w:author="Jordon Beijing" w:date="2020-09-04T10:35:00Z"/>
              <w:rFonts w:ascii="Times" w:hAnsi="Times"/>
              <w:sz w:val="18"/>
              <w:lang w:val="fr-FR"/>
            </w:rPr>
          </w:rPrChange>
        </w:rPr>
      </w:pPr>
    </w:p>
    <w:p w14:paraId="34C51F1F" w14:textId="0947BF68" w:rsidR="007A4CFC" w:rsidRPr="006776A9" w:rsidRDefault="007A4CFC" w:rsidP="00E5008D">
      <w:pPr>
        <w:rPr>
          <w:ins w:id="871" w:author="Jordon Beijing" w:date="2020-09-04T10:35:00Z"/>
          <w:rFonts w:ascii="Times" w:hAnsi="Times"/>
          <w:sz w:val="18"/>
          <w:rPrChange w:id="872" w:author="Jordon Beijing" w:date="2020-09-05T19:49:00Z">
            <w:rPr>
              <w:ins w:id="873" w:author="Jordon Beijing" w:date="2020-09-04T10:35:00Z"/>
              <w:rFonts w:ascii="Times" w:hAnsi="Times"/>
              <w:sz w:val="18"/>
              <w:lang w:val="fr-FR"/>
            </w:rPr>
          </w:rPrChange>
        </w:rPr>
      </w:pPr>
    </w:p>
    <w:p w14:paraId="2086B5C6" w14:textId="6AF84139" w:rsidR="007A4CFC" w:rsidRPr="006776A9" w:rsidRDefault="007A4CFC" w:rsidP="00E5008D">
      <w:pPr>
        <w:rPr>
          <w:ins w:id="874" w:author="Jordon Beijing" w:date="2020-09-04T10:35:00Z"/>
          <w:rFonts w:ascii="Times" w:hAnsi="Times"/>
          <w:sz w:val="18"/>
          <w:rPrChange w:id="875" w:author="Jordon Beijing" w:date="2020-09-05T19:49:00Z">
            <w:rPr>
              <w:ins w:id="876" w:author="Jordon Beijing" w:date="2020-09-04T10:35:00Z"/>
              <w:rFonts w:ascii="Times" w:hAnsi="Times"/>
              <w:sz w:val="18"/>
              <w:lang w:val="fr-FR"/>
            </w:rPr>
          </w:rPrChange>
        </w:rPr>
      </w:pPr>
    </w:p>
    <w:p w14:paraId="50EB0ECF" w14:textId="64A3F2A3" w:rsidR="007A4CFC" w:rsidRPr="006776A9" w:rsidRDefault="007A4CFC" w:rsidP="00E5008D">
      <w:pPr>
        <w:rPr>
          <w:ins w:id="877" w:author="Jordon Beijing" w:date="2020-09-04T10:35:00Z"/>
          <w:rFonts w:ascii="Times" w:hAnsi="Times"/>
          <w:sz w:val="18"/>
          <w:rPrChange w:id="878" w:author="Jordon Beijing" w:date="2020-09-05T19:49:00Z">
            <w:rPr>
              <w:ins w:id="879" w:author="Jordon Beijing" w:date="2020-09-04T10:35:00Z"/>
              <w:rFonts w:ascii="Times" w:hAnsi="Times"/>
              <w:sz w:val="18"/>
              <w:lang w:val="fr-FR"/>
            </w:rPr>
          </w:rPrChange>
        </w:rPr>
      </w:pPr>
    </w:p>
    <w:p w14:paraId="00A05673" w14:textId="2221173A" w:rsidR="007A4CFC" w:rsidRPr="006776A9" w:rsidRDefault="007A4CFC" w:rsidP="00E5008D">
      <w:pPr>
        <w:rPr>
          <w:ins w:id="880" w:author="Jordon Beijing" w:date="2020-09-04T10:35:00Z"/>
          <w:rFonts w:ascii="Times" w:hAnsi="Times"/>
          <w:sz w:val="18"/>
          <w:rPrChange w:id="881" w:author="Jordon Beijing" w:date="2020-09-05T19:49:00Z">
            <w:rPr>
              <w:ins w:id="882" w:author="Jordon Beijing" w:date="2020-09-04T10:35:00Z"/>
              <w:rFonts w:ascii="Times" w:hAnsi="Times"/>
              <w:sz w:val="18"/>
              <w:lang w:val="fr-FR"/>
            </w:rPr>
          </w:rPrChange>
        </w:rPr>
      </w:pPr>
    </w:p>
    <w:p w14:paraId="6A84CE4E" w14:textId="03EB818F" w:rsidR="007A4CFC" w:rsidRPr="006776A9" w:rsidRDefault="007A4CFC" w:rsidP="00E5008D">
      <w:pPr>
        <w:rPr>
          <w:ins w:id="883" w:author="Jordon Beijing" w:date="2020-09-04T10:35:00Z"/>
          <w:rFonts w:ascii="Times" w:hAnsi="Times"/>
          <w:sz w:val="18"/>
          <w:rPrChange w:id="884" w:author="Jordon Beijing" w:date="2020-09-05T19:49:00Z">
            <w:rPr>
              <w:ins w:id="885" w:author="Jordon Beijing" w:date="2020-09-04T10:35:00Z"/>
              <w:rFonts w:ascii="Times" w:hAnsi="Times"/>
              <w:sz w:val="18"/>
              <w:lang w:val="fr-FR"/>
            </w:rPr>
          </w:rPrChange>
        </w:rPr>
      </w:pPr>
    </w:p>
    <w:p w14:paraId="7CD60670" w14:textId="39C1FF6F" w:rsidR="007A4CFC" w:rsidRPr="006776A9" w:rsidRDefault="007A4CFC" w:rsidP="00E5008D">
      <w:pPr>
        <w:rPr>
          <w:ins w:id="886" w:author="Jordon Beijing" w:date="2020-09-04T10:35:00Z"/>
          <w:rFonts w:ascii="Times" w:hAnsi="Times"/>
          <w:sz w:val="18"/>
          <w:rPrChange w:id="887" w:author="Jordon Beijing" w:date="2020-09-05T19:49:00Z">
            <w:rPr>
              <w:ins w:id="888" w:author="Jordon Beijing" w:date="2020-09-04T10:35:00Z"/>
              <w:rFonts w:ascii="Times" w:hAnsi="Times"/>
              <w:sz w:val="18"/>
              <w:lang w:val="fr-FR"/>
            </w:rPr>
          </w:rPrChange>
        </w:rPr>
      </w:pPr>
    </w:p>
    <w:p w14:paraId="62710BD4" w14:textId="25DFC14C" w:rsidR="007A4CFC" w:rsidRPr="006776A9" w:rsidRDefault="007A4CFC" w:rsidP="00E5008D">
      <w:pPr>
        <w:rPr>
          <w:ins w:id="889" w:author="Jordon Beijing" w:date="2020-09-04T10:35:00Z"/>
          <w:rFonts w:ascii="Times" w:hAnsi="Times"/>
          <w:sz w:val="18"/>
          <w:rPrChange w:id="890" w:author="Jordon Beijing" w:date="2020-09-05T19:49:00Z">
            <w:rPr>
              <w:ins w:id="891" w:author="Jordon Beijing" w:date="2020-09-04T10:35:00Z"/>
              <w:rFonts w:ascii="Times" w:hAnsi="Times"/>
              <w:sz w:val="18"/>
              <w:lang w:val="fr-FR"/>
            </w:rPr>
          </w:rPrChange>
        </w:rPr>
      </w:pPr>
    </w:p>
    <w:p w14:paraId="14074F10" w14:textId="7770D31B" w:rsidR="007A4CFC" w:rsidRPr="006776A9" w:rsidRDefault="007A4CFC" w:rsidP="00E5008D">
      <w:pPr>
        <w:rPr>
          <w:ins w:id="892" w:author="Jordon Beijing" w:date="2020-09-04T10:35:00Z"/>
          <w:rFonts w:ascii="Times" w:hAnsi="Times"/>
          <w:sz w:val="18"/>
          <w:rPrChange w:id="893" w:author="Jordon Beijing" w:date="2020-09-05T19:49:00Z">
            <w:rPr>
              <w:ins w:id="894" w:author="Jordon Beijing" w:date="2020-09-04T10:35:00Z"/>
              <w:rFonts w:ascii="Times" w:hAnsi="Times"/>
              <w:sz w:val="18"/>
              <w:lang w:val="fr-FR"/>
            </w:rPr>
          </w:rPrChange>
        </w:rPr>
      </w:pPr>
    </w:p>
    <w:p w14:paraId="3E5F98C9" w14:textId="74753919" w:rsidR="007A4CFC" w:rsidRPr="006776A9" w:rsidRDefault="007A4CFC" w:rsidP="00E5008D">
      <w:pPr>
        <w:rPr>
          <w:ins w:id="895" w:author="Jordon Beijing" w:date="2020-09-04T10:35:00Z"/>
          <w:rFonts w:ascii="Times" w:hAnsi="Times"/>
          <w:sz w:val="18"/>
          <w:rPrChange w:id="896" w:author="Jordon Beijing" w:date="2020-09-05T19:49:00Z">
            <w:rPr>
              <w:ins w:id="897" w:author="Jordon Beijing" w:date="2020-09-04T10:35:00Z"/>
              <w:rFonts w:ascii="Times" w:hAnsi="Times"/>
              <w:sz w:val="18"/>
              <w:lang w:val="fr-FR"/>
            </w:rPr>
          </w:rPrChange>
        </w:rPr>
      </w:pPr>
    </w:p>
    <w:p w14:paraId="501C6B5E" w14:textId="6D4FD594" w:rsidR="007A4CFC" w:rsidRPr="006776A9" w:rsidRDefault="007A4CFC" w:rsidP="00E5008D">
      <w:pPr>
        <w:rPr>
          <w:ins w:id="898" w:author="Jordon Beijing" w:date="2020-09-04T10:35:00Z"/>
          <w:rFonts w:ascii="Times" w:hAnsi="Times"/>
          <w:sz w:val="18"/>
          <w:rPrChange w:id="899" w:author="Jordon Beijing" w:date="2020-09-05T19:49:00Z">
            <w:rPr>
              <w:ins w:id="900" w:author="Jordon Beijing" w:date="2020-09-04T10:35:00Z"/>
              <w:rFonts w:ascii="Times" w:hAnsi="Times"/>
              <w:sz w:val="18"/>
              <w:lang w:val="fr-FR"/>
            </w:rPr>
          </w:rPrChange>
        </w:rPr>
      </w:pPr>
    </w:p>
    <w:p w14:paraId="2AC18634" w14:textId="5D46410C" w:rsidR="007A4CFC" w:rsidRPr="006776A9" w:rsidRDefault="007A4CFC" w:rsidP="00E5008D">
      <w:pPr>
        <w:rPr>
          <w:ins w:id="901" w:author="Jordon Beijing" w:date="2020-09-04T10:35:00Z"/>
          <w:rFonts w:ascii="Times" w:hAnsi="Times"/>
          <w:sz w:val="18"/>
          <w:rPrChange w:id="902" w:author="Jordon Beijing" w:date="2020-09-05T19:49:00Z">
            <w:rPr>
              <w:ins w:id="903" w:author="Jordon Beijing" w:date="2020-09-04T10:35:00Z"/>
              <w:rFonts w:ascii="Times" w:hAnsi="Times"/>
              <w:sz w:val="18"/>
              <w:lang w:val="fr-FR"/>
            </w:rPr>
          </w:rPrChange>
        </w:rPr>
      </w:pPr>
    </w:p>
    <w:p w14:paraId="6B3A4020" w14:textId="34BAF281" w:rsidR="007A4CFC" w:rsidRPr="006776A9" w:rsidRDefault="007A4CFC" w:rsidP="00E5008D">
      <w:pPr>
        <w:rPr>
          <w:ins w:id="904" w:author="Jordon Beijing" w:date="2020-09-04T10:35:00Z"/>
          <w:rFonts w:ascii="Times" w:hAnsi="Times"/>
          <w:sz w:val="18"/>
          <w:rPrChange w:id="905" w:author="Jordon Beijing" w:date="2020-09-05T19:49:00Z">
            <w:rPr>
              <w:ins w:id="906" w:author="Jordon Beijing" w:date="2020-09-04T10:35:00Z"/>
              <w:rFonts w:ascii="Times" w:hAnsi="Times"/>
              <w:sz w:val="18"/>
              <w:lang w:val="fr-FR"/>
            </w:rPr>
          </w:rPrChange>
        </w:rPr>
      </w:pPr>
    </w:p>
    <w:p w14:paraId="02F6017B" w14:textId="32A36B28" w:rsidR="007A4CFC" w:rsidRPr="006776A9" w:rsidRDefault="007A4CFC" w:rsidP="00E5008D">
      <w:pPr>
        <w:rPr>
          <w:ins w:id="907" w:author="Jordon Beijing" w:date="2020-09-04T10:35:00Z"/>
          <w:rFonts w:ascii="Times" w:hAnsi="Times"/>
          <w:sz w:val="18"/>
          <w:rPrChange w:id="908" w:author="Jordon Beijing" w:date="2020-09-05T19:49:00Z">
            <w:rPr>
              <w:ins w:id="909" w:author="Jordon Beijing" w:date="2020-09-04T10:35:00Z"/>
              <w:rFonts w:ascii="Times" w:hAnsi="Times"/>
              <w:sz w:val="18"/>
              <w:lang w:val="fr-FR"/>
            </w:rPr>
          </w:rPrChange>
        </w:rPr>
      </w:pPr>
    </w:p>
    <w:p w14:paraId="42529C19" w14:textId="763B4F42" w:rsidR="007A4CFC" w:rsidRPr="006776A9" w:rsidRDefault="007A4CFC" w:rsidP="00E5008D">
      <w:pPr>
        <w:rPr>
          <w:ins w:id="910" w:author="Jordon Beijing" w:date="2020-09-04T10:35:00Z"/>
          <w:rFonts w:ascii="Times" w:hAnsi="Times"/>
          <w:sz w:val="18"/>
          <w:rPrChange w:id="911" w:author="Jordon Beijing" w:date="2020-09-05T19:49:00Z">
            <w:rPr>
              <w:ins w:id="912" w:author="Jordon Beijing" w:date="2020-09-04T10:35:00Z"/>
              <w:rFonts w:ascii="Times" w:hAnsi="Times"/>
              <w:sz w:val="18"/>
              <w:lang w:val="fr-FR"/>
            </w:rPr>
          </w:rPrChange>
        </w:rPr>
      </w:pPr>
    </w:p>
    <w:p w14:paraId="5C5C918F" w14:textId="6648FB15" w:rsidR="007A4CFC" w:rsidRPr="006776A9" w:rsidRDefault="007A4CFC" w:rsidP="00E5008D">
      <w:pPr>
        <w:rPr>
          <w:ins w:id="913" w:author="Jordon Beijing" w:date="2020-09-04T10:35:00Z"/>
          <w:rFonts w:ascii="Times" w:hAnsi="Times"/>
          <w:sz w:val="18"/>
          <w:rPrChange w:id="914" w:author="Jordon Beijing" w:date="2020-09-05T19:49:00Z">
            <w:rPr>
              <w:ins w:id="915" w:author="Jordon Beijing" w:date="2020-09-04T10:35:00Z"/>
              <w:rFonts w:ascii="Times" w:hAnsi="Times"/>
              <w:sz w:val="18"/>
              <w:lang w:val="fr-FR"/>
            </w:rPr>
          </w:rPrChange>
        </w:rPr>
      </w:pPr>
    </w:p>
    <w:p w14:paraId="18D53032" w14:textId="45A6A04B" w:rsidR="007A4CFC" w:rsidRPr="006776A9" w:rsidRDefault="007A4CFC" w:rsidP="00E5008D">
      <w:pPr>
        <w:rPr>
          <w:ins w:id="916" w:author="Jordon Beijing" w:date="2020-09-04T10:35:00Z"/>
          <w:rFonts w:ascii="Times" w:hAnsi="Times"/>
          <w:sz w:val="18"/>
          <w:rPrChange w:id="917" w:author="Jordon Beijing" w:date="2020-09-05T19:49:00Z">
            <w:rPr>
              <w:ins w:id="918" w:author="Jordon Beijing" w:date="2020-09-04T10:35:00Z"/>
              <w:rFonts w:ascii="Times" w:hAnsi="Times"/>
              <w:sz w:val="18"/>
              <w:lang w:val="fr-FR"/>
            </w:rPr>
          </w:rPrChange>
        </w:rPr>
      </w:pPr>
    </w:p>
    <w:p w14:paraId="24602494" w14:textId="1768189C" w:rsidR="007A4CFC" w:rsidRPr="006776A9" w:rsidRDefault="007A4CFC" w:rsidP="00E5008D">
      <w:pPr>
        <w:rPr>
          <w:ins w:id="919" w:author="Jordon Beijing" w:date="2020-09-04T10:35:00Z"/>
          <w:rFonts w:ascii="Times" w:hAnsi="Times"/>
          <w:sz w:val="18"/>
          <w:rPrChange w:id="920" w:author="Jordon Beijing" w:date="2020-09-05T19:49:00Z">
            <w:rPr>
              <w:ins w:id="921" w:author="Jordon Beijing" w:date="2020-09-04T10:35:00Z"/>
              <w:rFonts w:ascii="Times" w:hAnsi="Times"/>
              <w:sz w:val="18"/>
              <w:lang w:val="fr-FR"/>
            </w:rPr>
          </w:rPrChange>
        </w:rPr>
      </w:pPr>
    </w:p>
    <w:p w14:paraId="0F84E028" w14:textId="77981CF2" w:rsidR="007A4CFC" w:rsidRPr="006776A9" w:rsidRDefault="007A4CFC" w:rsidP="00E5008D">
      <w:pPr>
        <w:rPr>
          <w:ins w:id="922" w:author="Jordon Beijing" w:date="2020-09-04T10:35:00Z"/>
          <w:rFonts w:ascii="Times" w:hAnsi="Times"/>
          <w:sz w:val="18"/>
          <w:rPrChange w:id="923" w:author="Jordon Beijing" w:date="2020-09-05T19:49:00Z">
            <w:rPr>
              <w:ins w:id="924" w:author="Jordon Beijing" w:date="2020-09-04T10:35:00Z"/>
              <w:rFonts w:ascii="Times" w:hAnsi="Times"/>
              <w:sz w:val="18"/>
              <w:lang w:val="fr-FR"/>
            </w:rPr>
          </w:rPrChange>
        </w:rPr>
      </w:pPr>
    </w:p>
    <w:p w14:paraId="219B5585" w14:textId="5F2C8E7B" w:rsidR="007A4CFC" w:rsidRPr="006776A9" w:rsidRDefault="007A4CFC" w:rsidP="00E5008D">
      <w:pPr>
        <w:rPr>
          <w:ins w:id="925" w:author="Jordon Beijing" w:date="2020-09-04T10:35:00Z"/>
          <w:rFonts w:ascii="Times" w:hAnsi="Times"/>
          <w:sz w:val="18"/>
          <w:rPrChange w:id="926" w:author="Jordon Beijing" w:date="2020-09-05T19:49:00Z">
            <w:rPr>
              <w:ins w:id="927" w:author="Jordon Beijing" w:date="2020-09-04T10:35:00Z"/>
              <w:rFonts w:ascii="Times" w:hAnsi="Times"/>
              <w:sz w:val="18"/>
              <w:lang w:val="fr-FR"/>
            </w:rPr>
          </w:rPrChange>
        </w:rPr>
      </w:pPr>
    </w:p>
    <w:p w14:paraId="4B62E33E" w14:textId="2BB4A435" w:rsidR="007A4CFC" w:rsidRPr="006776A9" w:rsidRDefault="007A4CFC" w:rsidP="00E5008D">
      <w:pPr>
        <w:rPr>
          <w:ins w:id="928" w:author="Jordon Beijing" w:date="2020-09-04T10:35:00Z"/>
          <w:rFonts w:ascii="Times" w:hAnsi="Times"/>
          <w:sz w:val="18"/>
          <w:rPrChange w:id="929" w:author="Jordon Beijing" w:date="2020-09-05T19:49:00Z">
            <w:rPr>
              <w:ins w:id="930" w:author="Jordon Beijing" w:date="2020-09-04T10:35:00Z"/>
              <w:rFonts w:ascii="Times" w:hAnsi="Times"/>
              <w:sz w:val="18"/>
              <w:lang w:val="fr-FR"/>
            </w:rPr>
          </w:rPrChange>
        </w:rPr>
      </w:pPr>
    </w:p>
    <w:p w14:paraId="4C0C4132" w14:textId="0D2E00FF" w:rsidR="007A4CFC" w:rsidRPr="006776A9" w:rsidRDefault="007A4CFC" w:rsidP="00E5008D">
      <w:pPr>
        <w:rPr>
          <w:ins w:id="931" w:author="Jordon Beijing" w:date="2020-09-04T10:35:00Z"/>
          <w:rFonts w:ascii="Times" w:hAnsi="Times"/>
          <w:sz w:val="18"/>
          <w:rPrChange w:id="932" w:author="Jordon Beijing" w:date="2020-09-05T19:49:00Z">
            <w:rPr>
              <w:ins w:id="933" w:author="Jordon Beijing" w:date="2020-09-04T10:35:00Z"/>
              <w:rFonts w:ascii="Times" w:hAnsi="Times"/>
              <w:sz w:val="18"/>
              <w:lang w:val="fr-FR"/>
            </w:rPr>
          </w:rPrChange>
        </w:rPr>
      </w:pPr>
    </w:p>
    <w:p w14:paraId="38E8E458" w14:textId="598CD62A" w:rsidR="007A4CFC" w:rsidRPr="006776A9" w:rsidRDefault="007A4CFC" w:rsidP="00E5008D">
      <w:pPr>
        <w:rPr>
          <w:ins w:id="934" w:author="Jordon Beijing" w:date="2020-09-04T10:35:00Z"/>
          <w:rFonts w:ascii="Times" w:hAnsi="Times"/>
          <w:sz w:val="18"/>
          <w:rPrChange w:id="935" w:author="Jordon Beijing" w:date="2020-09-05T19:49:00Z">
            <w:rPr>
              <w:ins w:id="936" w:author="Jordon Beijing" w:date="2020-09-04T10:35:00Z"/>
              <w:rFonts w:ascii="Times" w:hAnsi="Times"/>
              <w:sz w:val="18"/>
              <w:lang w:val="fr-FR"/>
            </w:rPr>
          </w:rPrChange>
        </w:rPr>
      </w:pPr>
    </w:p>
    <w:p w14:paraId="0B00ED11" w14:textId="3D93568E" w:rsidR="007A4CFC" w:rsidRPr="006776A9" w:rsidRDefault="007A4CFC" w:rsidP="00E5008D">
      <w:pPr>
        <w:rPr>
          <w:ins w:id="937" w:author="Jordon Beijing" w:date="2020-09-04T10:35:00Z"/>
          <w:rFonts w:ascii="Times" w:hAnsi="Times"/>
          <w:sz w:val="18"/>
          <w:rPrChange w:id="938" w:author="Jordon Beijing" w:date="2020-09-05T19:49:00Z">
            <w:rPr>
              <w:ins w:id="939" w:author="Jordon Beijing" w:date="2020-09-04T10:35:00Z"/>
              <w:rFonts w:ascii="Times" w:hAnsi="Times"/>
              <w:sz w:val="18"/>
              <w:lang w:val="fr-FR"/>
            </w:rPr>
          </w:rPrChange>
        </w:rPr>
      </w:pPr>
    </w:p>
    <w:p w14:paraId="586C53F6" w14:textId="4EDDDE0E" w:rsidR="007A4CFC" w:rsidRPr="006776A9" w:rsidRDefault="007A4CFC" w:rsidP="00E5008D">
      <w:pPr>
        <w:rPr>
          <w:ins w:id="940" w:author="Jordon Beijing" w:date="2020-09-04T10:35:00Z"/>
          <w:rFonts w:ascii="Times" w:hAnsi="Times"/>
          <w:sz w:val="18"/>
          <w:rPrChange w:id="941" w:author="Jordon Beijing" w:date="2020-09-05T19:49:00Z">
            <w:rPr>
              <w:ins w:id="942" w:author="Jordon Beijing" w:date="2020-09-04T10:35:00Z"/>
              <w:rFonts w:ascii="Times" w:hAnsi="Times"/>
              <w:sz w:val="18"/>
              <w:lang w:val="fr-FR"/>
            </w:rPr>
          </w:rPrChange>
        </w:rPr>
      </w:pPr>
    </w:p>
    <w:p w14:paraId="309CA930" w14:textId="051351B6" w:rsidR="007A4CFC" w:rsidRPr="006776A9" w:rsidRDefault="007A4CFC" w:rsidP="00E5008D">
      <w:pPr>
        <w:rPr>
          <w:ins w:id="943" w:author="Jordon Beijing" w:date="2020-09-04T10:35:00Z"/>
          <w:rFonts w:ascii="Times" w:hAnsi="Times"/>
          <w:sz w:val="18"/>
          <w:rPrChange w:id="944" w:author="Jordon Beijing" w:date="2020-09-05T19:49:00Z">
            <w:rPr>
              <w:ins w:id="945" w:author="Jordon Beijing" w:date="2020-09-04T10:35:00Z"/>
              <w:rFonts w:ascii="Times" w:hAnsi="Times"/>
              <w:sz w:val="18"/>
              <w:lang w:val="fr-FR"/>
            </w:rPr>
          </w:rPrChange>
        </w:rPr>
      </w:pPr>
    </w:p>
    <w:p w14:paraId="4FD9492B" w14:textId="77777777" w:rsidR="007A4CFC" w:rsidRPr="006776A9" w:rsidDel="00A16048" w:rsidRDefault="007A4CFC" w:rsidP="00E5008D">
      <w:pPr>
        <w:rPr>
          <w:del w:id="946" w:author="Jordon Beijing" w:date="2020-09-04T12:06:00Z"/>
          <w:rFonts w:ascii="Times" w:hAnsi="Times"/>
          <w:sz w:val="18"/>
          <w:rPrChange w:id="947" w:author="Jordon Beijing" w:date="2020-09-05T19:49:00Z">
            <w:rPr>
              <w:del w:id="948" w:author="Jordon Beijing" w:date="2020-09-04T12:06:00Z"/>
              <w:rFonts w:ascii="Times" w:hAnsi="Times"/>
              <w:sz w:val="18"/>
              <w:lang w:val="en-US"/>
            </w:rPr>
          </w:rPrChange>
        </w:rPr>
      </w:pPr>
    </w:p>
    <w:p w14:paraId="6774503F" w14:textId="74375C12" w:rsidR="00166FB7" w:rsidRPr="006776A9" w:rsidRDefault="00166FB7">
      <w:pPr>
        <w:rPr>
          <w:rFonts w:ascii="Times" w:hAnsi="Times"/>
          <w:rPrChange w:id="949" w:author="Jordon Beijing" w:date="2020-09-05T19:49:00Z">
            <w:rPr>
              <w:rFonts w:ascii="Times" w:hAnsi="Times"/>
              <w:lang w:val="en-US"/>
            </w:rPr>
          </w:rPrChange>
        </w:rPr>
      </w:pPr>
    </w:p>
    <w:p w14:paraId="06FF8CF3" w14:textId="67071326" w:rsidR="00166FB7" w:rsidRDefault="00166FB7" w:rsidP="00166FB7">
      <w:pPr>
        <w:rPr>
          <w:rFonts w:ascii="Times" w:hAnsi="Times"/>
          <w:color w:val="4472C4" w:themeColor="accent1"/>
          <w:lang w:val="en-US"/>
        </w:rPr>
      </w:pPr>
      <w:r>
        <w:rPr>
          <w:rFonts w:ascii="Times" w:hAnsi="Times"/>
          <w:color w:val="4472C4" w:themeColor="accent1"/>
          <w:lang w:val="en-US"/>
        </w:rPr>
        <w:lastRenderedPageBreak/>
        <w:t>[</w:t>
      </w:r>
      <w:r w:rsidRPr="00166FB7">
        <w:rPr>
          <w:rFonts w:ascii="Times" w:hAnsi="Times"/>
          <w:color w:val="4472C4" w:themeColor="accent1"/>
          <w:lang w:val="en-US"/>
        </w:rPr>
        <w:t xml:space="preserve">Essay 3: Using </w:t>
      </w:r>
      <w:r w:rsidR="002A18CA">
        <w:rPr>
          <w:rFonts w:ascii="Times" w:hAnsi="Times"/>
          <w:color w:val="4472C4" w:themeColor="accent1"/>
          <w:lang w:val="en-US"/>
        </w:rPr>
        <w:t>V</w:t>
      </w:r>
      <w:r w:rsidRPr="00166FB7">
        <w:rPr>
          <w:rFonts w:ascii="Times" w:hAnsi="Times"/>
          <w:color w:val="4472C4" w:themeColor="accent1"/>
          <w:lang w:val="en-US"/>
        </w:rPr>
        <w:t xml:space="preserve">ariety </w:t>
      </w:r>
      <w:r w:rsidR="002A18CA">
        <w:rPr>
          <w:rFonts w:ascii="Times" w:hAnsi="Times"/>
          <w:color w:val="4472C4" w:themeColor="accent1"/>
          <w:lang w:val="en-US"/>
        </w:rPr>
        <w:t>W</w:t>
      </w:r>
      <w:r w:rsidRPr="00166FB7">
        <w:rPr>
          <w:rFonts w:ascii="Times" w:hAnsi="Times"/>
          <w:color w:val="4472C4" w:themeColor="accent1"/>
          <w:lang w:val="en-US"/>
        </w:rPr>
        <w:t xml:space="preserve">hen </w:t>
      </w:r>
      <w:r w:rsidR="002A18CA">
        <w:rPr>
          <w:rFonts w:ascii="Times" w:hAnsi="Times"/>
          <w:color w:val="4472C4" w:themeColor="accent1"/>
          <w:lang w:val="en-US"/>
        </w:rPr>
        <w:t>I</w:t>
      </w:r>
      <w:r w:rsidRPr="00166FB7">
        <w:rPr>
          <w:rFonts w:ascii="Times" w:hAnsi="Times"/>
          <w:color w:val="4472C4" w:themeColor="accent1"/>
          <w:lang w:val="en-US"/>
        </w:rPr>
        <w:t xml:space="preserve">ntroducing </w:t>
      </w:r>
      <w:r w:rsidR="002A18CA">
        <w:rPr>
          <w:rFonts w:ascii="Times" w:hAnsi="Times"/>
          <w:color w:val="4472C4" w:themeColor="accent1"/>
          <w:lang w:val="en-US"/>
        </w:rPr>
        <w:t>N</w:t>
      </w:r>
      <w:r w:rsidRPr="00166FB7">
        <w:rPr>
          <w:rFonts w:ascii="Times" w:hAnsi="Times"/>
          <w:color w:val="4472C4" w:themeColor="accent1"/>
          <w:lang w:val="en-US"/>
        </w:rPr>
        <w:t xml:space="preserve">arrator’s </w:t>
      </w:r>
      <w:r w:rsidR="002A18CA">
        <w:rPr>
          <w:rFonts w:ascii="Times" w:hAnsi="Times"/>
          <w:color w:val="4472C4" w:themeColor="accent1"/>
          <w:lang w:val="en-US"/>
        </w:rPr>
        <w:t>T</w:t>
      </w:r>
      <w:r w:rsidRPr="00166FB7">
        <w:rPr>
          <w:rFonts w:ascii="Times" w:hAnsi="Times"/>
          <w:color w:val="4472C4" w:themeColor="accent1"/>
          <w:lang w:val="en-US"/>
        </w:rPr>
        <w:t>houghts</w:t>
      </w:r>
      <w:r>
        <w:rPr>
          <w:rFonts w:ascii="Times" w:hAnsi="Times"/>
          <w:color w:val="4472C4" w:themeColor="accent1"/>
          <w:lang w:val="en-US"/>
        </w:rPr>
        <w:t>: Draft 1]</w:t>
      </w:r>
    </w:p>
    <w:p w14:paraId="230A429B" w14:textId="2075397D" w:rsidR="00166FB7" w:rsidRDefault="00166FB7" w:rsidP="00166FB7">
      <w:pPr>
        <w:rPr>
          <w:ins w:id="950" w:author="Jordon Beijing" w:date="2020-09-04T11:57:00Z"/>
          <w:rFonts w:ascii="Times" w:hAnsi="Times"/>
          <w:color w:val="4472C4" w:themeColor="accent1"/>
          <w:lang w:val="en-US"/>
        </w:rPr>
      </w:pPr>
    </w:p>
    <w:p w14:paraId="4C2B2B74" w14:textId="043D8931" w:rsidR="00075754" w:rsidRPr="00075754" w:rsidRDefault="00075754">
      <w:pPr>
        <w:jc w:val="center"/>
        <w:rPr>
          <w:ins w:id="951" w:author="Jordon Beijing" w:date="2020-09-04T11:57:00Z"/>
          <w:rFonts w:ascii="Times" w:hAnsi="Times"/>
          <w:color w:val="000000" w:themeColor="text1"/>
          <w:lang w:val="en-US"/>
          <w:rPrChange w:id="952" w:author="Jordon Beijing" w:date="2020-09-04T11:57:00Z">
            <w:rPr>
              <w:ins w:id="953" w:author="Jordon Beijing" w:date="2020-09-04T11:57:00Z"/>
              <w:rFonts w:ascii="Times" w:hAnsi="Times"/>
              <w:color w:val="4472C4" w:themeColor="accent1"/>
              <w:lang w:val="en-US"/>
            </w:rPr>
          </w:rPrChange>
        </w:rPr>
        <w:pPrChange w:id="954" w:author="Jordon Beijing" w:date="2020-09-04T11:57:00Z">
          <w:pPr/>
        </w:pPrChange>
      </w:pPr>
      <w:ins w:id="955" w:author="Jordon Beijing" w:date="2020-09-04T11:57:00Z">
        <w:r w:rsidRPr="00075754">
          <w:rPr>
            <w:rFonts w:ascii="Times" w:hAnsi="Times"/>
            <w:color w:val="000000" w:themeColor="text1"/>
            <w:lang w:val="en-US"/>
            <w:rPrChange w:id="956" w:author="Jordon Beijing" w:date="2020-09-04T11:57:00Z">
              <w:rPr>
                <w:rFonts w:ascii="Times" w:hAnsi="Times"/>
                <w:color w:val="4472C4" w:themeColor="accent1"/>
                <w:highlight w:val="yellow"/>
                <w:lang w:val="en-US"/>
              </w:rPr>
            </w:rPrChange>
          </w:rPr>
          <w:t>Walk on the rope</w:t>
        </w:r>
      </w:ins>
    </w:p>
    <w:p w14:paraId="34571810" w14:textId="77777777" w:rsidR="00075754" w:rsidRDefault="00075754" w:rsidP="00166FB7">
      <w:pPr>
        <w:rPr>
          <w:rFonts w:ascii="Times" w:hAnsi="Times"/>
          <w:color w:val="4472C4" w:themeColor="accent1"/>
          <w:lang w:val="en-US"/>
        </w:rPr>
      </w:pPr>
    </w:p>
    <w:p w14:paraId="244FAC1A" w14:textId="45F165F9" w:rsidR="00166FB7" w:rsidRPr="00E5008D" w:rsidRDefault="00E5008D" w:rsidP="00166FB7">
      <w:pPr>
        <w:rPr>
          <w:rFonts w:ascii="Times" w:hAnsi="Times"/>
          <w:lang w:val="en-US"/>
        </w:rPr>
      </w:pPr>
      <w:r w:rsidRPr="00E5008D">
        <w:rPr>
          <w:rFonts w:ascii="Times" w:hAnsi="Times"/>
          <w:color w:val="4472C4" w:themeColor="accent1"/>
          <w:lang w:val="en-US"/>
        </w:rPr>
        <w:t xml:space="preserve">  </w:t>
      </w:r>
      <w:r w:rsidR="00486075">
        <w:rPr>
          <w:rFonts w:ascii="Times" w:hAnsi="Times"/>
          <w:color w:val="4472C4" w:themeColor="accent1"/>
          <w:lang w:val="en-US"/>
        </w:rPr>
        <w:t xml:space="preserve">      </w:t>
      </w:r>
      <w:r w:rsidRPr="00E5008D">
        <w:rPr>
          <w:rFonts w:ascii="Times" w:hAnsi="Times"/>
          <w:lang w:val="en-US"/>
        </w:rPr>
        <w:t>“You can do it! Come on,” my friend was totally screaming. I stepped on the rope and I used my whole body strength to grab the safety rope, I tried to think straight, but I just can't help myself from looking at the floor that is forty five meters away from me. I told myself that walking on this rope is totally safety, because I have safety rope that could grab me from falling down, but I was too busy to wondering about this confusing positive sentence. It’s was totally shame on me, because I never afraid about height, but my whole body was shaking and I don’t even know that I wasn’t moving slowly to the resting area in the middle of this facility. Every step I had move was like hours to me, and I imperceptibly caught breath quickly. The weather was hot, but my whole body sweat because of fear. My safety rope and the rope I was stepped on was both shaking. My mood was chaotic, every part of me was nervous. I was shouting in my mind, but I could never see that kind of view if I didn’t step on that rope.” Michelle! What are you doing? Go on,” my classmate who was behind me was nervous too! He was totally afraid of height. I think if he wait one more second he would definitely cry, so I quickly walked on next part. Next part was even worst, the shape of the rope was like a DNA, and it has short plank on each side of the rope! When I thought I was ready to put my feet on it, I was fool. The rope didn’t shake the way same as straight normal rope! The whole” DNA” thing was totally turn over when I step on it, that’s mean I was nearly turn over and falling down. But didn't lose all my blood because my quick reflex made me catch the safety cord. I promise I must spend twenty minuet on this four meters DNA rope, but I suddenly be clear, I know I could do this, because I never afraid of height, and why should afraid of it now? I stilled grabbing safety rope, but I walked faster; and quickly I found the secret of success! One foot one brick, and slowly move to next one. “Jesus Christ, aaaaaaaaaaa,” one of my classmate had scream although he fell down and the rope catch him, but that was still hurt. Everybody who haven’t walk on this rope was laughing, and I’m pretty sure they won’t laugh after they actually step on the rope! I quick went to another resting area, and the instructor change my safety rope to another steel wire to keep us safe. After a lot of difficulties, I finally reach the end and my whole body was sored. I can’t suppress the joy in my heart, and I never see any view like that anymore.</w:t>
      </w:r>
    </w:p>
    <w:p w14:paraId="0BDB5910" w14:textId="5DD8C5F8" w:rsidR="00166FB7" w:rsidRDefault="00166FB7" w:rsidP="00166FB7">
      <w:pPr>
        <w:rPr>
          <w:ins w:id="957" w:author="Jordon Beijing" w:date="2020-09-04T10:35:00Z"/>
          <w:rFonts w:ascii="Times" w:hAnsi="Times"/>
          <w:color w:val="4472C4" w:themeColor="accent1"/>
          <w:lang w:val="en-US"/>
        </w:rPr>
      </w:pPr>
    </w:p>
    <w:p w14:paraId="602FA2A5" w14:textId="14F91B0D" w:rsidR="007A4CFC" w:rsidRPr="00A16048" w:rsidRDefault="00A16048" w:rsidP="00166FB7">
      <w:pPr>
        <w:rPr>
          <w:ins w:id="958" w:author="Jordon Beijing" w:date="2020-09-04T10:35:00Z"/>
          <w:rFonts w:ascii="Times" w:hAnsi="Times"/>
          <w:color w:val="000000" w:themeColor="text1"/>
          <w:lang w:val="en-US"/>
          <w:rPrChange w:id="959" w:author="Jordon Beijing" w:date="2020-09-04T12:06:00Z">
            <w:rPr>
              <w:ins w:id="960" w:author="Jordon Beijing" w:date="2020-09-04T10:35:00Z"/>
              <w:rFonts w:ascii="Times" w:hAnsi="Times"/>
              <w:color w:val="4472C4" w:themeColor="accent1"/>
              <w:lang w:val="en-US"/>
            </w:rPr>
          </w:rPrChange>
        </w:rPr>
      </w:pPr>
      <w:ins w:id="961" w:author="Jordon Beijing" w:date="2020-09-04T12:06:00Z">
        <w:r w:rsidRPr="00D43C89">
          <w:rPr>
            <w:rFonts w:ascii="Times" w:hAnsi="Times"/>
            <w:color w:val="000000" w:themeColor="text1"/>
            <w:lang w:val="en-US"/>
            <w:rPrChange w:id="962" w:author="Jordon Beijing" w:date="2020-09-04T12:23:00Z">
              <w:rPr>
                <w:rFonts w:ascii="Times" w:hAnsi="Times"/>
                <w:color w:val="4472C4" w:themeColor="accent1"/>
                <w:lang w:val="en-US"/>
              </w:rPr>
            </w:rPrChange>
          </w:rPr>
          <w:t>Word Count:</w:t>
        </w:r>
      </w:ins>
      <w:ins w:id="963" w:author="Jordon Beijing" w:date="2020-09-04T12:22:00Z">
        <w:r w:rsidR="00D43C89" w:rsidRPr="00D43C89">
          <w:rPr>
            <w:rFonts w:ascii="Times" w:hAnsi="Times"/>
            <w:color w:val="000000" w:themeColor="text1"/>
            <w:lang w:val="en-US"/>
            <w:rPrChange w:id="964" w:author="Jordon Beijing" w:date="2020-09-04T12:23:00Z">
              <w:rPr>
                <w:rFonts w:ascii="Times" w:hAnsi="Times"/>
                <w:color w:val="000000" w:themeColor="text1"/>
                <w:highlight w:val="yellow"/>
                <w:lang w:val="en-US"/>
              </w:rPr>
            </w:rPrChange>
          </w:rPr>
          <w:t xml:space="preserve"> </w:t>
        </w:r>
      </w:ins>
      <w:ins w:id="965" w:author="Jordon Beijing" w:date="2020-09-04T12:23:00Z">
        <w:r w:rsidR="00D43C89" w:rsidRPr="00D43C89">
          <w:rPr>
            <w:rFonts w:ascii="Times" w:hAnsi="Times"/>
            <w:color w:val="000000" w:themeColor="text1"/>
            <w:lang w:val="en-US"/>
            <w:rPrChange w:id="966" w:author="Jordon Beijing" w:date="2020-09-04T12:23:00Z">
              <w:rPr>
                <w:rFonts w:ascii="Times" w:hAnsi="Times"/>
                <w:color w:val="000000" w:themeColor="text1"/>
                <w:highlight w:val="yellow"/>
                <w:lang w:val="en-US"/>
              </w:rPr>
            </w:rPrChange>
          </w:rPr>
          <w:t>494</w:t>
        </w:r>
      </w:ins>
    </w:p>
    <w:p w14:paraId="19CBA185" w14:textId="34003160" w:rsidR="007A4CFC" w:rsidRDefault="007A4CFC" w:rsidP="00166FB7">
      <w:pPr>
        <w:rPr>
          <w:ins w:id="967" w:author="Jordon Beijing" w:date="2020-09-04T10:35:00Z"/>
          <w:rFonts w:ascii="Times" w:hAnsi="Times"/>
          <w:color w:val="4472C4" w:themeColor="accent1"/>
          <w:lang w:val="en-US"/>
        </w:rPr>
      </w:pPr>
    </w:p>
    <w:p w14:paraId="06730359" w14:textId="05542E26" w:rsidR="007A4CFC" w:rsidRDefault="007A4CFC" w:rsidP="00166FB7">
      <w:pPr>
        <w:rPr>
          <w:ins w:id="968" w:author="Jordon Beijing" w:date="2020-09-04T10:35:00Z"/>
          <w:rFonts w:ascii="Times" w:hAnsi="Times"/>
          <w:color w:val="4472C4" w:themeColor="accent1"/>
          <w:lang w:val="en-US"/>
        </w:rPr>
      </w:pPr>
    </w:p>
    <w:p w14:paraId="097B1FDB" w14:textId="5381C2F0" w:rsidR="007A4CFC" w:rsidRDefault="007A4CFC" w:rsidP="00166FB7">
      <w:pPr>
        <w:rPr>
          <w:ins w:id="969" w:author="Jordon Beijing" w:date="2020-09-04T10:35:00Z"/>
          <w:rFonts w:ascii="Times" w:hAnsi="Times"/>
          <w:color w:val="4472C4" w:themeColor="accent1"/>
          <w:lang w:val="en-US"/>
        </w:rPr>
      </w:pPr>
    </w:p>
    <w:p w14:paraId="34205BBD" w14:textId="586C2060" w:rsidR="007A4CFC" w:rsidRDefault="007A4CFC" w:rsidP="00166FB7">
      <w:pPr>
        <w:rPr>
          <w:ins w:id="970" w:author="Jordon Beijing" w:date="2020-09-04T10:35:00Z"/>
          <w:rFonts w:ascii="Times" w:hAnsi="Times"/>
          <w:color w:val="4472C4" w:themeColor="accent1"/>
          <w:lang w:val="en-US"/>
        </w:rPr>
      </w:pPr>
    </w:p>
    <w:p w14:paraId="4722DDFD" w14:textId="1FAB07F5" w:rsidR="007A4CFC" w:rsidRDefault="007A4CFC" w:rsidP="00166FB7">
      <w:pPr>
        <w:rPr>
          <w:ins w:id="971" w:author="Jordon Beijing" w:date="2020-09-04T10:35:00Z"/>
          <w:rFonts w:ascii="Times" w:hAnsi="Times"/>
          <w:color w:val="4472C4" w:themeColor="accent1"/>
          <w:lang w:val="en-US"/>
        </w:rPr>
      </w:pPr>
    </w:p>
    <w:p w14:paraId="7F5CFBB2" w14:textId="2D30D69F" w:rsidR="007A4CFC" w:rsidRDefault="007A4CFC" w:rsidP="00166FB7">
      <w:pPr>
        <w:rPr>
          <w:ins w:id="972" w:author="Jordon Beijing" w:date="2020-09-04T10:35:00Z"/>
          <w:rFonts w:ascii="Times" w:hAnsi="Times"/>
          <w:color w:val="4472C4" w:themeColor="accent1"/>
          <w:lang w:val="en-US"/>
        </w:rPr>
      </w:pPr>
    </w:p>
    <w:p w14:paraId="45A66E73" w14:textId="1CE7FFB5" w:rsidR="007A4CFC" w:rsidRDefault="007A4CFC" w:rsidP="00166FB7">
      <w:pPr>
        <w:rPr>
          <w:ins w:id="973" w:author="Jordon Beijing" w:date="2020-09-04T10:35:00Z"/>
          <w:rFonts w:ascii="Times" w:hAnsi="Times"/>
          <w:color w:val="4472C4" w:themeColor="accent1"/>
          <w:lang w:val="en-US"/>
        </w:rPr>
      </w:pPr>
    </w:p>
    <w:p w14:paraId="0B4972A3" w14:textId="1BBF8D51" w:rsidR="007A4CFC" w:rsidRDefault="007A4CFC" w:rsidP="00166FB7">
      <w:pPr>
        <w:rPr>
          <w:ins w:id="974" w:author="Jordon Beijing" w:date="2020-09-04T10:35:00Z"/>
          <w:rFonts w:ascii="Times" w:hAnsi="Times"/>
          <w:color w:val="4472C4" w:themeColor="accent1"/>
          <w:lang w:val="en-US"/>
        </w:rPr>
      </w:pPr>
    </w:p>
    <w:p w14:paraId="1E9D1573" w14:textId="0B4C9906" w:rsidR="007A4CFC" w:rsidRDefault="007A4CFC" w:rsidP="00166FB7">
      <w:pPr>
        <w:rPr>
          <w:ins w:id="975" w:author="Jordon Beijing" w:date="2020-09-04T10:35:00Z"/>
          <w:rFonts w:ascii="Times" w:hAnsi="Times"/>
          <w:color w:val="4472C4" w:themeColor="accent1"/>
          <w:lang w:val="en-US"/>
        </w:rPr>
      </w:pPr>
    </w:p>
    <w:p w14:paraId="14973028" w14:textId="071F321F" w:rsidR="007A4CFC" w:rsidRDefault="007A4CFC" w:rsidP="00166FB7">
      <w:pPr>
        <w:rPr>
          <w:ins w:id="976" w:author="Jordon Beijing" w:date="2020-09-04T10:35:00Z"/>
          <w:rFonts w:ascii="Times" w:hAnsi="Times"/>
          <w:color w:val="4472C4" w:themeColor="accent1"/>
          <w:lang w:val="en-US"/>
        </w:rPr>
      </w:pPr>
    </w:p>
    <w:p w14:paraId="52D27C98" w14:textId="7002A8EF" w:rsidR="007A4CFC" w:rsidRDefault="007A4CFC" w:rsidP="00166FB7">
      <w:pPr>
        <w:rPr>
          <w:ins w:id="977" w:author="Jordon Beijing" w:date="2020-09-04T10:35:00Z"/>
          <w:rFonts w:ascii="Times" w:hAnsi="Times"/>
          <w:color w:val="4472C4" w:themeColor="accent1"/>
          <w:lang w:val="en-US"/>
        </w:rPr>
      </w:pPr>
    </w:p>
    <w:p w14:paraId="3117D13C" w14:textId="79C2C0BD" w:rsidR="007A4CFC" w:rsidRDefault="007A4CFC" w:rsidP="00166FB7">
      <w:pPr>
        <w:rPr>
          <w:ins w:id="978" w:author="Jordon Beijing" w:date="2020-09-04T10:35:00Z"/>
          <w:rFonts w:ascii="Times" w:hAnsi="Times"/>
          <w:color w:val="4472C4" w:themeColor="accent1"/>
          <w:lang w:val="en-US"/>
        </w:rPr>
      </w:pPr>
    </w:p>
    <w:p w14:paraId="3F68F99D" w14:textId="393CC5B1" w:rsidR="007A4CFC" w:rsidRDefault="007A4CFC" w:rsidP="00166FB7">
      <w:pPr>
        <w:rPr>
          <w:ins w:id="979" w:author="Jordon Beijing" w:date="2020-09-04T10:35:00Z"/>
          <w:rFonts w:ascii="Times" w:hAnsi="Times"/>
          <w:color w:val="4472C4" w:themeColor="accent1"/>
          <w:lang w:val="en-US"/>
        </w:rPr>
      </w:pPr>
    </w:p>
    <w:p w14:paraId="6B78DFFB" w14:textId="1735815E" w:rsidR="007A4CFC" w:rsidRDefault="007A4CFC" w:rsidP="00166FB7">
      <w:pPr>
        <w:rPr>
          <w:ins w:id="980" w:author="Jordon Beijing" w:date="2020-09-04T10:35:00Z"/>
          <w:rFonts w:ascii="Times" w:hAnsi="Times"/>
          <w:color w:val="4472C4" w:themeColor="accent1"/>
          <w:lang w:val="en-US"/>
        </w:rPr>
      </w:pPr>
    </w:p>
    <w:p w14:paraId="7AB0BD40" w14:textId="695932BD" w:rsidR="007A4CFC" w:rsidRDefault="007A4CFC" w:rsidP="00166FB7">
      <w:pPr>
        <w:rPr>
          <w:ins w:id="981" w:author="Jordon Beijing" w:date="2020-09-04T10:35:00Z"/>
          <w:rFonts w:ascii="Times" w:hAnsi="Times"/>
          <w:color w:val="4472C4" w:themeColor="accent1"/>
          <w:lang w:val="en-US"/>
        </w:rPr>
      </w:pPr>
    </w:p>
    <w:p w14:paraId="7212DC62" w14:textId="77777777" w:rsidR="007A4CFC" w:rsidRPr="00166FB7" w:rsidRDefault="007A4CFC" w:rsidP="00166FB7">
      <w:pPr>
        <w:rPr>
          <w:rFonts w:ascii="Times" w:hAnsi="Times"/>
          <w:color w:val="4472C4" w:themeColor="accent1"/>
          <w:lang w:val="en-US"/>
        </w:rPr>
      </w:pPr>
    </w:p>
    <w:p w14:paraId="3B4CDB68" w14:textId="744D006A" w:rsidR="00166FB7" w:rsidRPr="00166FB7" w:rsidRDefault="00166FB7" w:rsidP="00166FB7">
      <w:pPr>
        <w:rPr>
          <w:rFonts w:ascii="Times" w:hAnsi="Times"/>
          <w:color w:val="4472C4" w:themeColor="accent1"/>
          <w:lang w:val="en-US"/>
        </w:rPr>
      </w:pPr>
      <w:r>
        <w:rPr>
          <w:rFonts w:ascii="Times" w:hAnsi="Times"/>
          <w:color w:val="4472C4" w:themeColor="accent1"/>
          <w:lang w:val="en-US"/>
        </w:rPr>
        <w:lastRenderedPageBreak/>
        <w:t>[</w:t>
      </w:r>
      <w:r w:rsidRPr="00166FB7">
        <w:rPr>
          <w:rFonts w:ascii="Times" w:hAnsi="Times"/>
          <w:color w:val="4472C4" w:themeColor="accent1"/>
          <w:lang w:val="en-US"/>
        </w:rPr>
        <w:t xml:space="preserve">Essay 3: Using </w:t>
      </w:r>
      <w:r w:rsidR="002A18CA">
        <w:rPr>
          <w:rFonts w:ascii="Times" w:hAnsi="Times"/>
          <w:color w:val="4472C4" w:themeColor="accent1"/>
          <w:lang w:val="en-US"/>
        </w:rPr>
        <w:t>V</w:t>
      </w:r>
      <w:r w:rsidRPr="00166FB7">
        <w:rPr>
          <w:rFonts w:ascii="Times" w:hAnsi="Times"/>
          <w:color w:val="4472C4" w:themeColor="accent1"/>
          <w:lang w:val="en-US"/>
        </w:rPr>
        <w:t xml:space="preserve">ariety </w:t>
      </w:r>
      <w:r w:rsidR="002A18CA">
        <w:rPr>
          <w:rFonts w:ascii="Times" w:hAnsi="Times"/>
          <w:color w:val="4472C4" w:themeColor="accent1"/>
          <w:lang w:val="en-US"/>
        </w:rPr>
        <w:t>W</w:t>
      </w:r>
      <w:r w:rsidRPr="00166FB7">
        <w:rPr>
          <w:rFonts w:ascii="Times" w:hAnsi="Times"/>
          <w:color w:val="4472C4" w:themeColor="accent1"/>
          <w:lang w:val="en-US"/>
        </w:rPr>
        <w:t xml:space="preserve">hen </w:t>
      </w:r>
      <w:r w:rsidR="002A18CA">
        <w:rPr>
          <w:rFonts w:ascii="Times" w:hAnsi="Times"/>
          <w:color w:val="4472C4" w:themeColor="accent1"/>
          <w:lang w:val="en-US"/>
        </w:rPr>
        <w:t>I</w:t>
      </w:r>
      <w:r w:rsidRPr="00166FB7">
        <w:rPr>
          <w:rFonts w:ascii="Times" w:hAnsi="Times"/>
          <w:color w:val="4472C4" w:themeColor="accent1"/>
          <w:lang w:val="en-US"/>
        </w:rPr>
        <w:t xml:space="preserve">ntroducing </w:t>
      </w:r>
      <w:r w:rsidR="002A18CA">
        <w:rPr>
          <w:rFonts w:ascii="Times" w:hAnsi="Times"/>
          <w:color w:val="4472C4" w:themeColor="accent1"/>
          <w:lang w:val="en-US"/>
        </w:rPr>
        <w:t>N</w:t>
      </w:r>
      <w:r w:rsidRPr="00166FB7">
        <w:rPr>
          <w:rFonts w:ascii="Times" w:hAnsi="Times"/>
          <w:color w:val="4472C4" w:themeColor="accent1"/>
          <w:lang w:val="en-US"/>
        </w:rPr>
        <w:t xml:space="preserve">arrator’s </w:t>
      </w:r>
      <w:r w:rsidR="002A18CA">
        <w:rPr>
          <w:rFonts w:ascii="Times" w:hAnsi="Times"/>
          <w:color w:val="4472C4" w:themeColor="accent1"/>
          <w:lang w:val="en-US"/>
        </w:rPr>
        <w:t>T</w:t>
      </w:r>
      <w:r w:rsidRPr="00166FB7">
        <w:rPr>
          <w:rFonts w:ascii="Times" w:hAnsi="Times"/>
          <w:color w:val="4472C4" w:themeColor="accent1"/>
          <w:lang w:val="en-US"/>
        </w:rPr>
        <w:t>houghts</w:t>
      </w:r>
      <w:r>
        <w:rPr>
          <w:rFonts w:ascii="Times" w:hAnsi="Times"/>
          <w:color w:val="4472C4" w:themeColor="accent1"/>
          <w:lang w:val="en-US"/>
        </w:rPr>
        <w:t>: Draft 2]</w:t>
      </w:r>
    </w:p>
    <w:p w14:paraId="2BF67D85" w14:textId="2A3A1D74" w:rsidR="00166FB7" w:rsidRDefault="00166FB7">
      <w:pPr>
        <w:rPr>
          <w:rFonts w:ascii="Times" w:hAnsi="Times"/>
          <w:lang w:val="en-US"/>
        </w:rPr>
      </w:pPr>
    </w:p>
    <w:p w14:paraId="288F1760" w14:textId="77777777" w:rsidR="00CC78A0" w:rsidRPr="00EF59E5" w:rsidRDefault="00CC78A0" w:rsidP="00CC78A0">
      <w:pPr>
        <w:ind w:firstLineChars="1450" w:firstLine="3480"/>
        <w:rPr>
          <w:rFonts w:ascii="Times New Roman" w:hAnsi="Times New Roman" w:cs="Times New Roman"/>
          <w:b/>
          <w:bCs/>
          <w:rPrChange w:id="982" w:author="Jordon Beijing" w:date="2020-09-04T10:53:00Z">
            <w:rPr/>
          </w:rPrChange>
        </w:rPr>
      </w:pPr>
      <w:r w:rsidRPr="00EF59E5">
        <w:rPr>
          <w:rFonts w:ascii="Times New Roman" w:hAnsi="Times New Roman" w:cs="Times New Roman"/>
          <w:b/>
          <w:bCs/>
          <w:rPrChange w:id="983" w:author="Jordon Beijing" w:date="2020-09-04T10:53:00Z">
            <w:rPr/>
          </w:rPrChange>
        </w:rPr>
        <w:t>Walk on the rope</w:t>
      </w:r>
    </w:p>
    <w:p w14:paraId="14809984" w14:textId="77777777" w:rsidR="00CC78A0" w:rsidRPr="00EF59E5" w:rsidRDefault="00CC78A0">
      <w:pPr>
        <w:ind w:firstLine="284"/>
        <w:rPr>
          <w:rFonts w:ascii="Times New Roman" w:hAnsi="Times New Roman" w:cs="Times New Roman"/>
          <w:rPrChange w:id="984" w:author="Jordon Beijing" w:date="2020-09-04T10:53:00Z">
            <w:rPr/>
          </w:rPrChange>
        </w:rPr>
        <w:pPrChange w:id="985" w:author="Jordon Beijing" w:date="2020-09-04T11:35:00Z">
          <w:pPr/>
        </w:pPrChange>
      </w:pPr>
    </w:p>
    <w:p w14:paraId="4C709F27" w14:textId="657A35F1" w:rsidR="00CC78A0" w:rsidRPr="00EF59E5" w:rsidRDefault="00C77BF5" w:rsidP="00C77BF5">
      <w:pPr>
        <w:ind w:firstLine="420"/>
        <w:rPr>
          <w:rFonts w:ascii="Times New Roman" w:hAnsi="Times New Roman" w:cs="Times New Roman"/>
          <w:rPrChange w:id="986" w:author="Jordon Beijing" w:date="2020-09-04T10:53:00Z">
            <w:rPr/>
          </w:rPrChange>
        </w:rPr>
        <w:pPrChange w:id="987" w:author="Jordon Beijing" w:date="2020-09-06T12:44:00Z">
          <w:pPr>
            <w:ind w:firstLineChars="400" w:firstLine="960"/>
          </w:pPr>
        </w:pPrChange>
      </w:pPr>
      <w:ins w:id="988" w:author="Jordon Beijing" w:date="2020-09-06T12:44:00Z">
        <w:r>
          <w:rPr>
            <w:rFonts w:ascii="Times New Roman" w:hAnsi="Times New Roman" w:cs="Times New Roman"/>
          </w:rPr>
          <w:t>“</w:t>
        </w:r>
      </w:ins>
      <w:del w:id="989" w:author="Jordon Beijing" w:date="2020-09-06T12:44:00Z">
        <w:r w:rsidR="00CC78A0" w:rsidRPr="00EF59E5" w:rsidDel="00C77BF5">
          <w:rPr>
            <w:rFonts w:ascii="Times New Roman" w:hAnsi="Times New Roman" w:cs="Times New Roman" w:hint="eastAsia"/>
            <w:rPrChange w:id="990" w:author="Jordon Beijing" w:date="2020-09-04T10:53:00Z">
              <w:rPr>
                <w:rFonts w:hint="eastAsia"/>
              </w:rPr>
            </w:rPrChange>
          </w:rPr>
          <w:delText>“</w:delText>
        </w:r>
      </w:del>
      <w:r w:rsidR="00CC78A0" w:rsidRPr="00EF59E5">
        <w:rPr>
          <w:rFonts w:ascii="Times New Roman" w:hAnsi="Times New Roman" w:cs="Times New Roman"/>
          <w:rPrChange w:id="991" w:author="Jordon Beijing" w:date="2020-09-04T10:53:00Z">
            <w:rPr/>
          </w:rPrChange>
        </w:rPr>
        <w:t xml:space="preserve">You can do it! Come on,” my friend was totally screaming in afternoon of a sunny day. </w:t>
      </w:r>
    </w:p>
    <w:p w14:paraId="582D3F32" w14:textId="77777777" w:rsidR="006E49E3" w:rsidRDefault="00CC78A0" w:rsidP="00C77BF5">
      <w:pPr>
        <w:ind w:firstLine="420"/>
        <w:rPr>
          <w:ins w:id="992" w:author="Jordon Beijing" w:date="2020-09-06T12:45:00Z"/>
          <w:rFonts w:ascii="Times New Roman" w:hAnsi="Times New Roman" w:cs="Times New Roman"/>
        </w:rPr>
      </w:pPr>
      <w:r w:rsidRPr="00EF59E5">
        <w:rPr>
          <w:rFonts w:ascii="Times New Roman" w:hAnsi="Times New Roman" w:cs="Times New Roman"/>
          <w:rPrChange w:id="993" w:author="Jordon Beijing" w:date="2020-09-04T10:53:00Z">
            <w:rPr/>
          </w:rPrChange>
        </w:rPr>
        <w:t xml:space="preserve">I stepped on the rope beneath my feet and used my whole body strength to grab the safety rope. I tried to think straight, but I just couldn’t help myself from looking at the ground that was 45 meters below me. </w:t>
      </w:r>
    </w:p>
    <w:p w14:paraId="17967682" w14:textId="59241457" w:rsidR="00CC78A0" w:rsidRPr="00EF59E5" w:rsidRDefault="00CC78A0" w:rsidP="00C77BF5">
      <w:pPr>
        <w:ind w:firstLine="420"/>
        <w:rPr>
          <w:rFonts w:ascii="Times New Roman" w:hAnsi="Times New Roman" w:cs="Times New Roman"/>
          <w:rPrChange w:id="994" w:author="Jordon Beijing" w:date="2020-09-04T10:53:00Z">
            <w:rPr/>
          </w:rPrChange>
        </w:rPr>
        <w:pPrChange w:id="995" w:author="Jordon Beijing" w:date="2020-09-06T12:44:00Z">
          <w:pPr/>
        </w:pPrChange>
      </w:pPr>
      <w:r w:rsidRPr="00EF59E5">
        <w:rPr>
          <w:rFonts w:ascii="Times New Roman" w:hAnsi="Times New Roman" w:cs="Times New Roman"/>
          <w:rPrChange w:id="996" w:author="Jordon Beijing" w:date="2020-09-04T10:53:00Z">
            <w:rPr/>
          </w:rPrChange>
        </w:rPr>
        <w:t xml:space="preserve">I told myself that walking on this rope is totally safe because I have a safety rope that could catch me from falling down, but I was too busy wondering about this confusing positive sentence. It felt totally ashamed because I’d never been afraid of heights before, but my whole body was shaking. I didn’t even know that I was moving slowly to the rest area in the middle of the challenge course. </w:t>
      </w:r>
    </w:p>
    <w:p w14:paraId="024D1CD1" w14:textId="77777777" w:rsidR="00CC78A0" w:rsidRPr="00EF59E5" w:rsidRDefault="00CC78A0" w:rsidP="00C77BF5">
      <w:pPr>
        <w:ind w:firstLine="420"/>
        <w:rPr>
          <w:rFonts w:ascii="Times New Roman" w:hAnsi="Times New Roman" w:cs="Times New Roman"/>
        </w:rPr>
        <w:pPrChange w:id="997" w:author="Jordon Beijing" w:date="2020-09-06T12:44:00Z">
          <w:pPr>
            <w:ind w:firstLineChars="400" w:firstLine="960"/>
          </w:pPr>
        </w:pPrChange>
      </w:pPr>
      <w:r w:rsidRPr="00EF59E5">
        <w:rPr>
          <w:rFonts w:ascii="Times New Roman" w:hAnsi="Times New Roman" w:cs="Times New Roman"/>
        </w:rPr>
        <w:t>Every step I took move was like hours to me, and I imperceptibly caught my breath quickly. The weather was hot, but my whole body was sweating because of fear. My safety rope and the rope I was stepping on were both shaking. My mood was chaotic, every part of me was nervous. I was shouting in my mind, but I would never have seen that kind of view if I didn’t step on the rope.</w:t>
      </w:r>
    </w:p>
    <w:p w14:paraId="63572B41" w14:textId="77777777" w:rsidR="00CC78A0" w:rsidRPr="00EF59E5" w:rsidRDefault="00CC78A0" w:rsidP="00C77BF5">
      <w:pPr>
        <w:ind w:firstLine="420"/>
        <w:rPr>
          <w:rFonts w:ascii="Times New Roman" w:hAnsi="Times New Roman" w:cs="Times New Roman"/>
        </w:rPr>
        <w:pPrChange w:id="998" w:author="Jordon Beijing" w:date="2020-09-06T12:44:00Z">
          <w:pPr/>
        </w:pPrChange>
      </w:pPr>
      <w:r w:rsidRPr="00EF59E5">
        <w:rPr>
          <w:rFonts w:ascii="Times New Roman" w:hAnsi="Times New Roman" w:cs="Times New Roman"/>
        </w:rPr>
        <w:t xml:space="preserve">“Michelle! What are you doing? Go on,” my classmate who was behind me yelled. He was nervous too! He was totally afraid of heights. </w:t>
      </w:r>
    </w:p>
    <w:p w14:paraId="222358B3" w14:textId="77777777" w:rsidR="00CC78A0" w:rsidRPr="00EF59E5" w:rsidRDefault="00CC78A0" w:rsidP="00C77BF5">
      <w:pPr>
        <w:ind w:firstLine="420"/>
        <w:rPr>
          <w:rFonts w:ascii="Times New Roman" w:hAnsi="Times New Roman" w:cs="Times New Roman"/>
          <w:rPrChange w:id="999" w:author="Jordon Beijing" w:date="2020-09-04T10:53:00Z">
            <w:rPr/>
          </w:rPrChange>
        </w:rPr>
        <w:pPrChange w:id="1000" w:author="Jordon Beijing" w:date="2020-09-06T12:44:00Z">
          <w:pPr>
            <w:ind w:firstLineChars="400" w:firstLine="960"/>
          </w:pPr>
        </w:pPrChange>
      </w:pPr>
      <w:r w:rsidRPr="00EF59E5">
        <w:rPr>
          <w:rFonts w:ascii="Times New Roman" w:hAnsi="Times New Roman" w:cs="Times New Roman"/>
          <w:rPrChange w:id="1001" w:author="Jordon Beijing" w:date="2020-09-04T10:53:00Z">
            <w:rPr/>
          </w:rPrChange>
        </w:rPr>
        <w:t xml:space="preserve">I think if he waited one more second he would definitely cry, so I quickly walked on to the next part. </w:t>
      </w:r>
    </w:p>
    <w:p w14:paraId="68066A2C" w14:textId="77777777" w:rsidR="006E49E3" w:rsidRDefault="00CC78A0" w:rsidP="00C77BF5">
      <w:pPr>
        <w:ind w:firstLine="420"/>
        <w:rPr>
          <w:ins w:id="1002" w:author="Jordon Beijing" w:date="2020-09-06T12:45:00Z"/>
          <w:rFonts w:ascii="Times New Roman" w:hAnsi="Times New Roman" w:cs="Times New Roman"/>
        </w:rPr>
      </w:pPr>
      <w:r w:rsidRPr="00EF59E5">
        <w:rPr>
          <w:rFonts w:ascii="Times New Roman" w:hAnsi="Times New Roman" w:cs="Times New Roman"/>
          <w:rPrChange w:id="1003" w:author="Jordon Beijing" w:date="2020-09-04T10:53:00Z">
            <w:rPr/>
          </w:rPrChange>
        </w:rPr>
        <w:t xml:space="preserve">The next part was even worst, the shape of the rope was like a strand of DNA, and it had short plank on each side of the rope! When I thought I was ready to put my feet on it, I was fool. The rope didn’t shake the same way as normal straight rope! The whole DNA-shaped thing totally turned over when I stepped on it, which meant I nearly turned over and fell down. But </w:t>
      </w:r>
      <w:ins w:id="1004" w:author="Jordon Beijing" w:date="2020-09-06T12:44:00Z">
        <w:r w:rsidR="006E49E3">
          <w:rPr>
            <w:rFonts w:ascii="Times New Roman" w:hAnsi="Times New Roman" w:cs="Times New Roman"/>
          </w:rPr>
          <w:t xml:space="preserve">I </w:t>
        </w:r>
      </w:ins>
      <w:r w:rsidRPr="00EF59E5">
        <w:rPr>
          <w:rFonts w:ascii="Times New Roman" w:hAnsi="Times New Roman" w:cs="Times New Roman"/>
          <w:rPrChange w:id="1005" w:author="Jordon Beijing" w:date="2020-09-04T10:53:00Z">
            <w:rPr/>
          </w:rPrChange>
        </w:rPr>
        <w:t xml:space="preserve">didn't lose all my blood because my quick reflex made me catch the safety cord. </w:t>
      </w:r>
    </w:p>
    <w:p w14:paraId="410E8DB7" w14:textId="78F19C4F" w:rsidR="00CC78A0" w:rsidRPr="00EF59E5" w:rsidRDefault="00CC78A0" w:rsidP="00C77BF5">
      <w:pPr>
        <w:ind w:firstLine="420"/>
        <w:rPr>
          <w:rFonts w:ascii="Times New Roman" w:hAnsi="Times New Roman" w:cs="Times New Roman"/>
          <w:rPrChange w:id="1006" w:author="Jordon Beijing" w:date="2020-09-04T10:53:00Z">
            <w:rPr/>
          </w:rPrChange>
        </w:rPr>
        <w:pPrChange w:id="1007" w:author="Jordon Beijing" w:date="2020-09-06T12:44:00Z">
          <w:pPr>
            <w:ind w:firstLineChars="400" w:firstLine="960"/>
          </w:pPr>
        </w:pPrChange>
      </w:pPr>
      <w:r w:rsidRPr="00EF59E5">
        <w:rPr>
          <w:rFonts w:ascii="Times New Roman" w:hAnsi="Times New Roman" w:cs="Times New Roman"/>
          <w:rPrChange w:id="1008" w:author="Jordon Beijing" w:date="2020-09-04T10:53:00Z">
            <w:rPr/>
          </w:rPrChange>
        </w:rPr>
        <w:t xml:space="preserve">I promise I must have spent 20 minutes on this 4-meter strand of DNA rope, but I suddenly I was clear headed and I knew I could do this, because I was never afraid of heights, so why should I be afraid now? I still grabbed the safety rope, but I walked more quickly; and soon I found the secret of success! One foot, one brick, then slowly move to the next one. </w:t>
      </w:r>
    </w:p>
    <w:p w14:paraId="665F7248" w14:textId="53FFAF88" w:rsidR="00CC78A0" w:rsidRPr="00EF59E5" w:rsidRDefault="00C77BF5" w:rsidP="00C77BF5">
      <w:pPr>
        <w:ind w:firstLine="420"/>
        <w:rPr>
          <w:rFonts w:ascii="Times New Roman" w:hAnsi="Times New Roman" w:cs="Times New Roman"/>
          <w:rPrChange w:id="1009" w:author="Jordon Beijing" w:date="2020-09-04T10:53:00Z">
            <w:rPr/>
          </w:rPrChange>
        </w:rPr>
        <w:pPrChange w:id="1010" w:author="Jordon Beijing" w:date="2020-09-06T12:44:00Z">
          <w:pPr>
            <w:ind w:firstLineChars="250" w:firstLine="600"/>
          </w:pPr>
        </w:pPrChange>
      </w:pPr>
      <w:ins w:id="1011" w:author="Jordon Beijing" w:date="2020-09-06T12:44:00Z">
        <w:r>
          <w:rPr>
            <w:rFonts w:ascii="Times New Roman" w:hAnsi="Times New Roman" w:cs="Times New Roman"/>
          </w:rPr>
          <w:t>“</w:t>
        </w:r>
      </w:ins>
      <w:proofErr w:type="spellStart"/>
      <w:del w:id="1012" w:author="Jordon Beijing" w:date="2020-09-06T12:44:00Z">
        <w:r w:rsidR="00CC78A0" w:rsidRPr="00EF59E5" w:rsidDel="00C77BF5">
          <w:rPr>
            <w:rFonts w:ascii="Times New Roman" w:hAnsi="Times New Roman" w:cs="Times New Roman" w:hint="eastAsia"/>
            <w:rPrChange w:id="1013" w:author="Jordon Beijing" w:date="2020-09-04T10:53:00Z">
              <w:rPr>
                <w:rFonts w:hint="eastAsia"/>
              </w:rPr>
            </w:rPrChange>
          </w:rPr>
          <w:delText>“</w:delText>
        </w:r>
      </w:del>
      <w:r w:rsidR="00CC78A0" w:rsidRPr="00EF59E5">
        <w:rPr>
          <w:rFonts w:ascii="Times New Roman" w:hAnsi="Times New Roman" w:cs="Times New Roman"/>
          <w:rPrChange w:id="1014" w:author="Jordon Beijing" w:date="2020-09-04T10:53:00Z">
            <w:rPr/>
          </w:rPrChange>
        </w:rPr>
        <w:t>Ahhhhhhhh</w:t>
      </w:r>
      <w:proofErr w:type="spellEnd"/>
      <w:r w:rsidR="00CC78A0" w:rsidRPr="00EF59E5">
        <w:rPr>
          <w:rFonts w:ascii="Times New Roman" w:hAnsi="Times New Roman" w:cs="Times New Roman"/>
          <w:rPrChange w:id="1015" w:author="Jordon Beijing" w:date="2020-09-04T10:53:00Z">
            <w:rPr/>
          </w:rPrChange>
        </w:rPr>
        <w:t xml:space="preserve">! Help!” one of my classmates screamed as he fell down from the rope. The rope caught him, but that still hurt. </w:t>
      </w:r>
    </w:p>
    <w:p w14:paraId="76B014F6" w14:textId="77777777" w:rsidR="00CC78A0" w:rsidRPr="00EF59E5" w:rsidRDefault="00CC78A0" w:rsidP="00C77BF5">
      <w:pPr>
        <w:ind w:firstLine="420"/>
        <w:rPr>
          <w:rFonts w:ascii="Times New Roman" w:hAnsi="Times New Roman" w:cs="Times New Roman"/>
          <w:rPrChange w:id="1016" w:author="Jordon Beijing" w:date="2020-09-04T10:53:00Z">
            <w:rPr/>
          </w:rPrChange>
        </w:rPr>
        <w:pPrChange w:id="1017" w:author="Jordon Beijing" w:date="2020-09-06T12:44:00Z">
          <w:pPr/>
        </w:pPrChange>
      </w:pPr>
      <w:r w:rsidRPr="00EF59E5">
        <w:rPr>
          <w:rFonts w:ascii="Times New Roman" w:hAnsi="Times New Roman" w:cs="Times New Roman"/>
          <w:rPrChange w:id="1018" w:author="Jordon Beijing" w:date="2020-09-04T10:53:00Z">
            <w:rPr/>
          </w:rPrChange>
        </w:rPr>
        <w:t>Everybody who wasn’t walking on this rope was laughing, but I’m pretty sure they wouldn’t laugh if they actually stepped on the rope, too! I quickly went to another rest area. The instructor changed my safety rope for another steel wire to keep me safe.</w:t>
      </w:r>
    </w:p>
    <w:p w14:paraId="5C211548" w14:textId="77777777" w:rsidR="00CC78A0" w:rsidRPr="00EF59E5" w:rsidRDefault="00CC78A0" w:rsidP="00C77BF5">
      <w:pPr>
        <w:ind w:firstLine="420"/>
        <w:rPr>
          <w:rFonts w:ascii="Times New Roman" w:hAnsi="Times New Roman" w:cs="Times New Roman"/>
          <w:rPrChange w:id="1019" w:author="Jordon Beijing" w:date="2020-09-04T10:53:00Z">
            <w:rPr/>
          </w:rPrChange>
        </w:rPr>
        <w:pPrChange w:id="1020" w:author="Jordon Beijing" w:date="2020-09-06T12:44:00Z">
          <w:pPr>
            <w:ind w:firstLineChars="300" w:firstLine="720"/>
          </w:pPr>
        </w:pPrChange>
      </w:pPr>
      <w:r w:rsidRPr="00EF59E5">
        <w:rPr>
          <w:rFonts w:ascii="Times New Roman" w:hAnsi="Times New Roman" w:cs="Times New Roman"/>
          <w:rPrChange w:id="1021" w:author="Jordon Beijing" w:date="2020-09-04T10:53:00Z">
            <w:rPr/>
          </w:rPrChange>
        </w:rPr>
        <w:t>After a lot of difficulties, I finally reached the end and my whole body was sore. This “adventure” in Tianjin was a challenge to me, but not anymore. I become fearless, and also more confident, I never afraid of height again! I couldn’t suppress the joy in my heart. I never want to see any view like that again.</w:t>
      </w:r>
    </w:p>
    <w:p w14:paraId="5520B414" w14:textId="708EF98A" w:rsidR="00166FB7" w:rsidRDefault="00166FB7">
      <w:pPr>
        <w:rPr>
          <w:ins w:id="1022" w:author="Jordon Beijing" w:date="2020-09-04T10:54:00Z"/>
          <w:rFonts w:ascii="Times" w:hAnsi="Times"/>
          <w:lang w:val="en-US"/>
        </w:rPr>
      </w:pPr>
    </w:p>
    <w:p w14:paraId="38080D3B" w14:textId="75B09550" w:rsidR="00B179AD" w:rsidRDefault="00B179AD">
      <w:pPr>
        <w:rPr>
          <w:ins w:id="1023" w:author="Jordon Beijing" w:date="2020-09-04T10:35:00Z"/>
          <w:rFonts w:ascii="Times" w:hAnsi="Times"/>
          <w:lang w:val="en-US"/>
        </w:rPr>
      </w:pPr>
      <w:ins w:id="1024" w:author="Jordon Beijing" w:date="2020-09-04T10:54:00Z">
        <w:r>
          <w:rPr>
            <w:rFonts w:ascii="Times" w:hAnsi="Times"/>
            <w:lang w:val="en-US"/>
          </w:rPr>
          <w:t>Word Count: 542</w:t>
        </w:r>
      </w:ins>
    </w:p>
    <w:p w14:paraId="323DF646" w14:textId="0E1D9F9E" w:rsidR="007A4CFC" w:rsidRDefault="007A4CFC">
      <w:pPr>
        <w:rPr>
          <w:ins w:id="1025" w:author="Jordon Beijing" w:date="2020-09-04T10:35:00Z"/>
          <w:rFonts w:ascii="Times" w:hAnsi="Times"/>
          <w:lang w:val="en-US"/>
        </w:rPr>
      </w:pPr>
    </w:p>
    <w:p w14:paraId="21812F1E" w14:textId="73F946A5" w:rsidR="007A4CFC" w:rsidRDefault="007A4CFC">
      <w:pPr>
        <w:rPr>
          <w:ins w:id="1026" w:author="Jordon Beijing" w:date="2020-09-04T10:35:00Z"/>
          <w:rFonts w:ascii="Times" w:hAnsi="Times"/>
          <w:lang w:val="en-US"/>
        </w:rPr>
      </w:pPr>
    </w:p>
    <w:p w14:paraId="3D182359" w14:textId="6210ED77" w:rsidR="007A4CFC" w:rsidRDefault="007A4CFC">
      <w:pPr>
        <w:rPr>
          <w:ins w:id="1027" w:author="Jordon Beijing" w:date="2020-09-04T10:35:00Z"/>
          <w:rFonts w:ascii="Times" w:hAnsi="Times"/>
          <w:lang w:val="en-US"/>
        </w:rPr>
      </w:pPr>
    </w:p>
    <w:p w14:paraId="3E72C9CB" w14:textId="54B4493C" w:rsidR="007A4CFC" w:rsidRDefault="007A4CFC">
      <w:pPr>
        <w:rPr>
          <w:ins w:id="1028" w:author="Jordon Beijing" w:date="2020-09-04T10:35:00Z"/>
          <w:rFonts w:ascii="Times" w:hAnsi="Times"/>
          <w:lang w:val="en-US"/>
        </w:rPr>
      </w:pPr>
    </w:p>
    <w:p w14:paraId="236A707E" w14:textId="125D0491" w:rsidR="007A4CFC" w:rsidRDefault="007A4CFC">
      <w:pPr>
        <w:rPr>
          <w:ins w:id="1029" w:author="Jordon Beijing" w:date="2020-09-04T10:54:00Z"/>
          <w:rFonts w:ascii="Times" w:hAnsi="Times"/>
          <w:lang w:val="en-US"/>
        </w:rPr>
      </w:pPr>
    </w:p>
    <w:p w14:paraId="1584F4BD" w14:textId="669CA9DD" w:rsidR="00B179AD" w:rsidRDefault="00B179AD">
      <w:pPr>
        <w:rPr>
          <w:ins w:id="1030" w:author="Jordon Beijing" w:date="2020-09-04T11:35:00Z"/>
          <w:rFonts w:ascii="Times" w:hAnsi="Times"/>
          <w:lang w:val="en-US"/>
        </w:rPr>
      </w:pPr>
    </w:p>
    <w:p w14:paraId="232D6DAF" w14:textId="77777777" w:rsidR="00B818DF" w:rsidRDefault="00B818DF">
      <w:pPr>
        <w:rPr>
          <w:ins w:id="1031" w:author="Jordon Beijing" w:date="2020-09-04T10:54:00Z"/>
          <w:rFonts w:ascii="Times" w:hAnsi="Times"/>
          <w:lang w:val="en-US"/>
        </w:rPr>
      </w:pPr>
    </w:p>
    <w:p w14:paraId="1E3C3CE2" w14:textId="77777777" w:rsidR="007A4CFC" w:rsidRDefault="007A4CFC">
      <w:pPr>
        <w:rPr>
          <w:rFonts w:ascii="Times" w:hAnsi="Times"/>
          <w:lang w:val="en-US"/>
        </w:rPr>
      </w:pPr>
    </w:p>
    <w:p w14:paraId="50DA5DC8" w14:textId="2FAEADD5" w:rsidR="001928D5" w:rsidRPr="00166FB7" w:rsidRDefault="001928D5" w:rsidP="001928D5">
      <w:pPr>
        <w:rPr>
          <w:rFonts w:ascii="Times" w:hAnsi="Times"/>
          <w:color w:val="4472C4" w:themeColor="accent1"/>
          <w:lang w:val="en-US"/>
        </w:rPr>
      </w:pPr>
      <w:r>
        <w:rPr>
          <w:rFonts w:ascii="Times" w:hAnsi="Times"/>
          <w:color w:val="4472C4" w:themeColor="accent1"/>
          <w:lang w:val="en-US"/>
        </w:rPr>
        <w:lastRenderedPageBreak/>
        <w:t xml:space="preserve">[Story Arc: </w:t>
      </w:r>
      <w:r w:rsidRPr="00166FB7">
        <w:rPr>
          <w:rFonts w:ascii="Times" w:hAnsi="Times"/>
          <w:color w:val="4472C4" w:themeColor="accent1"/>
          <w:lang w:val="en-US"/>
        </w:rPr>
        <w:t xml:space="preserve">Essay 3: Using </w:t>
      </w:r>
      <w:r w:rsidR="002A18CA">
        <w:rPr>
          <w:rFonts w:ascii="Times" w:hAnsi="Times"/>
          <w:color w:val="4472C4" w:themeColor="accent1"/>
          <w:lang w:val="en-US"/>
        </w:rPr>
        <w:t>V</w:t>
      </w:r>
      <w:r w:rsidRPr="00166FB7">
        <w:rPr>
          <w:rFonts w:ascii="Times" w:hAnsi="Times"/>
          <w:color w:val="4472C4" w:themeColor="accent1"/>
          <w:lang w:val="en-US"/>
        </w:rPr>
        <w:t xml:space="preserve">ariety </w:t>
      </w:r>
      <w:r w:rsidR="002A18CA">
        <w:rPr>
          <w:rFonts w:ascii="Times" w:hAnsi="Times"/>
          <w:color w:val="4472C4" w:themeColor="accent1"/>
          <w:lang w:val="en-US"/>
        </w:rPr>
        <w:t>W</w:t>
      </w:r>
      <w:r w:rsidRPr="00166FB7">
        <w:rPr>
          <w:rFonts w:ascii="Times" w:hAnsi="Times"/>
          <w:color w:val="4472C4" w:themeColor="accent1"/>
          <w:lang w:val="en-US"/>
        </w:rPr>
        <w:t xml:space="preserve">hen </w:t>
      </w:r>
      <w:r w:rsidR="002A18CA">
        <w:rPr>
          <w:rFonts w:ascii="Times" w:hAnsi="Times"/>
          <w:color w:val="4472C4" w:themeColor="accent1"/>
          <w:lang w:val="en-US"/>
        </w:rPr>
        <w:t>I</w:t>
      </w:r>
      <w:r w:rsidRPr="00166FB7">
        <w:rPr>
          <w:rFonts w:ascii="Times" w:hAnsi="Times"/>
          <w:color w:val="4472C4" w:themeColor="accent1"/>
          <w:lang w:val="en-US"/>
        </w:rPr>
        <w:t xml:space="preserve">ntroducing </w:t>
      </w:r>
      <w:r w:rsidR="002A18CA">
        <w:rPr>
          <w:rFonts w:ascii="Times" w:hAnsi="Times"/>
          <w:color w:val="4472C4" w:themeColor="accent1"/>
          <w:lang w:val="en-US"/>
        </w:rPr>
        <w:t>N</w:t>
      </w:r>
      <w:r w:rsidRPr="00166FB7">
        <w:rPr>
          <w:rFonts w:ascii="Times" w:hAnsi="Times"/>
          <w:color w:val="4472C4" w:themeColor="accent1"/>
          <w:lang w:val="en-US"/>
        </w:rPr>
        <w:t xml:space="preserve">arrator’s </w:t>
      </w:r>
      <w:r w:rsidR="002A18CA">
        <w:rPr>
          <w:rFonts w:ascii="Times" w:hAnsi="Times"/>
          <w:color w:val="4472C4" w:themeColor="accent1"/>
          <w:lang w:val="en-US"/>
        </w:rPr>
        <w:t>T</w:t>
      </w:r>
      <w:r w:rsidRPr="00166FB7">
        <w:rPr>
          <w:rFonts w:ascii="Times" w:hAnsi="Times"/>
          <w:color w:val="4472C4" w:themeColor="accent1"/>
          <w:lang w:val="en-US"/>
        </w:rPr>
        <w:t>houghts</w:t>
      </w:r>
      <w:r>
        <w:rPr>
          <w:rFonts w:ascii="Times" w:hAnsi="Times"/>
          <w:color w:val="4472C4" w:themeColor="accent1"/>
          <w:lang w:val="en-US"/>
        </w:rPr>
        <w:t>]</w:t>
      </w:r>
    </w:p>
    <w:p w14:paraId="30DE07B4" w14:textId="7E9C49DC" w:rsidR="001928D5" w:rsidRDefault="001928D5" w:rsidP="00166FB7">
      <w:pPr>
        <w:rPr>
          <w:rFonts w:ascii="Times" w:hAnsi="Times"/>
          <w:color w:val="4472C4" w:themeColor="accent1"/>
          <w:lang w:val="en-US"/>
        </w:rPr>
      </w:pPr>
    </w:p>
    <w:p w14:paraId="4CCA7A20" w14:textId="707D8824" w:rsidR="001928D5" w:rsidRDefault="003A2677" w:rsidP="00166FB7">
      <w:pPr>
        <w:rPr>
          <w:rFonts w:ascii="Times" w:hAnsi="Times"/>
          <w:color w:val="4472C4" w:themeColor="accent1"/>
          <w:lang w:val="en-US"/>
        </w:rPr>
      </w:pPr>
      <w:r>
        <w:rPr>
          <w:rFonts w:ascii="Times" w:hAnsi="Times"/>
          <w:noProof/>
          <w:color w:val="4472C4" w:themeColor="accent1"/>
          <w:lang w:val="en-US" w:bidi="ar-SA"/>
        </w:rPr>
        <w:drawing>
          <wp:inline distT="0" distB="0" distL="0" distR="0" wp14:anchorId="1ADCCDA8" wp14:editId="13541354">
            <wp:extent cx="5727700" cy="763714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y arc of essay3.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7637145"/>
                    </a:xfrm>
                    <a:prstGeom prst="rect">
                      <a:avLst/>
                    </a:prstGeom>
                  </pic:spPr>
                </pic:pic>
              </a:graphicData>
            </a:graphic>
          </wp:inline>
        </w:drawing>
      </w:r>
    </w:p>
    <w:p w14:paraId="18049670" w14:textId="07F86885" w:rsidR="001928D5" w:rsidRDefault="001928D5" w:rsidP="00166FB7">
      <w:pPr>
        <w:rPr>
          <w:ins w:id="1032" w:author="Jordon Beijing" w:date="2020-09-04T10:35:00Z"/>
          <w:rFonts w:ascii="Times" w:hAnsi="Times"/>
          <w:color w:val="4472C4" w:themeColor="accent1"/>
          <w:lang w:val="en-US"/>
        </w:rPr>
      </w:pPr>
    </w:p>
    <w:p w14:paraId="5FCE758E" w14:textId="0E80AE1E" w:rsidR="007A4CFC" w:rsidRDefault="007A4CFC" w:rsidP="00166FB7">
      <w:pPr>
        <w:rPr>
          <w:ins w:id="1033" w:author="Jordon Beijing" w:date="2020-09-04T10:35:00Z"/>
          <w:rFonts w:ascii="Times" w:hAnsi="Times"/>
          <w:color w:val="4472C4" w:themeColor="accent1"/>
          <w:lang w:val="en-US"/>
        </w:rPr>
      </w:pPr>
    </w:p>
    <w:p w14:paraId="79A46D17" w14:textId="33FA1466" w:rsidR="007A4CFC" w:rsidRDefault="007A4CFC" w:rsidP="00166FB7">
      <w:pPr>
        <w:rPr>
          <w:ins w:id="1034" w:author="Jordon Beijing" w:date="2020-09-04T10:35:00Z"/>
          <w:rFonts w:ascii="Times" w:hAnsi="Times"/>
          <w:color w:val="4472C4" w:themeColor="accent1"/>
          <w:lang w:val="en-US"/>
        </w:rPr>
      </w:pPr>
    </w:p>
    <w:p w14:paraId="1BED6F70" w14:textId="77777777" w:rsidR="007A4CFC" w:rsidRDefault="007A4CFC" w:rsidP="00166FB7">
      <w:pPr>
        <w:rPr>
          <w:rFonts w:ascii="Times" w:hAnsi="Times"/>
          <w:color w:val="4472C4" w:themeColor="accent1"/>
          <w:lang w:val="en-US"/>
        </w:rPr>
      </w:pPr>
    </w:p>
    <w:p w14:paraId="17E72789" w14:textId="113CA290" w:rsidR="00166FB7" w:rsidRDefault="00166FB7" w:rsidP="00166FB7">
      <w:pPr>
        <w:rPr>
          <w:rFonts w:ascii="Times" w:hAnsi="Times"/>
          <w:color w:val="4472C4" w:themeColor="accent1"/>
          <w:lang w:val="en-US"/>
        </w:rPr>
      </w:pPr>
      <w:r>
        <w:rPr>
          <w:rFonts w:ascii="Times" w:hAnsi="Times"/>
          <w:color w:val="4472C4" w:themeColor="accent1"/>
          <w:lang w:val="en-US"/>
        </w:rPr>
        <w:lastRenderedPageBreak/>
        <w:t>[</w:t>
      </w:r>
      <w:r w:rsidRPr="00166FB7">
        <w:rPr>
          <w:rFonts w:ascii="Times" w:hAnsi="Times"/>
          <w:color w:val="4472C4" w:themeColor="accent1"/>
          <w:lang w:val="en-US"/>
        </w:rPr>
        <w:t xml:space="preserve">Essay 4: Narrative </w:t>
      </w:r>
      <w:r w:rsidR="002A18CA">
        <w:rPr>
          <w:rFonts w:ascii="Times" w:hAnsi="Times"/>
          <w:color w:val="4472C4" w:themeColor="accent1"/>
          <w:lang w:val="en-US"/>
        </w:rPr>
        <w:t>W</w:t>
      </w:r>
      <w:r w:rsidRPr="00166FB7">
        <w:rPr>
          <w:rFonts w:ascii="Times" w:hAnsi="Times"/>
          <w:color w:val="4472C4" w:themeColor="accent1"/>
          <w:lang w:val="en-US"/>
        </w:rPr>
        <w:t>riting</w:t>
      </w:r>
      <w:r w:rsidR="002A18CA">
        <w:rPr>
          <w:rFonts w:ascii="Times" w:hAnsi="Times"/>
          <w:color w:val="4472C4" w:themeColor="accent1"/>
          <w:lang w:val="en-US"/>
        </w:rPr>
        <w:t xml:space="preserve"> Exercise</w:t>
      </w:r>
      <w:r>
        <w:rPr>
          <w:rFonts w:ascii="Times" w:hAnsi="Times"/>
          <w:color w:val="4472C4" w:themeColor="accent1"/>
          <w:lang w:val="en-US"/>
        </w:rPr>
        <w:t>: Draft 1]</w:t>
      </w:r>
    </w:p>
    <w:p w14:paraId="6FAD6BC6" w14:textId="2B78F5E8" w:rsidR="00075754" w:rsidRDefault="00075754" w:rsidP="00486075">
      <w:pPr>
        <w:ind w:firstLineChars="350" w:firstLine="840"/>
        <w:rPr>
          <w:ins w:id="1035" w:author="Jordon Beijing" w:date="2020-09-04T11:56:00Z"/>
          <w:rFonts w:ascii="Times" w:hAnsi="Times"/>
          <w:lang w:val="en-US"/>
        </w:rPr>
      </w:pPr>
    </w:p>
    <w:p w14:paraId="673F73DB" w14:textId="51B9EC8F" w:rsidR="00096544" w:rsidRPr="00F15C60" w:rsidRDefault="00096544" w:rsidP="00096544">
      <w:pPr>
        <w:jc w:val="center"/>
        <w:rPr>
          <w:ins w:id="1036" w:author="Jordon Beijing" w:date="2020-09-04T12:29:00Z"/>
          <w:rFonts w:ascii="Times" w:hAnsi="Times"/>
          <w:b/>
          <w:bCs/>
          <w:color w:val="000000" w:themeColor="text1"/>
          <w:lang w:val="en-US"/>
        </w:rPr>
      </w:pPr>
      <w:ins w:id="1037" w:author="Jordon Beijing" w:date="2020-09-04T12:29:00Z">
        <w:r w:rsidRPr="00F15C60">
          <w:rPr>
            <w:rFonts w:ascii="Times" w:hAnsi="Times"/>
            <w:b/>
            <w:bCs/>
            <w:color w:val="000000" w:themeColor="text1"/>
            <w:lang w:val="en-US"/>
          </w:rPr>
          <w:t xml:space="preserve">The </w:t>
        </w:r>
      </w:ins>
      <w:ins w:id="1038" w:author="Jordon Beijing" w:date="2020-09-04T12:30:00Z">
        <w:r w:rsidRPr="00F15C60">
          <w:rPr>
            <w:rFonts w:ascii="Times" w:hAnsi="Times"/>
            <w:b/>
            <w:bCs/>
            <w:color w:val="000000" w:themeColor="text1"/>
            <w:lang w:val="en-US"/>
            <w:rPrChange w:id="1039" w:author="Jordon Beijing" w:date="2020-09-04T12:31:00Z">
              <w:rPr>
                <w:rFonts w:ascii="Times" w:hAnsi="Times"/>
                <w:color w:val="000000" w:themeColor="text1"/>
                <w:lang w:val="en-US"/>
              </w:rPr>
            </w:rPrChange>
          </w:rPr>
          <w:t>t</w:t>
        </w:r>
      </w:ins>
      <w:ins w:id="1040" w:author="Jordon Beijing" w:date="2020-09-04T12:29:00Z">
        <w:r w:rsidRPr="00F15C60">
          <w:rPr>
            <w:rFonts w:ascii="Times" w:hAnsi="Times"/>
            <w:b/>
            <w:bCs/>
            <w:color w:val="000000" w:themeColor="text1"/>
            <w:lang w:val="en-US"/>
          </w:rPr>
          <w:t>rouble of Liberation in the Epidemic</w:t>
        </w:r>
      </w:ins>
    </w:p>
    <w:p w14:paraId="6D19250D" w14:textId="77777777" w:rsidR="00075754" w:rsidRDefault="00075754" w:rsidP="00486075">
      <w:pPr>
        <w:ind w:firstLineChars="350" w:firstLine="840"/>
        <w:rPr>
          <w:ins w:id="1041" w:author="Jordon Beijing" w:date="2020-09-04T11:56:00Z"/>
          <w:rFonts w:ascii="Times" w:hAnsi="Times"/>
          <w:lang w:val="en-US"/>
        </w:rPr>
      </w:pPr>
    </w:p>
    <w:p w14:paraId="459A4281" w14:textId="7603179A" w:rsidR="00170EF0" w:rsidRPr="00170EF0" w:rsidRDefault="00170EF0" w:rsidP="00486075">
      <w:pPr>
        <w:ind w:firstLineChars="350" w:firstLine="840"/>
        <w:rPr>
          <w:rFonts w:ascii="Times" w:hAnsi="Times"/>
          <w:lang w:val="en-US"/>
        </w:rPr>
      </w:pPr>
      <w:r w:rsidRPr="00170EF0">
        <w:rPr>
          <w:rFonts w:ascii="Times" w:hAnsi="Times"/>
          <w:lang w:val="en-US"/>
        </w:rPr>
        <w:t>That day was hot, everybody was sweating, and we have to show our ID to get in, but my classmate Isabella forgot to bring her ID. We were impatient of waiting.</w:t>
      </w:r>
    </w:p>
    <w:p w14:paraId="49F616CB" w14:textId="77777777" w:rsidR="00170EF0" w:rsidRPr="00170EF0" w:rsidRDefault="00170EF0" w:rsidP="00170EF0">
      <w:pPr>
        <w:rPr>
          <w:rFonts w:ascii="Times" w:hAnsi="Times"/>
          <w:lang w:val="en-US"/>
        </w:rPr>
      </w:pPr>
      <w:r w:rsidRPr="00170EF0">
        <w:rPr>
          <w:rFonts w:ascii="Times" w:hAnsi="Times"/>
          <w:lang w:val="en-US"/>
        </w:rPr>
        <w:t xml:space="preserve"> Last month I went to South Luogu Lane with two other my best friends Grace, Candy and one of my classmate, Isabella. South Luogu Lane is a Chinese old lane, where sell different kind of tasty food, and funny things. We come out together is because my classmate was too boring at home so she want to come out have fun with us; but that day we have trouble to get in.</w:t>
      </w:r>
    </w:p>
    <w:p w14:paraId="00D551FA" w14:textId="77777777" w:rsidR="00170EF0" w:rsidRPr="00170EF0" w:rsidRDefault="00170EF0" w:rsidP="00486075">
      <w:pPr>
        <w:ind w:firstLineChars="300" w:firstLine="720"/>
        <w:rPr>
          <w:rFonts w:ascii="Times" w:hAnsi="Times"/>
          <w:lang w:val="en-US"/>
        </w:rPr>
      </w:pPr>
      <w:r w:rsidRPr="00170EF0">
        <w:rPr>
          <w:rFonts w:ascii="Times" w:hAnsi="Times"/>
          <w:lang w:val="en-US"/>
        </w:rPr>
        <w:t xml:space="preserve"> “Hi! I’m here! Come,” I shouted to her.</w:t>
      </w:r>
    </w:p>
    <w:p w14:paraId="12B68A56" w14:textId="77777777" w:rsidR="00170EF0" w:rsidRPr="00170EF0" w:rsidRDefault="00170EF0" w:rsidP="00170EF0">
      <w:pPr>
        <w:rPr>
          <w:rFonts w:ascii="Times" w:hAnsi="Times"/>
          <w:lang w:val="en-US"/>
        </w:rPr>
      </w:pPr>
      <w:r w:rsidRPr="00170EF0">
        <w:rPr>
          <w:rFonts w:ascii="Times" w:hAnsi="Times"/>
          <w:lang w:val="en-US"/>
        </w:rPr>
        <w:t>Isabella's home is very close to mine, so she invited me out to play, but I thought only two people are very boring, so I suggest that she invite my friends to come with us. We quickly make decision were we should go, and two other my friend were agree too. Because my friends had class in the morning until 12:00 that day, so we made an appointment at Candy house at 2 pm first, but they told me that their teacher had class early at 11:00 in the morning, so we quickly changed the time of that day and we changed the time to 12:30 in the afternoon. Isabella's home and my home are close to the same subway station. The subway station next to Candy home is the next stop of the subway station near us; so I made an agreement with Isabella that we should meet on the subway near my house at 12:15 that day. Because we change time quick that day, so we didn’t notice that Isabella didn’t check her phone, so she didn’t see that we change our time, so actually me and Isabella we didn’t have a deal, because she didn’t know about these things we had change.</w:t>
      </w:r>
    </w:p>
    <w:p w14:paraId="7FE5C6A7" w14:textId="77777777" w:rsidR="00170EF0" w:rsidRPr="00170EF0" w:rsidRDefault="00170EF0" w:rsidP="00170EF0">
      <w:pPr>
        <w:rPr>
          <w:rFonts w:ascii="Times" w:hAnsi="Times"/>
          <w:lang w:val="en-US"/>
        </w:rPr>
      </w:pPr>
      <w:r w:rsidRPr="00170EF0">
        <w:rPr>
          <w:rFonts w:ascii="Times" w:hAnsi="Times"/>
          <w:lang w:val="en-US"/>
        </w:rPr>
        <w:t>At 12:00p.m., I quickly ran to the subway station, when I arrived it was exactly 12:15 p.m.; but she didn’t show up, so I called her, but she didn’t answer. I called her at least four time, but she didn’t answer. After twenty minutes, she called me,</w:t>
      </w:r>
    </w:p>
    <w:p w14:paraId="2D02EFF7" w14:textId="77777777" w:rsidR="00170EF0" w:rsidRPr="00170EF0" w:rsidRDefault="00170EF0" w:rsidP="00170EF0">
      <w:pPr>
        <w:rPr>
          <w:rFonts w:ascii="Times" w:hAnsi="Times"/>
          <w:lang w:val="en-US"/>
        </w:rPr>
      </w:pPr>
      <w:r w:rsidRPr="00170EF0">
        <w:rPr>
          <w:rFonts w:ascii="Times" w:hAnsi="Times" w:hint="eastAsia"/>
          <w:lang w:val="en-US"/>
        </w:rPr>
        <w:t>“</w:t>
      </w:r>
      <w:r w:rsidRPr="00170EF0">
        <w:rPr>
          <w:rFonts w:ascii="Times" w:hAnsi="Times"/>
          <w:lang w:val="en-US"/>
        </w:rPr>
        <w:t>Michelle! I’m so sorry, I just saw you guys change the time, but I was eating lunch, please wait for me! I’ll be quickly,” she cried.</w:t>
      </w:r>
    </w:p>
    <w:p w14:paraId="64BC9931" w14:textId="77777777" w:rsidR="00170EF0" w:rsidRPr="00170EF0" w:rsidRDefault="00170EF0" w:rsidP="00486075">
      <w:pPr>
        <w:ind w:firstLineChars="350" w:firstLine="840"/>
        <w:rPr>
          <w:rFonts w:ascii="Times" w:hAnsi="Times"/>
          <w:lang w:val="en-US"/>
        </w:rPr>
      </w:pPr>
      <w:r w:rsidRPr="00170EF0">
        <w:rPr>
          <w:rFonts w:ascii="Times" w:hAnsi="Times" w:hint="eastAsia"/>
          <w:lang w:val="en-US"/>
        </w:rPr>
        <w:t>“</w:t>
      </w:r>
      <w:r w:rsidRPr="00170EF0">
        <w:rPr>
          <w:rFonts w:ascii="Times" w:hAnsi="Times"/>
          <w:lang w:val="en-US"/>
        </w:rPr>
        <w:t>Okay! I’ll wait for you! Please be quickly,” I quickly whisper to her.</w:t>
      </w:r>
    </w:p>
    <w:p w14:paraId="324DCB10" w14:textId="77777777" w:rsidR="00170EF0" w:rsidRPr="00170EF0" w:rsidRDefault="00170EF0" w:rsidP="00170EF0">
      <w:pPr>
        <w:rPr>
          <w:rFonts w:ascii="Times" w:hAnsi="Times"/>
          <w:lang w:val="en-US"/>
        </w:rPr>
      </w:pPr>
      <w:r w:rsidRPr="00170EF0">
        <w:rPr>
          <w:rFonts w:ascii="Times" w:hAnsi="Times"/>
          <w:lang w:val="en-US"/>
        </w:rPr>
        <w:t>After fifteen minuet she called me again,</w:t>
      </w:r>
    </w:p>
    <w:p w14:paraId="6D73EB9E" w14:textId="77777777" w:rsidR="00170EF0" w:rsidRPr="00170EF0" w:rsidRDefault="00170EF0" w:rsidP="00486075">
      <w:pPr>
        <w:ind w:firstLineChars="350" w:firstLine="840"/>
        <w:rPr>
          <w:rFonts w:ascii="Times" w:hAnsi="Times"/>
          <w:lang w:val="en-US"/>
        </w:rPr>
      </w:pPr>
      <w:r w:rsidRPr="00170EF0">
        <w:rPr>
          <w:rFonts w:ascii="Times" w:hAnsi="Times" w:hint="eastAsia"/>
          <w:lang w:val="en-US"/>
        </w:rPr>
        <w:t>“</w:t>
      </w:r>
      <w:r w:rsidRPr="00170EF0">
        <w:rPr>
          <w:rFonts w:ascii="Times" w:hAnsi="Times"/>
          <w:lang w:val="en-US"/>
        </w:rPr>
        <w:t>I’m here! Where are you,” she asked,</w:t>
      </w:r>
    </w:p>
    <w:p w14:paraId="1322FF31" w14:textId="77777777" w:rsidR="00170EF0" w:rsidRPr="00170EF0" w:rsidRDefault="00170EF0" w:rsidP="00486075">
      <w:pPr>
        <w:ind w:firstLineChars="400" w:firstLine="960"/>
        <w:rPr>
          <w:rFonts w:ascii="Times" w:hAnsi="Times"/>
          <w:lang w:val="en-US"/>
        </w:rPr>
      </w:pPr>
      <w:r w:rsidRPr="00170EF0">
        <w:rPr>
          <w:rFonts w:ascii="Times" w:hAnsi="Times" w:hint="eastAsia"/>
          <w:lang w:val="en-US"/>
        </w:rPr>
        <w:t>“</w:t>
      </w:r>
      <w:r w:rsidRPr="00170EF0">
        <w:rPr>
          <w:rFonts w:ascii="Times" w:hAnsi="Times"/>
          <w:lang w:val="en-US"/>
        </w:rPr>
        <w:t>Hi! I’m her! Come,” I shouted to her.</w:t>
      </w:r>
    </w:p>
    <w:p w14:paraId="40A4B8C4" w14:textId="77777777" w:rsidR="00170EF0" w:rsidRPr="00170EF0" w:rsidRDefault="00170EF0" w:rsidP="00170EF0">
      <w:pPr>
        <w:rPr>
          <w:rFonts w:ascii="Times" w:hAnsi="Times"/>
          <w:lang w:val="en-US"/>
        </w:rPr>
      </w:pPr>
      <w:r w:rsidRPr="00170EF0">
        <w:rPr>
          <w:rFonts w:ascii="Times" w:hAnsi="Times"/>
          <w:lang w:val="en-US"/>
        </w:rPr>
        <w:t xml:space="preserve">She finally came, but I wait her at least half hours, and Candy, Grace also waiting for her too. </w:t>
      </w:r>
    </w:p>
    <w:p w14:paraId="0A51195D" w14:textId="77777777" w:rsidR="00170EF0" w:rsidRPr="00170EF0" w:rsidRDefault="00170EF0" w:rsidP="00170EF0">
      <w:pPr>
        <w:rPr>
          <w:rFonts w:ascii="Times" w:hAnsi="Times"/>
          <w:lang w:val="en-US"/>
        </w:rPr>
      </w:pPr>
      <w:r w:rsidRPr="00170EF0">
        <w:rPr>
          <w:rFonts w:ascii="Times" w:hAnsi="Times"/>
          <w:lang w:val="en-US"/>
        </w:rPr>
        <w:t>We quickly arrived the subway station beside candy’s house and met them; and we also used one hour to get South Luogu Lane. After we arrived, we found out we need to have ID for get in. Me and my two friend all got ID, but Isabella didn’t, so she called her mom, asked her to send the picture of ID to her.</w:t>
      </w:r>
    </w:p>
    <w:p w14:paraId="6446B650" w14:textId="77777777" w:rsidR="00170EF0" w:rsidRPr="00170EF0" w:rsidRDefault="00170EF0" w:rsidP="00486075">
      <w:pPr>
        <w:ind w:firstLineChars="400" w:firstLine="960"/>
        <w:rPr>
          <w:rFonts w:ascii="Times" w:hAnsi="Times"/>
          <w:lang w:val="en-US"/>
        </w:rPr>
      </w:pPr>
      <w:r w:rsidRPr="00170EF0">
        <w:rPr>
          <w:rFonts w:ascii="Times" w:hAnsi="Times"/>
          <w:lang w:val="en-US"/>
        </w:rPr>
        <w:t>The day was hot, everybody was sweating, and we have to show our ID to get in, but my classmate Isabella forgot to bring her ID. We were impatient of waiting. Everybody is waiting for her. The cloud moved slowly, because there was no wind. Every people who sale fans came to bothering us. The cicadas on the trees are buzzing, pedlar were yelling. We all feel thirsty, but we still can’t get in.</w:t>
      </w:r>
    </w:p>
    <w:p w14:paraId="6972CBBB" w14:textId="2D1FEF23" w:rsidR="00166FB7" w:rsidRPr="00170EF0" w:rsidRDefault="00170EF0" w:rsidP="00170EF0">
      <w:pPr>
        <w:rPr>
          <w:rFonts w:ascii="Times" w:hAnsi="Times"/>
          <w:lang w:val="en-US"/>
        </w:rPr>
      </w:pPr>
      <w:r w:rsidRPr="00170EF0">
        <w:rPr>
          <w:rFonts w:ascii="Times" w:hAnsi="Times"/>
          <w:lang w:val="en-US"/>
        </w:rPr>
        <w:t>Finally, her mom send her</w:t>
      </w:r>
      <w:r>
        <w:rPr>
          <w:rFonts w:ascii="Times" w:hAnsi="Times"/>
          <w:lang w:val="en-US"/>
        </w:rPr>
        <w:t xml:space="preserve"> Isabella’s</w:t>
      </w:r>
      <w:r w:rsidRPr="00170EF0">
        <w:rPr>
          <w:rFonts w:ascii="Times" w:hAnsi="Times"/>
          <w:lang w:val="en-US"/>
        </w:rPr>
        <w:t xml:space="preserve"> ID picture. We show our ID and favorably get in.</w:t>
      </w:r>
    </w:p>
    <w:p w14:paraId="25E946F9" w14:textId="7ED8E21E" w:rsidR="00166FB7" w:rsidRDefault="00166FB7" w:rsidP="00166FB7">
      <w:pPr>
        <w:rPr>
          <w:ins w:id="1042" w:author="Jordon Beijing" w:date="2020-09-04T10:35:00Z"/>
          <w:rFonts w:ascii="Times" w:hAnsi="Times"/>
          <w:color w:val="4472C4" w:themeColor="accent1"/>
          <w:lang w:val="en-US"/>
        </w:rPr>
      </w:pPr>
    </w:p>
    <w:p w14:paraId="61678F35" w14:textId="61E5C9DE" w:rsidR="007A4CFC" w:rsidRDefault="00075754" w:rsidP="00166FB7">
      <w:pPr>
        <w:rPr>
          <w:ins w:id="1043" w:author="Jordon Beijing" w:date="2020-09-04T10:35:00Z"/>
          <w:rFonts w:ascii="Times" w:hAnsi="Times"/>
          <w:color w:val="4472C4" w:themeColor="accent1"/>
          <w:lang w:val="en-US"/>
        </w:rPr>
      </w:pPr>
      <w:ins w:id="1044" w:author="Jordon Beijing" w:date="2020-09-04T11:57:00Z">
        <w:r w:rsidRPr="00075754">
          <w:rPr>
            <w:rFonts w:ascii="Times New Roman" w:hAnsi="Times New Roman" w:cs="Times New Roman"/>
            <w:color w:val="000000" w:themeColor="text1"/>
            <w:szCs w:val="24"/>
            <w:lang w:val="en-US"/>
          </w:rPr>
          <w:t>Word Count:</w:t>
        </w:r>
      </w:ins>
      <w:ins w:id="1045" w:author="Jordon Beijing" w:date="2020-09-04T11:58:00Z">
        <w:r w:rsidRPr="00075754">
          <w:rPr>
            <w:rFonts w:ascii="Times New Roman" w:hAnsi="Times New Roman" w:cs="Times New Roman"/>
            <w:color w:val="000000" w:themeColor="text1"/>
            <w:szCs w:val="24"/>
            <w:lang w:val="en-US"/>
            <w:rPrChange w:id="1046" w:author="Jordon Beijing" w:date="2020-09-04T11:58:00Z">
              <w:rPr>
                <w:rFonts w:ascii="Times New Roman" w:hAnsi="Times New Roman" w:cs="Times New Roman"/>
                <w:color w:val="000000" w:themeColor="text1"/>
                <w:szCs w:val="24"/>
                <w:highlight w:val="yellow"/>
                <w:lang w:val="en-US"/>
              </w:rPr>
            </w:rPrChange>
          </w:rPr>
          <w:t xml:space="preserve"> 600</w:t>
        </w:r>
      </w:ins>
    </w:p>
    <w:p w14:paraId="3498ED34" w14:textId="69D0B111" w:rsidR="007A4CFC" w:rsidRDefault="007A4CFC" w:rsidP="00166FB7">
      <w:pPr>
        <w:rPr>
          <w:ins w:id="1047" w:author="Jordon Beijing" w:date="2020-09-04T10:35:00Z"/>
          <w:rFonts w:ascii="Times" w:hAnsi="Times"/>
          <w:color w:val="4472C4" w:themeColor="accent1"/>
          <w:lang w:val="en-US"/>
        </w:rPr>
      </w:pPr>
    </w:p>
    <w:p w14:paraId="0625B677" w14:textId="6FD5AC2C" w:rsidR="007A4CFC" w:rsidRDefault="007A4CFC" w:rsidP="00166FB7">
      <w:pPr>
        <w:rPr>
          <w:ins w:id="1048" w:author="Jordon Beijing" w:date="2020-09-04T10:35:00Z"/>
          <w:rFonts w:ascii="Times" w:hAnsi="Times"/>
          <w:color w:val="4472C4" w:themeColor="accent1"/>
          <w:lang w:val="en-US"/>
        </w:rPr>
      </w:pPr>
    </w:p>
    <w:p w14:paraId="733B15FB" w14:textId="77777777" w:rsidR="007A4CFC" w:rsidRDefault="007A4CFC" w:rsidP="00166FB7">
      <w:pPr>
        <w:rPr>
          <w:rFonts w:ascii="Times" w:hAnsi="Times"/>
          <w:color w:val="4472C4" w:themeColor="accent1"/>
          <w:lang w:val="en-US"/>
        </w:rPr>
      </w:pPr>
    </w:p>
    <w:p w14:paraId="77819121" w14:textId="1F17C1A0" w:rsidR="00166FB7" w:rsidRPr="00166FB7" w:rsidRDefault="00166FB7" w:rsidP="00166FB7">
      <w:pPr>
        <w:rPr>
          <w:rFonts w:ascii="Times" w:hAnsi="Times"/>
          <w:color w:val="4472C4" w:themeColor="accent1"/>
          <w:lang w:val="en-US"/>
        </w:rPr>
      </w:pPr>
      <w:r>
        <w:rPr>
          <w:rFonts w:ascii="Times" w:hAnsi="Times"/>
          <w:color w:val="4472C4" w:themeColor="accent1"/>
          <w:lang w:val="en-US"/>
        </w:rPr>
        <w:lastRenderedPageBreak/>
        <w:t>[</w:t>
      </w:r>
      <w:r w:rsidRPr="00166FB7">
        <w:rPr>
          <w:rFonts w:ascii="Times" w:hAnsi="Times"/>
          <w:color w:val="4472C4" w:themeColor="accent1"/>
          <w:lang w:val="en-US"/>
        </w:rPr>
        <w:t xml:space="preserve">Essay 4: Narrative </w:t>
      </w:r>
      <w:r w:rsidR="00DB0EAA">
        <w:rPr>
          <w:rFonts w:ascii="Times" w:hAnsi="Times"/>
          <w:color w:val="4472C4" w:themeColor="accent1"/>
          <w:lang w:val="en-US"/>
        </w:rPr>
        <w:t>W</w:t>
      </w:r>
      <w:r w:rsidRPr="00166FB7">
        <w:rPr>
          <w:rFonts w:ascii="Times" w:hAnsi="Times"/>
          <w:color w:val="4472C4" w:themeColor="accent1"/>
          <w:lang w:val="en-US"/>
        </w:rPr>
        <w:t>riting</w:t>
      </w:r>
      <w:r w:rsidR="002A18CA">
        <w:rPr>
          <w:rFonts w:ascii="Times" w:hAnsi="Times"/>
          <w:color w:val="4472C4" w:themeColor="accent1"/>
          <w:lang w:val="en-US"/>
        </w:rPr>
        <w:t xml:space="preserve"> Exercise</w:t>
      </w:r>
      <w:r>
        <w:rPr>
          <w:rFonts w:ascii="Times" w:hAnsi="Times"/>
          <w:color w:val="4472C4" w:themeColor="accent1"/>
          <w:lang w:val="en-US"/>
        </w:rPr>
        <w:t>: Draft 2]</w:t>
      </w:r>
    </w:p>
    <w:p w14:paraId="7523BFCA" w14:textId="6B0C7C72" w:rsidR="00166FB7" w:rsidRDefault="00166FB7" w:rsidP="00166FB7">
      <w:pPr>
        <w:rPr>
          <w:ins w:id="1049" w:author="Jordon Beijing" w:date="2020-09-04T11:56:00Z"/>
          <w:rFonts w:ascii="Times" w:hAnsi="Times"/>
          <w:color w:val="4472C4" w:themeColor="accent1"/>
          <w:lang w:val="en-US"/>
        </w:rPr>
      </w:pPr>
    </w:p>
    <w:p w14:paraId="590F0272" w14:textId="72F2588A" w:rsidR="00075754" w:rsidRPr="00096544" w:rsidRDefault="00096544">
      <w:pPr>
        <w:jc w:val="center"/>
        <w:rPr>
          <w:ins w:id="1050" w:author="Jordon Beijing" w:date="2020-09-04T11:56:00Z"/>
          <w:rFonts w:ascii="Times" w:hAnsi="Times"/>
          <w:b/>
          <w:bCs/>
          <w:color w:val="000000" w:themeColor="text1"/>
          <w:lang w:val="en-US"/>
          <w:rPrChange w:id="1051" w:author="Jordon Beijing" w:date="2020-09-04T12:29:00Z">
            <w:rPr>
              <w:ins w:id="1052" w:author="Jordon Beijing" w:date="2020-09-04T11:56:00Z"/>
              <w:rFonts w:ascii="Times" w:hAnsi="Times"/>
              <w:color w:val="4472C4" w:themeColor="accent1"/>
              <w:lang w:val="en-US"/>
            </w:rPr>
          </w:rPrChange>
        </w:rPr>
        <w:pPrChange w:id="1053" w:author="Jordon Beijing" w:date="2020-09-04T11:56:00Z">
          <w:pPr/>
        </w:pPrChange>
      </w:pPr>
      <w:ins w:id="1054" w:author="Jordon Beijing" w:date="2020-09-04T12:28:00Z">
        <w:r w:rsidRPr="00096544">
          <w:rPr>
            <w:rFonts w:ascii="Times" w:hAnsi="Times"/>
            <w:b/>
            <w:bCs/>
            <w:color w:val="000000" w:themeColor="text1"/>
            <w:lang w:val="en-US"/>
            <w:rPrChange w:id="1055" w:author="Jordon Beijing" w:date="2020-09-04T12:29:00Z">
              <w:rPr>
                <w:rFonts w:ascii="Times" w:hAnsi="Times"/>
                <w:color w:val="4472C4" w:themeColor="accent1"/>
                <w:highlight w:val="yellow"/>
                <w:lang w:val="en-US"/>
              </w:rPr>
            </w:rPrChange>
          </w:rPr>
          <w:t>The Trouble of Liberati</w:t>
        </w:r>
      </w:ins>
      <w:ins w:id="1056" w:author="Jordon Beijing" w:date="2020-09-04T12:29:00Z">
        <w:r w:rsidRPr="00096544">
          <w:rPr>
            <w:rFonts w:ascii="Times" w:hAnsi="Times"/>
            <w:b/>
            <w:bCs/>
            <w:color w:val="000000" w:themeColor="text1"/>
            <w:lang w:val="en-US"/>
            <w:rPrChange w:id="1057" w:author="Jordon Beijing" w:date="2020-09-04T12:29:00Z">
              <w:rPr>
                <w:rFonts w:ascii="Times" w:hAnsi="Times"/>
                <w:color w:val="4472C4" w:themeColor="accent1"/>
                <w:highlight w:val="yellow"/>
                <w:lang w:val="en-US"/>
              </w:rPr>
            </w:rPrChange>
          </w:rPr>
          <w:t>on</w:t>
        </w:r>
      </w:ins>
      <w:ins w:id="1058" w:author="Jordon Beijing" w:date="2020-09-04T12:28:00Z">
        <w:r w:rsidRPr="00096544">
          <w:rPr>
            <w:rFonts w:ascii="Times" w:hAnsi="Times"/>
            <w:b/>
            <w:bCs/>
            <w:color w:val="000000" w:themeColor="text1"/>
            <w:lang w:val="en-US"/>
            <w:rPrChange w:id="1059" w:author="Jordon Beijing" w:date="2020-09-04T12:29:00Z">
              <w:rPr>
                <w:rFonts w:ascii="Times" w:hAnsi="Times"/>
                <w:color w:val="4472C4" w:themeColor="accent1"/>
                <w:highlight w:val="yellow"/>
                <w:lang w:val="en-US"/>
              </w:rPr>
            </w:rPrChange>
          </w:rPr>
          <w:t xml:space="preserve"> in the Epidemic</w:t>
        </w:r>
      </w:ins>
    </w:p>
    <w:p w14:paraId="67006548" w14:textId="77777777" w:rsidR="00075754" w:rsidRPr="00166FB7" w:rsidRDefault="00075754" w:rsidP="00166FB7">
      <w:pPr>
        <w:rPr>
          <w:rFonts w:ascii="Times" w:hAnsi="Times"/>
          <w:color w:val="4472C4" w:themeColor="accent1"/>
          <w:lang w:val="en-US"/>
        </w:rPr>
      </w:pPr>
    </w:p>
    <w:p w14:paraId="69EEFDFC" w14:textId="7A3E56EC" w:rsidR="00BD0715" w:rsidRPr="00B179AD" w:rsidRDefault="00BD0715" w:rsidP="00392C88">
      <w:pPr>
        <w:ind w:firstLine="420"/>
        <w:rPr>
          <w:rFonts w:ascii="Times New Roman" w:hAnsi="Times New Roman" w:cs="Times New Roman"/>
          <w:szCs w:val="24"/>
          <w:lang w:val="en-US"/>
          <w:rPrChange w:id="1060" w:author="Jordon Beijing" w:date="2020-09-04T10:54:00Z">
            <w:rPr>
              <w:rFonts w:ascii="Times" w:hAnsi="Times"/>
              <w:lang w:val="en-US"/>
            </w:rPr>
          </w:rPrChange>
        </w:rPr>
        <w:pPrChange w:id="1061" w:author="Jordon Beijing" w:date="2020-09-05T20:45:00Z">
          <w:pPr/>
        </w:pPrChange>
      </w:pPr>
      <w:r w:rsidRPr="00B179AD">
        <w:rPr>
          <w:rFonts w:ascii="Times New Roman" w:hAnsi="Times New Roman" w:cs="Times New Roman"/>
          <w:szCs w:val="24"/>
          <w:lang w:val="en-US"/>
          <w:rPrChange w:id="1062" w:author="Jordon Beijing" w:date="2020-09-04T10:54:00Z">
            <w:rPr>
              <w:rFonts w:ascii="Times" w:hAnsi="Times"/>
              <w:lang w:val="en-US"/>
            </w:rPr>
          </w:rPrChange>
        </w:rPr>
        <w:t xml:space="preserve">Last month I went to South Luogu Lane with two of my best friends, Grace and Candy, as well </w:t>
      </w:r>
      <w:ins w:id="1063" w:author="Jordon Beijing" w:date="2020-09-04T11:20:00Z">
        <w:r w:rsidR="00774DE5">
          <w:rPr>
            <w:rFonts w:ascii="Times New Roman" w:hAnsi="Times New Roman" w:cs="Times New Roman"/>
            <w:szCs w:val="24"/>
            <w:lang w:val="en-US"/>
          </w:rPr>
          <w:t xml:space="preserve">as </w:t>
        </w:r>
      </w:ins>
      <w:r w:rsidRPr="00B179AD">
        <w:rPr>
          <w:rFonts w:ascii="Times New Roman" w:hAnsi="Times New Roman" w:cs="Times New Roman"/>
          <w:szCs w:val="24"/>
          <w:lang w:val="en-US"/>
          <w:rPrChange w:id="1064" w:author="Jordon Beijing" w:date="2020-09-04T10:54:00Z">
            <w:rPr>
              <w:rFonts w:ascii="Times" w:hAnsi="Times"/>
              <w:lang w:val="en-US"/>
            </w:rPr>
          </w:rPrChange>
        </w:rPr>
        <w:t>one of my classmates, Isabella. South Luogu Lane is an old Chinese lane</w:t>
      </w:r>
      <w:ins w:id="1065" w:author="Jordon Beijing" w:date="2020-09-04T11:20:00Z">
        <w:r w:rsidR="00774DE5">
          <w:rPr>
            <w:rFonts w:ascii="Times New Roman" w:hAnsi="Times New Roman" w:cs="Times New Roman"/>
            <w:szCs w:val="24"/>
            <w:lang w:val="en-US"/>
          </w:rPr>
          <w:t xml:space="preserve"> in Beijing</w:t>
        </w:r>
      </w:ins>
      <w:r w:rsidRPr="00B179AD">
        <w:rPr>
          <w:rFonts w:ascii="Times New Roman" w:hAnsi="Times New Roman" w:cs="Times New Roman"/>
          <w:szCs w:val="24"/>
          <w:lang w:val="en-US"/>
          <w:rPrChange w:id="1066" w:author="Jordon Beijing" w:date="2020-09-04T10:54:00Z">
            <w:rPr>
              <w:rFonts w:ascii="Times" w:hAnsi="Times"/>
              <w:lang w:val="en-US"/>
            </w:rPr>
          </w:rPrChange>
        </w:rPr>
        <w:t>, where you can buy all different kinds of tasty food</w:t>
      </w:r>
      <w:del w:id="1067" w:author="Jordon Beijing" w:date="2020-09-04T11:19:00Z">
        <w:r w:rsidRPr="00B179AD" w:rsidDel="00774DE5">
          <w:rPr>
            <w:rFonts w:ascii="Times New Roman" w:hAnsi="Times New Roman" w:cs="Times New Roman"/>
            <w:szCs w:val="24"/>
            <w:lang w:val="en-US"/>
            <w:rPrChange w:id="1068" w:author="Jordon Beijing" w:date="2020-09-04T10:54:00Z">
              <w:rPr>
                <w:rFonts w:ascii="Times" w:hAnsi="Times"/>
                <w:lang w:val="en-US"/>
              </w:rPr>
            </w:rPrChange>
          </w:rPr>
          <w:delText>;</w:delText>
        </w:r>
      </w:del>
      <w:r w:rsidRPr="00B179AD">
        <w:rPr>
          <w:rFonts w:ascii="Times New Roman" w:hAnsi="Times New Roman" w:cs="Times New Roman"/>
          <w:szCs w:val="24"/>
          <w:lang w:val="en-US"/>
          <w:rPrChange w:id="1069" w:author="Jordon Beijing" w:date="2020-09-04T10:54:00Z">
            <w:rPr>
              <w:rFonts w:ascii="Times" w:hAnsi="Times"/>
              <w:lang w:val="en-US"/>
            </w:rPr>
          </w:rPrChange>
        </w:rPr>
        <w:t xml:space="preserve"> and funny things. Isabella and I hung out together because she was too bored at home, so she wanted to go outside and have some fun. But that day we got into trouble.</w:t>
      </w:r>
    </w:p>
    <w:p w14:paraId="1CA6CEB9" w14:textId="77777777" w:rsidR="006E49E3" w:rsidRDefault="00BD0715" w:rsidP="00392C88">
      <w:pPr>
        <w:ind w:firstLine="420"/>
        <w:rPr>
          <w:ins w:id="1070" w:author="Jordon Beijing" w:date="2020-09-06T12:46:00Z"/>
          <w:rFonts w:ascii="Times New Roman" w:hAnsi="Times New Roman" w:cs="Times New Roman"/>
          <w:szCs w:val="24"/>
          <w:lang w:val="en-US"/>
        </w:rPr>
      </w:pPr>
      <w:r w:rsidRPr="00B179AD">
        <w:rPr>
          <w:rFonts w:ascii="Times New Roman" w:hAnsi="Times New Roman" w:cs="Times New Roman"/>
          <w:szCs w:val="24"/>
          <w:lang w:val="en-US"/>
          <w:rPrChange w:id="1071" w:author="Jordon Beijing" w:date="2020-09-04T10:54:00Z">
            <w:rPr>
              <w:rFonts w:ascii="Times" w:hAnsi="Times"/>
              <w:lang w:val="en-US"/>
            </w:rPr>
          </w:rPrChange>
        </w:rPr>
        <w:t xml:space="preserve"> Isabella's house is close to my house, so she invited me out to play, but I thought it was boring with just the two of us, so I suggested that she invite my friends to come with us. We quickly made decision were we should go, and my two other friends were agree too. My friends had class from the morning until </w:t>
      </w:r>
      <w:del w:id="1072" w:author="Jordon Beijing" w:date="2020-09-04T11:21:00Z">
        <w:r w:rsidRPr="00B179AD" w:rsidDel="00774DE5">
          <w:rPr>
            <w:rFonts w:ascii="Times New Roman" w:hAnsi="Times New Roman" w:cs="Times New Roman"/>
            <w:szCs w:val="24"/>
            <w:lang w:val="en-US"/>
            <w:rPrChange w:id="1073" w:author="Jordon Beijing" w:date="2020-09-04T10:54:00Z">
              <w:rPr>
                <w:rFonts w:ascii="Times" w:hAnsi="Times"/>
                <w:lang w:val="en-US"/>
              </w:rPr>
            </w:rPrChange>
          </w:rPr>
          <w:delText>12</w:delText>
        </w:r>
      </w:del>
      <w:ins w:id="1074" w:author="Jordon Beijing" w:date="2020-09-04T11:18:00Z">
        <w:r w:rsidR="00774DE5">
          <w:rPr>
            <w:rFonts w:ascii="Times New Roman" w:hAnsi="Times New Roman" w:cs="Times New Roman"/>
            <w:szCs w:val="24"/>
            <w:lang w:val="en-US"/>
          </w:rPr>
          <w:t>noon</w:t>
        </w:r>
      </w:ins>
      <w:del w:id="1075" w:author="Jordon Beijing" w:date="2020-09-04T11:18:00Z">
        <w:r w:rsidRPr="00B179AD" w:rsidDel="00774DE5">
          <w:rPr>
            <w:rFonts w:ascii="Times New Roman" w:hAnsi="Times New Roman" w:cs="Times New Roman"/>
            <w:szCs w:val="24"/>
            <w:lang w:val="en-US"/>
            <w:rPrChange w:id="1076" w:author="Jordon Beijing" w:date="2020-09-04T10:54:00Z">
              <w:rPr>
                <w:rFonts w:ascii="Times" w:hAnsi="Times"/>
                <w:lang w:val="en-US"/>
              </w:rPr>
            </w:rPrChange>
          </w:rPr>
          <w:delText>:00</w:delText>
        </w:r>
      </w:del>
      <w:r w:rsidRPr="00B179AD">
        <w:rPr>
          <w:rFonts w:ascii="Times New Roman" w:hAnsi="Times New Roman" w:cs="Times New Roman"/>
          <w:szCs w:val="24"/>
          <w:lang w:val="en-US"/>
          <w:rPrChange w:id="1077" w:author="Jordon Beijing" w:date="2020-09-04T10:54:00Z">
            <w:rPr>
              <w:rFonts w:ascii="Times" w:hAnsi="Times"/>
              <w:lang w:val="en-US"/>
            </w:rPr>
          </w:rPrChange>
        </w:rPr>
        <w:t xml:space="preserve"> that day, so first we made an appointment </w:t>
      </w:r>
      <w:ins w:id="1078" w:author="Jordon Beijing" w:date="2020-09-04T11:22:00Z">
        <w:r w:rsidR="00774DE5">
          <w:rPr>
            <w:rFonts w:ascii="Times New Roman" w:hAnsi="Times New Roman" w:cs="Times New Roman"/>
            <w:szCs w:val="24"/>
            <w:lang w:val="en-US"/>
          </w:rPr>
          <w:t xml:space="preserve">to meet </w:t>
        </w:r>
      </w:ins>
      <w:r w:rsidRPr="00B179AD">
        <w:rPr>
          <w:rFonts w:ascii="Times New Roman" w:hAnsi="Times New Roman" w:cs="Times New Roman"/>
          <w:szCs w:val="24"/>
          <w:lang w:val="en-US"/>
          <w:rPrChange w:id="1079" w:author="Jordon Beijing" w:date="2020-09-04T10:54:00Z">
            <w:rPr>
              <w:rFonts w:ascii="Times" w:hAnsi="Times"/>
              <w:lang w:val="en-US"/>
            </w:rPr>
          </w:rPrChange>
        </w:rPr>
        <w:t>at Candy’s house at 2 p.m. But they told me that their teacher had class early at 11</w:t>
      </w:r>
      <w:ins w:id="1080" w:author="Jordon Beijing" w:date="2020-09-04T11:19:00Z">
        <w:r w:rsidR="00774DE5">
          <w:rPr>
            <w:rFonts w:ascii="Times New Roman" w:hAnsi="Times New Roman" w:cs="Times New Roman"/>
            <w:szCs w:val="24"/>
            <w:lang w:val="en-US"/>
          </w:rPr>
          <w:t xml:space="preserve"> </w:t>
        </w:r>
      </w:ins>
      <w:del w:id="1081" w:author="Jordon Beijing" w:date="2020-09-04T11:18:00Z">
        <w:r w:rsidRPr="00B179AD" w:rsidDel="00774DE5">
          <w:rPr>
            <w:rFonts w:ascii="Times New Roman" w:hAnsi="Times New Roman" w:cs="Times New Roman"/>
            <w:szCs w:val="24"/>
            <w:lang w:val="en-US"/>
            <w:rPrChange w:id="1082" w:author="Jordon Beijing" w:date="2020-09-04T10:54:00Z">
              <w:rPr>
                <w:rFonts w:ascii="Times" w:hAnsi="Times"/>
                <w:lang w:val="en-US"/>
              </w:rPr>
            </w:rPrChange>
          </w:rPr>
          <w:delText xml:space="preserve">:00 </w:delText>
        </w:r>
      </w:del>
      <w:r w:rsidRPr="00B179AD">
        <w:rPr>
          <w:rFonts w:ascii="Times New Roman" w:hAnsi="Times New Roman" w:cs="Times New Roman"/>
          <w:szCs w:val="24"/>
          <w:lang w:val="en-US"/>
          <w:rPrChange w:id="1083" w:author="Jordon Beijing" w:date="2020-09-04T10:54:00Z">
            <w:rPr>
              <w:rFonts w:ascii="Times" w:hAnsi="Times"/>
              <w:lang w:val="en-US"/>
            </w:rPr>
          </w:rPrChange>
        </w:rPr>
        <w:t xml:space="preserve">in the morning, so we quickly changed the time to 12:30 in the afternoon. </w:t>
      </w:r>
    </w:p>
    <w:p w14:paraId="10929E97" w14:textId="5ADE4917" w:rsidR="00BD0715" w:rsidRPr="00B179AD" w:rsidRDefault="00BD0715" w:rsidP="00392C88">
      <w:pPr>
        <w:ind w:firstLine="420"/>
        <w:rPr>
          <w:rFonts w:ascii="Times New Roman" w:hAnsi="Times New Roman" w:cs="Times New Roman"/>
          <w:szCs w:val="24"/>
          <w:lang w:val="en-US"/>
          <w:rPrChange w:id="1084" w:author="Jordon Beijing" w:date="2020-09-04T10:54:00Z">
            <w:rPr>
              <w:rFonts w:ascii="Times" w:hAnsi="Times"/>
              <w:lang w:val="en-US"/>
            </w:rPr>
          </w:rPrChange>
        </w:rPr>
        <w:pPrChange w:id="1085" w:author="Jordon Beijing" w:date="2020-09-05T20:45:00Z">
          <w:pPr/>
        </w:pPrChange>
      </w:pPr>
      <w:r w:rsidRPr="00B179AD">
        <w:rPr>
          <w:rFonts w:ascii="Times New Roman" w:hAnsi="Times New Roman" w:cs="Times New Roman"/>
          <w:szCs w:val="24"/>
          <w:lang w:val="en-US"/>
          <w:rPrChange w:id="1086" w:author="Jordon Beijing" w:date="2020-09-04T10:54:00Z">
            <w:rPr>
              <w:rFonts w:ascii="Times" w:hAnsi="Times"/>
              <w:lang w:val="en-US"/>
            </w:rPr>
          </w:rPrChange>
        </w:rPr>
        <w:t xml:space="preserve">Isabella's home and my home are close to the same subway station. The subway station next to Candy’s home is the next stop of the subway line near us. So I made an agreement with Isabella that we should meet at the subway station near my house at 12:15 p.m. Because we changed time quickly that day, we didn’t notice that Isabella didn’t check her phone and didn’t see that we changed our </w:t>
      </w:r>
      <w:ins w:id="1087" w:author="Jordon Beijing" w:date="2020-09-04T11:22:00Z">
        <w:r w:rsidR="00774DE5">
          <w:rPr>
            <w:rFonts w:ascii="Times New Roman" w:hAnsi="Times New Roman" w:cs="Times New Roman"/>
            <w:szCs w:val="24"/>
            <w:lang w:val="en-US"/>
          </w:rPr>
          <w:t xml:space="preserve">meeting </w:t>
        </w:r>
      </w:ins>
      <w:r w:rsidRPr="00B179AD">
        <w:rPr>
          <w:rFonts w:ascii="Times New Roman" w:hAnsi="Times New Roman" w:cs="Times New Roman"/>
          <w:szCs w:val="24"/>
          <w:lang w:val="en-US"/>
          <w:rPrChange w:id="1088" w:author="Jordon Beijing" w:date="2020-09-04T10:54:00Z">
            <w:rPr>
              <w:rFonts w:ascii="Times" w:hAnsi="Times"/>
              <w:lang w:val="en-US"/>
            </w:rPr>
          </w:rPrChange>
        </w:rPr>
        <w:t>time. So actually Isabella and I we didn’t have a deal</w:t>
      </w:r>
      <w:del w:id="1089" w:author="Jordon Beijing" w:date="2020-09-04T11:21:00Z">
        <w:r w:rsidRPr="00B179AD" w:rsidDel="00774DE5">
          <w:rPr>
            <w:rFonts w:ascii="Times New Roman" w:hAnsi="Times New Roman" w:cs="Times New Roman"/>
            <w:szCs w:val="24"/>
            <w:lang w:val="en-US"/>
            <w:rPrChange w:id="1090" w:author="Jordon Beijing" w:date="2020-09-04T10:54:00Z">
              <w:rPr>
                <w:rFonts w:ascii="Times" w:hAnsi="Times"/>
                <w:lang w:val="en-US"/>
              </w:rPr>
            </w:rPrChange>
          </w:rPr>
          <w:delText>,</w:delText>
        </w:r>
      </w:del>
      <w:r w:rsidRPr="00B179AD">
        <w:rPr>
          <w:rFonts w:ascii="Times New Roman" w:hAnsi="Times New Roman" w:cs="Times New Roman"/>
          <w:szCs w:val="24"/>
          <w:lang w:val="en-US"/>
          <w:rPrChange w:id="1091" w:author="Jordon Beijing" w:date="2020-09-04T10:54:00Z">
            <w:rPr>
              <w:rFonts w:ascii="Times" w:hAnsi="Times"/>
              <w:lang w:val="en-US"/>
            </w:rPr>
          </w:rPrChange>
        </w:rPr>
        <w:t xml:space="preserve"> because she didn’t know about our changes.</w:t>
      </w:r>
    </w:p>
    <w:p w14:paraId="63DACBDD" w14:textId="297CF851" w:rsidR="00BD0715" w:rsidRPr="00B179AD" w:rsidRDefault="00BD0715" w:rsidP="00392C88">
      <w:pPr>
        <w:ind w:firstLine="420"/>
        <w:rPr>
          <w:rFonts w:ascii="Times New Roman" w:hAnsi="Times New Roman" w:cs="Times New Roman"/>
          <w:szCs w:val="24"/>
          <w:lang w:val="en-US"/>
          <w:rPrChange w:id="1092" w:author="Jordon Beijing" w:date="2020-09-04T10:54:00Z">
            <w:rPr>
              <w:rFonts w:ascii="Times" w:hAnsi="Times"/>
              <w:lang w:val="en-US"/>
            </w:rPr>
          </w:rPrChange>
        </w:rPr>
        <w:pPrChange w:id="1093" w:author="Jordon Beijing" w:date="2020-09-05T20:45:00Z">
          <w:pPr/>
        </w:pPrChange>
      </w:pPr>
      <w:r w:rsidRPr="00B179AD">
        <w:rPr>
          <w:rFonts w:ascii="Times New Roman" w:hAnsi="Times New Roman" w:cs="Times New Roman"/>
          <w:szCs w:val="24"/>
          <w:lang w:val="en-US"/>
          <w:rPrChange w:id="1094" w:author="Jordon Beijing" w:date="2020-09-04T10:54:00Z">
            <w:rPr>
              <w:rFonts w:ascii="Times" w:hAnsi="Times"/>
              <w:lang w:val="en-US"/>
            </w:rPr>
          </w:rPrChange>
        </w:rPr>
        <w:t>At 12</w:t>
      </w:r>
      <w:ins w:id="1095" w:author="Jordon Beijing" w:date="2020-09-04T11:19:00Z">
        <w:r w:rsidR="00774DE5">
          <w:rPr>
            <w:rFonts w:ascii="Times New Roman" w:hAnsi="Times New Roman" w:cs="Times New Roman"/>
            <w:szCs w:val="24"/>
            <w:lang w:val="en-US"/>
          </w:rPr>
          <w:t xml:space="preserve"> </w:t>
        </w:r>
      </w:ins>
      <w:del w:id="1096" w:author="Jordon Beijing" w:date="2020-09-04T11:19:00Z">
        <w:r w:rsidRPr="00B179AD" w:rsidDel="00774DE5">
          <w:rPr>
            <w:rFonts w:ascii="Times New Roman" w:hAnsi="Times New Roman" w:cs="Times New Roman"/>
            <w:szCs w:val="24"/>
            <w:lang w:val="en-US"/>
            <w:rPrChange w:id="1097" w:author="Jordon Beijing" w:date="2020-09-04T10:54:00Z">
              <w:rPr>
                <w:rFonts w:ascii="Times" w:hAnsi="Times"/>
                <w:lang w:val="en-US"/>
              </w:rPr>
            </w:rPrChange>
          </w:rPr>
          <w:delText>:00</w:delText>
        </w:r>
      </w:del>
      <w:r w:rsidRPr="00B179AD">
        <w:rPr>
          <w:rFonts w:ascii="Times New Roman" w:hAnsi="Times New Roman" w:cs="Times New Roman"/>
          <w:szCs w:val="24"/>
          <w:lang w:val="en-US"/>
          <w:rPrChange w:id="1098" w:author="Jordon Beijing" w:date="2020-09-04T10:54:00Z">
            <w:rPr>
              <w:rFonts w:ascii="Times" w:hAnsi="Times"/>
              <w:lang w:val="en-US"/>
            </w:rPr>
          </w:rPrChange>
        </w:rPr>
        <w:t>p.m., I quickly ran to the subway station. When I arrived it was exactly 12:15 p.m.</w:t>
      </w:r>
      <w:ins w:id="1099" w:author="Jordon Beijing" w:date="2020-09-04T11:19:00Z">
        <w:r w:rsidR="00774DE5">
          <w:rPr>
            <w:rFonts w:ascii="Times New Roman" w:hAnsi="Times New Roman" w:cs="Times New Roman"/>
            <w:szCs w:val="24"/>
            <w:lang w:val="en-US"/>
          </w:rPr>
          <w:t>,</w:t>
        </w:r>
      </w:ins>
      <w:del w:id="1100" w:author="Jordon Beijing" w:date="2020-09-04T11:19:00Z">
        <w:r w:rsidRPr="00B179AD" w:rsidDel="00774DE5">
          <w:rPr>
            <w:rFonts w:ascii="Times New Roman" w:hAnsi="Times New Roman" w:cs="Times New Roman"/>
            <w:szCs w:val="24"/>
            <w:lang w:val="en-US"/>
            <w:rPrChange w:id="1101" w:author="Jordon Beijing" w:date="2020-09-04T10:54:00Z">
              <w:rPr>
                <w:rFonts w:ascii="Times" w:hAnsi="Times"/>
                <w:lang w:val="en-US"/>
              </w:rPr>
            </w:rPrChange>
          </w:rPr>
          <w:delText>;</w:delText>
        </w:r>
      </w:del>
      <w:r w:rsidRPr="00B179AD">
        <w:rPr>
          <w:rFonts w:ascii="Times New Roman" w:hAnsi="Times New Roman" w:cs="Times New Roman"/>
          <w:szCs w:val="24"/>
          <w:lang w:val="en-US"/>
          <w:rPrChange w:id="1102" w:author="Jordon Beijing" w:date="2020-09-04T10:54:00Z">
            <w:rPr>
              <w:rFonts w:ascii="Times" w:hAnsi="Times"/>
              <w:lang w:val="en-US"/>
            </w:rPr>
          </w:rPrChange>
        </w:rPr>
        <w:t xml:space="preserve"> but Isabella didn’t show up. So I called her, but she didn’t answer. I called her at least four times, but she didn’t answer. After 20 minutes, she called me.</w:t>
      </w:r>
    </w:p>
    <w:p w14:paraId="5BCBC24A" w14:textId="77777777" w:rsidR="00BD0715" w:rsidRPr="00B179AD" w:rsidRDefault="00BD0715" w:rsidP="00392C88">
      <w:pPr>
        <w:ind w:firstLine="420"/>
        <w:rPr>
          <w:rFonts w:ascii="Times New Roman" w:hAnsi="Times New Roman" w:cs="Times New Roman"/>
          <w:szCs w:val="24"/>
          <w:lang w:val="en-US"/>
          <w:rPrChange w:id="1103" w:author="Jordon Beijing" w:date="2020-09-04T10:54:00Z">
            <w:rPr>
              <w:rFonts w:ascii="Times" w:hAnsi="Times"/>
              <w:lang w:val="en-US"/>
            </w:rPr>
          </w:rPrChange>
        </w:rPr>
        <w:pPrChange w:id="1104" w:author="Jordon Beijing" w:date="2020-09-05T20:45:00Z">
          <w:pPr/>
        </w:pPrChange>
      </w:pPr>
      <w:r w:rsidRPr="00B179AD">
        <w:rPr>
          <w:rFonts w:ascii="Times New Roman" w:hAnsi="Times New Roman" w:cs="Times New Roman" w:hint="eastAsia"/>
          <w:szCs w:val="24"/>
          <w:lang w:val="en-US"/>
          <w:rPrChange w:id="1105" w:author="Jordon Beijing" w:date="2020-09-04T10:54:00Z">
            <w:rPr>
              <w:rFonts w:ascii="Times" w:hAnsi="Times" w:hint="eastAsia"/>
              <w:lang w:val="en-US"/>
            </w:rPr>
          </w:rPrChange>
        </w:rPr>
        <w:t>“</w:t>
      </w:r>
      <w:r w:rsidRPr="00B179AD">
        <w:rPr>
          <w:rFonts w:ascii="Times New Roman" w:hAnsi="Times New Roman" w:cs="Times New Roman"/>
          <w:szCs w:val="24"/>
          <w:lang w:val="en-US"/>
          <w:rPrChange w:id="1106" w:author="Jordon Beijing" w:date="2020-09-04T10:54:00Z">
            <w:rPr>
              <w:rFonts w:ascii="Times" w:hAnsi="Times"/>
              <w:lang w:val="en-US"/>
            </w:rPr>
          </w:rPrChange>
        </w:rPr>
        <w:t>Michelle,” she said. “I’m so sorry. I just saw you guys changed the time. But I was eating lunch. Please wait for me! I’ll be there quickly.”</w:t>
      </w:r>
    </w:p>
    <w:p w14:paraId="32E96507" w14:textId="0262F5D1" w:rsidR="00BD0715" w:rsidRPr="00B179AD" w:rsidRDefault="00BD0715" w:rsidP="00392C88">
      <w:pPr>
        <w:ind w:firstLine="420"/>
        <w:rPr>
          <w:rFonts w:ascii="Times New Roman" w:hAnsi="Times New Roman" w:cs="Times New Roman"/>
          <w:szCs w:val="24"/>
          <w:lang w:val="en-US"/>
          <w:rPrChange w:id="1107" w:author="Jordon Beijing" w:date="2020-09-04T10:54:00Z">
            <w:rPr>
              <w:rFonts w:ascii="Times" w:hAnsi="Times"/>
              <w:lang w:val="en-US"/>
            </w:rPr>
          </w:rPrChange>
        </w:rPr>
        <w:pPrChange w:id="1108" w:author="Jordon Beijing" w:date="2020-09-05T20:45:00Z">
          <w:pPr/>
        </w:pPrChange>
      </w:pPr>
      <w:r w:rsidRPr="00B179AD">
        <w:rPr>
          <w:rFonts w:ascii="Times New Roman" w:hAnsi="Times New Roman" w:cs="Times New Roman" w:hint="eastAsia"/>
          <w:szCs w:val="24"/>
          <w:lang w:val="en-US"/>
          <w:rPrChange w:id="1109" w:author="Jordon Beijing" w:date="2020-09-04T10:54:00Z">
            <w:rPr>
              <w:rFonts w:ascii="Times" w:hAnsi="Times" w:hint="eastAsia"/>
              <w:lang w:val="en-US"/>
            </w:rPr>
          </w:rPrChange>
        </w:rPr>
        <w:t>“</w:t>
      </w:r>
      <w:del w:id="1110" w:author="Jordon Beijing" w:date="2020-09-04T11:19:00Z">
        <w:r w:rsidRPr="00B179AD" w:rsidDel="00774DE5">
          <w:rPr>
            <w:rFonts w:ascii="Times New Roman" w:hAnsi="Times New Roman" w:cs="Times New Roman"/>
            <w:szCs w:val="24"/>
            <w:lang w:val="en-US"/>
            <w:rPrChange w:id="1111" w:author="Jordon Beijing" w:date="2020-09-04T10:54:00Z">
              <w:rPr>
                <w:rFonts w:ascii="Times" w:hAnsi="Times"/>
                <w:lang w:val="en-US"/>
              </w:rPr>
            </w:rPrChange>
          </w:rPr>
          <w:delText>Okay</w:delText>
        </w:r>
      </w:del>
      <w:ins w:id="1112" w:author="Jordon Beijing" w:date="2020-09-04T11:19:00Z">
        <w:r w:rsidR="00774DE5" w:rsidRPr="00B179AD">
          <w:rPr>
            <w:rFonts w:ascii="Times New Roman" w:hAnsi="Times New Roman" w:cs="Times New Roman"/>
            <w:szCs w:val="24"/>
            <w:lang w:val="en-US"/>
            <w:rPrChange w:id="1113" w:author="Jordon Beijing" w:date="2020-09-04T10:54:00Z">
              <w:rPr>
                <w:rFonts w:ascii="Times" w:hAnsi="Times"/>
                <w:lang w:val="en-US"/>
              </w:rPr>
            </w:rPrChange>
          </w:rPr>
          <w:t>O</w:t>
        </w:r>
        <w:r w:rsidR="00774DE5">
          <w:rPr>
            <w:rFonts w:ascii="Times New Roman" w:hAnsi="Times New Roman" w:cs="Times New Roman"/>
            <w:szCs w:val="24"/>
            <w:lang w:val="en-US"/>
          </w:rPr>
          <w:t>K</w:t>
        </w:r>
      </w:ins>
      <w:r w:rsidRPr="00B179AD">
        <w:rPr>
          <w:rFonts w:ascii="Times New Roman" w:hAnsi="Times New Roman" w:cs="Times New Roman"/>
          <w:szCs w:val="24"/>
          <w:lang w:val="en-US"/>
          <w:rPrChange w:id="1114" w:author="Jordon Beijing" w:date="2020-09-04T10:54:00Z">
            <w:rPr>
              <w:rFonts w:ascii="Times" w:hAnsi="Times"/>
              <w:lang w:val="en-US"/>
            </w:rPr>
          </w:rPrChange>
        </w:rPr>
        <w:t xml:space="preserve">! I’ll wait for you!” I quickly whispered to her.” Please be fast!” </w:t>
      </w:r>
    </w:p>
    <w:p w14:paraId="3ED596B5" w14:textId="2C25545A" w:rsidR="00BD0715" w:rsidRPr="00B179AD" w:rsidRDefault="00BD0715" w:rsidP="00392C88">
      <w:pPr>
        <w:ind w:firstLine="420"/>
        <w:rPr>
          <w:rFonts w:ascii="Times New Roman" w:hAnsi="Times New Roman" w:cs="Times New Roman"/>
          <w:szCs w:val="24"/>
          <w:lang w:val="en-US"/>
          <w:rPrChange w:id="1115" w:author="Jordon Beijing" w:date="2020-09-04T10:54:00Z">
            <w:rPr>
              <w:rFonts w:ascii="Times" w:hAnsi="Times"/>
              <w:lang w:val="en-US"/>
            </w:rPr>
          </w:rPrChange>
        </w:rPr>
        <w:pPrChange w:id="1116" w:author="Jordon Beijing" w:date="2020-09-05T20:45:00Z">
          <w:pPr/>
        </w:pPrChange>
      </w:pPr>
      <w:r w:rsidRPr="00B179AD">
        <w:rPr>
          <w:rFonts w:ascii="Times New Roman" w:hAnsi="Times New Roman" w:cs="Times New Roman"/>
          <w:szCs w:val="24"/>
          <w:lang w:val="en-US"/>
          <w:rPrChange w:id="1117" w:author="Jordon Beijing" w:date="2020-09-04T10:54:00Z">
            <w:rPr>
              <w:rFonts w:ascii="Times" w:hAnsi="Times"/>
              <w:lang w:val="en-US"/>
            </w:rPr>
          </w:rPrChange>
        </w:rPr>
        <w:t xml:space="preserve">After 15 </w:t>
      </w:r>
      <w:del w:id="1118" w:author="Jordon Beijing" w:date="2020-09-04T11:23:00Z">
        <w:r w:rsidRPr="00B179AD" w:rsidDel="00774DE5">
          <w:rPr>
            <w:rFonts w:ascii="Times New Roman" w:hAnsi="Times New Roman" w:cs="Times New Roman"/>
            <w:szCs w:val="24"/>
            <w:lang w:val="en-US"/>
            <w:rPrChange w:id="1119" w:author="Jordon Beijing" w:date="2020-09-04T10:54:00Z">
              <w:rPr>
                <w:rFonts w:ascii="Times" w:hAnsi="Times"/>
                <w:lang w:val="en-US"/>
              </w:rPr>
            </w:rPrChange>
          </w:rPr>
          <w:delText xml:space="preserve">minuet </w:delText>
        </w:r>
      </w:del>
      <w:ins w:id="1120" w:author="Jordon Beijing" w:date="2020-09-04T11:23:00Z">
        <w:r w:rsidR="00774DE5">
          <w:rPr>
            <w:rFonts w:ascii="Times New Roman" w:hAnsi="Times New Roman" w:cs="Times New Roman"/>
            <w:szCs w:val="24"/>
            <w:lang w:val="en-US"/>
          </w:rPr>
          <w:t>minutes</w:t>
        </w:r>
        <w:r w:rsidR="00774DE5" w:rsidRPr="00B179AD">
          <w:rPr>
            <w:rFonts w:ascii="Times New Roman" w:hAnsi="Times New Roman" w:cs="Times New Roman"/>
            <w:szCs w:val="24"/>
            <w:lang w:val="en-US"/>
            <w:rPrChange w:id="1121" w:author="Jordon Beijing" w:date="2020-09-04T10:54:00Z">
              <w:rPr>
                <w:rFonts w:ascii="Times" w:hAnsi="Times"/>
                <w:lang w:val="en-US"/>
              </w:rPr>
            </w:rPrChange>
          </w:rPr>
          <w:t xml:space="preserve"> </w:t>
        </w:r>
      </w:ins>
      <w:r w:rsidRPr="00B179AD">
        <w:rPr>
          <w:rFonts w:ascii="Times New Roman" w:hAnsi="Times New Roman" w:cs="Times New Roman"/>
          <w:szCs w:val="24"/>
          <w:lang w:val="en-US"/>
          <w:rPrChange w:id="1122" w:author="Jordon Beijing" w:date="2020-09-04T10:54:00Z">
            <w:rPr>
              <w:rFonts w:ascii="Times" w:hAnsi="Times"/>
              <w:lang w:val="en-US"/>
            </w:rPr>
          </w:rPrChange>
        </w:rPr>
        <w:t>she called me again</w:t>
      </w:r>
      <w:ins w:id="1123" w:author="Jordon Beijing" w:date="2020-09-04T11:23:00Z">
        <w:r w:rsidR="00774DE5">
          <w:rPr>
            <w:rFonts w:ascii="Times New Roman" w:hAnsi="Times New Roman" w:cs="Times New Roman"/>
            <w:szCs w:val="24"/>
            <w:lang w:val="en-US"/>
          </w:rPr>
          <w:t>.</w:t>
        </w:r>
      </w:ins>
      <w:del w:id="1124" w:author="Jordon Beijing" w:date="2020-09-04T11:22:00Z">
        <w:r w:rsidRPr="00B179AD" w:rsidDel="00774DE5">
          <w:rPr>
            <w:rFonts w:ascii="Times New Roman" w:hAnsi="Times New Roman" w:cs="Times New Roman"/>
            <w:szCs w:val="24"/>
            <w:lang w:val="en-US"/>
            <w:rPrChange w:id="1125" w:author="Jordon Beijing" w:date="2020-09-04T10:54:00Z">
              <w:rPr>
                <w:rFonts w:ascii="Times" w:hAnsi="Times"/>
                <w:lang w:val="en-US"/>
              </w:rPr>
            </w:rPrChange>
          </w:rPr>
          <w:delText>,</w:delText>
        </w:r>
      </w:del>
    </w:p>
    <w:p w14:paraId="23037D70" w14:textId="2F21DAE9" w:rsidR="00BD0715" w:rsidRPr="00B179AD" w:rsidRDefault="00BD0715" w:rsidP="00392C88">
      <w:pPr>
        <w:ind w:firstLine="420"/>
        <w:rPr>
          <w:rFonts w:ascii="Times New Roman" w:hAnsi="Times New Roman" w:cs="Times New Roman"/>
          <w:szCs w:val="24"/>
          <w:lang w:val="en-US"/>
          <w:rPrChange w:id="1126" w:author="Jordon Beijing" w:date="2020-09-04T10:54:00Z">
            <w:rPr>
              <w:rFonts w:ascii="Times" w:hAnsi="Times"/>
              <w:lang w:val="en-US"/>
            </w:rPr>
          </w:rPrChange>
        </w:rPr>
        <w:pPrChange w:id="1127" w:author="Jordon Beijing" w:date="2020-09-05T20:45:00Z">
          <w:pPr/>
        </w:pPrChange>
      </w:pPr>
      <w:r w:rsidRPr="00B179AD">
        <w:rPr>
          <w:rFonts w:ascii="Times New Roman" w:hAnsi="Times New Roman" w:cs="Times New Roman" w:hint="eastAsia"/>
          <w:szCs w:val="24"/>
          <w:lang w:val="en-US"/>
          <w:rPrChange w:id="1128" w:author="Jordon Beijing" w:date="2020-09-04T10:54:00Z">
            <w:rPr>
              <w:rFonts w:ascii="Times" w:hAnsi="Times" w:hint="eastAsia"/>
              <w:lang w:val="en-US"/>
            </w:rPr>
          </w:rPrChange>
        </w:rPr>
        <w:t>“</w:t>
      </w:r>
      <w:r w:rsidRPr="00B179AD">
        <w:rPr>
          <w:rFonts w:ascii="Times New Roman" w:hAnsi="Times New Roman" w:cs="Times New Roman"/>
          <w:szCs w:val="24"/>
          <w:lang w:val="en-US"/>
          <w:rPrChange w:id="1129" w:author="Jordon Beijing" w:date="2020-09-04T10:54:00Z">
            <w:rPr>
              <w:rFonts w:ascii="Times" w:hAnsi="Times"/>
              <w:lang w:val="en-US"/>
            </w:rPr>
          </w:rPrChange>
        </w:rPr>
        <w:t>I’m here! Where are you?” she asked</w:t>
      </w:r>
      <w:ins w:id="1130" w:author="Jordon Beijing" w:date="2020-09-04T11:23:00Z">
        <w:r w:rsidR="00774DE5">
          <w:rPr>
            <w:rFonts w:ascii="Times New Roman" w:hAnsi="Times New Roman" w:cs="Times New Roman"/>
            <w:szCs w:val="24"/>
            <w:lang w:val="en-US"/>
          </w:rPr>
          <w:t>.</w:t>
        </w:r>
      </w:ins>
      <w:del w:id="1131" w:author="Jordon Beijing" w:date="2020-09-04T11:23:00Z">
        <w:r w:rsidRPr="00B179AD" w:rsidDel="00774DE5">
          <w:rPr>
            <w:rFonts w:ascii="Times New Roman" w:hAnsi="Times New Roman" w:cs="Times New Roman"/>
            <w:szCs w:val="24"/>
            <w:lang w:val="en-US"/>
            <w:rPrChange w:id="1132" w:author="Jordon Beijing" w:date="2020-09-04T10:54:00Z">
              <w:rPr>
                <w:rFonts w:ascii="Times" w:hAnsi="Times"/>
                <w:lang w:val="en-US"/>
              </w:rPr>
            </w:rPrChange>
          </w:rPr>
          <w:delText>,</w:delText>
        </w:r>
      </w:del>
    </w:p>
    <w:p w14:paraId="57F009CD" w14:textId="77777777" w:rsidR="00BD0715" w:rsidRPr="00B179AD" w:rsidRDefault="00BD0715" w:rsidP="00392C88">
      <w:pPr>
        <w:ind w:firstLine="420"/>
        <w:rPr>
          <w:rFonts w:ascii="Times New Roman" w:hAnsi="Times New Roman" w:cs="Times New Roman"/>
          <w:szCs w:val="24"/>
          <w:lang w:val="en-US"/>
          <w:rPrChange w:id="1133" w:author="Jordon Beijing" w:date="2020-09-04T10:54:00Z">
            <w:rPr>
              <w:rFonts w:ascii="Times" w:hAnsi="Times"/>
              <w:lang w:val="en-US"/>
            </w:rPr>
          </w:rPrChange>
        </w:rPr>
        <w:pPrChange w:id="1134" w:author="Jordon Beijing" w:date="2020-09-05T20:45:00Z">
          <w:pPr/>
        </w:pPrChange>
      </w:pPr>
      <w:r w:rsidRPr="00B179AD">
        <w:rPr>
          <w:rFonts w:ascii="Times New Roman" w:hAnsi="Times New Roman" w:cs="Times New Roman" w:hint="eastAsia"/>
          <w:szCs w:val="24"/>
          <w:lang w:val="en-US"/>
          <w:rPrChange w:id="1135" w:author="Jordon Beijing" w:date="2020-09-04T10:54:00Z">
            <w:rPr>
              <w:rFonts w:ascii="Times" w:hAnsi="Times" w:hint="eastAsia"/>
              <w:lang w:val="en-US"/>
            </w:rPr>
          </w:rPrChange>
        </w:rPr>
        <w:t>“</w:t>
      </w:r>
      <w:r w:rsidRPr="00B179AD">
        <w:rPr>
          <w:rFonts w:ascii="Times New Roman" w:hAnsi="Times New Roman" w:cs="Times New Roman"/>
          <w:szCs w:val="24"/>
          <w:lang w:val="en-US"/>
          <w:rPrChange w:id="1136" w:author="Jordon Beijing" w:date="2020-09-04T10:54:00Z">
            <w:rPr>
              <w:rFonts w:ascii="Times" w:hAnsi="Times"/>
              <w:lang w:val="en-US"/>
            </w:rPr>
          </w:rPrChange>
        </w:rPr>
        <w:t>Hi! I’m her! Come,” I shouted to her.</w:t>
      </w:r>
    </w:p>
    <w:p w14:paraId="2EB4EEB1" w14:textId="64457065" w:rsidR="00BD0715" w:rsidRPr="00B179AD" w:rsidRDefault="00BD0715" w:rsidP="00392C88">
      <w:pPr>
        <w:ind w:firstLine="420"/>
        <w:rPr>
          <w:rFonts w:ascii="Times New Roman" w:hAnsi="Times New Roman" w:cs="Times New Roman"/>
          <w:szCs w:val="24"/>
          <w:lang w:val="en-US"/>
          <w:rPrChange w:id="1137" w:author="Jordon Beijing" w:date="2020-09-04T10:54:00Z">
            <w:rPr>
              <w:rFonts w:ascii="Times" w:hAnsi="Times"/>
              <w:lang w:val="en-US"/>
            </w:rPr>
          </w:rPrChange>
        </w:rPr>
        <w:pPrChange w:id="1138" w:author="Jordon Beijing" w:date="2020-09-05T20:45:00Z">
          <w:pPr/>
        </w:pPrChange>
      </w:pPr>
      <w:r w:rsidRPr="00B179AD">
        <w:rPr>
          <w:rFonts w:ascii="Times New Roman" w:hAnsi="Times New Roman" w:cs="Times New Roman"/>
          <w:szCs w:val="24"/>
          <w:lang w:val="en-US"/>
          <w:rPrChange w:id="1139" w:author="Jordon Beijing" w:date="2020-09-04T10:54:00Z">
            <w:rPr>
              <w:rFonts w:ascii="Times" w:hAnsi="Times"/>
              <w:lang w:val="en-US"/>
            </w:rPr>
          </w:rPrChange>
        </w:rPr>
        <w:t xml:space="preserve">She finally came, but I had waited for her </w:t>
      </w:r>
      <w:ins w:id="1140" w:author="Jordon Beijing" w:date="2020-09-04T11:23:00Z">
        <w:r w:rsidR="00774DE5">
          <w:rPr>
            <w:rFonts w:ascii="Times New Roman" w:hAnsi="Times New Roman" w:cs="Times New Roman"/>
            <w:szCs w:val="24"/>
            <w:lang w:val="en-US"/>
          </w:rPr>
          <w:t xml:space="preserve">for </w:t>
        </w:r>
      </w:ins>
      <w:r w:rsidRPr="00B179AD">
        <w:rPr>
          <w:rFonts w:ascii="Times New Roman" w:hAnsi="Times New Roman" w:cs="Times New Roman"/>
          <w:szCs w:val="24"/>
          <w:lang w:val="en-US"/>
          <w:rPrChange w:id="1141" w:author="Jordon Beijing" w:date="2020-09-04T10:54:00Z">
            <w:rPr>
              <w:rFonts w:ascii="Times" w:hAnsi="Times"/>
              <w:lang w:val="en-US"/>
            </w:rPr>
          </w:rPrChange>
        </w:rPr>
        <w:t>at least half an hour</w:t>
      </w:r>
      <w:ins w:id="1142" w:author="Jordon Beijing" w:date="2020-09-04T11:23:00Z">
        <w:r w:rsidR="00774DE5">
          <w:rPr>
            <w:rFonts w:ascii="Times New Roman" w:hAnsi="Times New Roman" w:cs="Times New Roman"/>
            <w:szCs w:val="24"/>
            <w:lang w:val="en-US"/>
          </w:rPr>
          <w:t>.</w:t>
        </w:r>
      </w:ins>
      <w:del w:id="1143" w:author="Jordon Beijing" w:date="2020-09-04T11:23:00Z">
        <w:r w:rsidRPr="00B179AD" w:rsidDel="00774DE5">
          <w:rPr>
            <w:rFonts w:ascii="Times New Roman" w:hAnsi="Times New Roman" w:cs="Times New Roman"/>
            <w:szCs w:val="24"/>
            <w:lang w:val="en-US"/>
            <w:rPrChange w:id="1144" w:author="Jordon Beijing" w:date="2020-09-04T10:54:00Z">
              <w:rPr>
                <w:rFonts w:ascii="Times" w:hAnsi="Times"/>
                <w:lang w:val="en-US"/>
              </w:rPr>
            </w:rPrChange>
          </w:rPr>
          <w:delText>,</w:delText>
        </w:r>
      </w:del>
      <w:r w:rsidRPr="00B179AD">
        <w:rPr>
          <w:rFonts w:ascii="Times New Roman" w:hAnsi="Times New Roman" w:cs="Times New Roman"/>
          <w:szCs w:val="24"/>
          <w:lang w:val="en-US"/>
          <w:rPrChange w:id="1145" w:author="Jordon Beijing" w:date="2020-09-04T10:54:00Z">
            <w:rPr>
              <w:rFonts w:ascii="Times" w:hAnsi="Times"/>
              <w:lang w:val="en-US"/>
            </w:rPr>
          </w:rPrChange>
        </w:rPr>
        <w:t xml:space="preserve"> Candy and Grace were also waiting for her</w:t>
      </w:r>
      <w:ins w:id="1146" w:author="Jordon Beijing" w:date="2020-09-04T11:23:00Z">
        <w:r w:rsidR="00774DE5">
          <w:rPr>
            <w:rFonts w:ascii="Times New Roman" w:hAnsi="Times New Roman" w:cs="Times New Roman"/>
            <w:szCs w:val="24"/>
            <w:lang w:val="en-US"/>
          </w:rPr>
          <w:t>,</w:t>
        </w:r>
      </w:ins>
      <w:r w:rsidRPr="00B179AD">
        <w:rPr>
          <w:rFonts w:ascii="Times New Roman" w:hAnsi="Times New Roman" w:cs="Times New Roman"/>
          <w:szCs w:val="24"/>
          <w:lang w:val="en-US"/>
          <w:rPrChange w:id="1147" w:author="Jordon Beijing" w:date="2020-09-04T10:54:00Z">
            <w:rPr>
              <w:rFonts w:ascii="Times" w:hAnsi="Times"/>
              <w:lang w:val="en-US"/>
            </w:rPr>
          </w:rPrChange>
        </w:rPr>
        <w:t xml:space="preserve"> too.</w:t>
      </w:r>
      <w:del w:id="1148" w:author="Jordon Beijing" w:date="2020-09-04T11:23:00Z">
        <w:r w:rsidRPr="00B179AD" w:rsidDel="00774DE5">
          <w:rPr>
            <w:rFonts w:ascii="Times New Roman" w:hAnsi="Times New Roman" w:cs="Times New Roman"/>
            <w:szCs w:val="24"/>
            <w:lang w:val="en-US"/>
            <w:rPrChange w:id="1149" w:author="Jordon Beijing" w:date="2020-09-04T10:54:00Z">
              <w:rPr>
                <w:rFonts w:ascii="Times" w:hAnsi="Times"/>
                <w:lang w:val="en-US"/>
              </w:rPr>
            </w:rPrChange>
          </w:rPr>
          <w:delText xml:space="preserve"> </w:delText>
        </w:r>
      </w:del>
    </w:p>
    <w:p w14:paraId="6E35C162" w14:textId="7B3F0C74" w:rsidR="00BD0715" w:rsidRPr="00B179AD" w:rsidRDefault="00BD0715" w:rsidP="00392C88">
      <w:pPr>
        <w:ind w:firstLine="420"/>
        <w:rPr>
          <w:rFonts w:ascii="Times New Roman" w:hAnsi="Times New Roman" w:cs="Times New Roman"/>
          <w:szCs w:val="24"/>
          <w:lang w:val="en-US"/>
          <w:rPrChange w:id="1150" w:author="Jordon Beijing" w:date="2020-09-04T10:54:00Z">
            <w:rPr>
              <w:rFonts w:ascii="Times" w:hAnsi="Times"/>
              <w:lang w:val="en-US"/>
            </w:rPr>
          </w:rPrChange>
        </w:rPr>
        <w:pPrChange w:id="1151" w:author="Jordon Beijing" w:date="2020-09-05T20:45:00Z">
          <w:pPr/>
        </w:pPrChange>
      </w:pPr>
      <w:r w:rsidRPr="00B179AD">
        <w:rPr>
          <w:rFonts w:ascii="Times New Roman" w:hAnsi="Times New Roman" w:cs="Times New Roman"/>
          <w:szCs w:val="24"/>
          <w:lang w:val="en-US"/>
          <w:rPrChange w:id="1152" w:author="Jordon Beijing" w:date="2020-09-04T10:54:00Z">
            <w:rPr>
              <w:rFonts w:ascii="Times" w:hAnsi="Times"/>
              <w:lang w:val="en-US"/>
            </w:rPr>
          </w:rPrChange>
        </w:rPr>
        <w:t xml:space="preserve">We quickly arrived </w:t>
      </w:r>
      <w:ins w:id="1153" w:author="Jordon Beijing" w:date="2020-09-04T11:23:00Z">
        <w:r w:rsidR="00774DE5">
          <w:rPr>
            <w:rFonts w:ascii="Times New Roman" w:hAnsi="Times New Roman" w:cs="Times New Roman"/>
            <w:szCs w:val="24"/>
            <w:lang w:val="en-US"/>
          </w:rPr>
          <w:t xml:space="preserve">at </w:t>
        </w:r>
      </w:ins>
      <w:r w:rsidRPr="00B179AD">
        <w:rPr>
          <w:rFonts w:ascii="Times New Roman" w:hAnsi="Times New Roman" w:cs="Times New Roman"/>
          <w:szCs w:val="24"/>
          <w:lang w:val="en-US"/>
          <w:rPrChange w:id="1154" w:author="Jordon Beijing" w:date="2020-09-04T10:54:00Z">
            <w:rPr>
              <w:rFonts w:ascii="Times" w:hAnsi="Times"/>
              <w:lang w:val="en-US"/>
            </w:rPr>
          </w:rPrChange>
        </w:rPr>
        <w:t xml:space="preserve">the subway station beside Candy’s house and met them. We </w:t>
      </w:r>
      <w:del w:id="1155" w:author="Jordon Beijing" w:date="2020-09-04T11:23:00Z">
        <w:r w:rsidRPr="00B179AD" w:rsidDel="00774DE5">
          <w:rPr>
            <w:rFonts w:ascii="Times New Roman" w:hAnsi="Times New Roman" w:cs="Times New Roman"/>
            <w:szCs w:val="24"/>
            <w:lang w:val="en-US"/>
            <w:rPrChange w:id="1156" w:author="Jordon Beijing" w:date="2020-09-04T10:54:00Z">
              <w:rPr>
                <w:rFonts w:ascii="Times" w:hAnsi="Times"/>
                <w:lang w:val="en-US"/>
              </w:rPr>
            </w:rPrChange>
          </w:rPr>
          <w:delText xml:space="preserve">also </w:delText>
        </w:r>
      </w:del>
      <w:ins w:id="1157" w:author="Jordon Beijing" w:date="2020-09-04T11:23:00Z">
        <w:r w:rsidR="00774DE5">
          <w:rPr>
            <w:rFonts w:ascii="Times New Roman" w:hAnsi="Times New Roman" w:cs="Times New Roman"/>
            <w:szCs w:val="24"/>
            <w:lang w:val="en-US"/>
          </w:rPr>
          <w:t>then</w:t>
        </w:r>
        <w:r w:rsidR="00774DE5" w:rsidRPr="00B179AD">
          <w:rPr>
            <w:rFonts w:ascii="Times New Roman" w:hAnsi="Times New Roman" w:cs="Times New Roman"/>
            <w:szCs w:val="24"/>
            <w:lang w:val="en-US"/>
            <w:rPrChange w:id="1158" w:author="Jordon Beijing" w:date="2020-09-04T10:54:00Z">
              <w:rPr>
                <w:rFonts w:ascii="Times" w:hAnsi="Times"/>
                <w:lang w:val="en-US"/>
              </w:rPr>
            </w:rPrChange>
          </w:rPr>
          <w:t xml:space="preserve"> </w:t>
        </w:r>
      </w:ins>
      <w:del w:id="1159" w:author="Jordon Beijing" w:date="2020-09-04T11:24:00Z">
        <w:r w:rsidRPr="00B179AD" w:rsidDel="00774DE5">
          <w:rPr>
            <w:rFonts w:ascii="Times New Roman" w:hAnsi="Times New Roman" w:cs="Times New Roman"/>
            <w:szCs w:val="24"/>
            <w:lang w:val="en-US"/>
            <w:rPrChange w:id="1160" w:author="Jordon Beijing" w:date="2020-09-04T10:54:00Z">
              <w:rPr>
                <w:rFonts w:ascii="Times" w:hAnsi="Times"/>
                <w:lang w:val="en-US"/>
              </w:rPr>
            </w:rPrChange>
          </w:rPr>
          <w:delText xml:space="preserve">used </w:delText>
        </w:r>
      </w:del>
      <w:ins w:id="1161" w:author="Jordon Beijing" w:date="2020-09-04T11:24:00Z">
        <w:r w:rsidR="00774DE5">
          <w:rPr>
            <w:rFonts w:ascii="Times New Roman" w:hAnsi="Times New Roman" w:cs="Times New Roman"/>
            <w:szCs w:val="24"/>
            <w:lang w:val="en-US"/>
          </w:rPr>
          <w:t>spent</w:t>
        </w:r>
        <w:r w:rsidR="00774DE5" w:rsidRPr="00B179AD">
          <w:rPr>
            <w:rFonts w:ascii="Times New Roman" w:hAnsi="Times New Roman" w:cs="Times New Roman"/>
            <w:szCs w:val="24"/>
            <w:lang w:val="en-US"/>
            <w:rPrChange w:id="1162" w:author="Jordon Beijing" w:date="2020-09-04T10:54:00Z">
              <w:rPr>
                <w:rFonts w:ascii="Times" w:hAnsi="Times"/>
                <w:lang w:val="en-US"/>
              </w:rPr>
            </w:rPrChange>
          </w:rPr>
          <w:t xml:space="preserve"> </w:t>
        </w:r>
      </w:ins>
      <w:r w:rsidRPr="00B179AD">
        <w:rPr>
          <w:rFonts w:ascii="Times New Roman" w:hAnsi="Times New Roman" w:cs="Times New Roman"/>
          <w:szCs w:val="24"/>
          <w:lang w:val="en-US"/>
          <w:rPrChange w:id="1163" w:author="Jordon Beijing" w:date="2020-09-04T10:54:00Z">
            <w:rPr>
              <w:rFonts w:ascii="Times" w:hAnsi="Times"/>
              <w:lang w:val="en-US"/>
            </w:rPr>
          </w:rPrChange>
        </w:rPr>
        <w:t>one hour to get South Luogu Lane. After we arrived, we found out we need</w:t>
      </w:r>
      <w:ins w:id="1164" w:author="Jordon Beijing" w:date="2020-09-04T11:24:00Z">
        <w:r w:rsidR="00774DE5">
          <w:rPr>
            <w:rFonts w:ascii="Times New Roman" w:hAnsi="Times New Roman" w:cs="Times New Roman"/>
            <w:szCs w:val="24"/>
            <w:lang w:val="en-US"/>
          </w:rPr>
          <w:t>ed</w:t>
        </w:r>
      </w:ins>
      <w:r w:rsidRPr="00B179AD">
        <w:rPr>
          <w:rFonts w:ascii="Times New Roman" w:hAnsi="Times New Roman" w:cs="Times New Roman"/>
          <w:szCs w:val="24"/>
          <w:lang w:val="en-US"/>
          <w:rPrChange w:id="1165" w:author="Jordon Beijing" w:date="2020-09-04T10:54:00Z">
            <w:rPr>
              <w:rFonts w:ascii="Times" w:hAnsi="Times"/>
              <w:lang w:val="en-US"/>
            </w:rPr>
          </w:rPrChange>
        </w:rPr>
        <w:t xml:space="preserve"> to have IDs to get in. My two friends and I all had our IDs, but Isabella didn’t have hers, so she called her mom and asked her to send her a picture of her ID.</w:t>
      </w:r>
    </w:p>
    <w:p w14:paraId="1F48B893" w14:textId="75FFD641" w:rsidR="00BD0715" w:rsidRPr="00B179AD" w:rsidDel="00774DE5" w:rsidRDefault="00BD0715" w:rsidP="00392C88">
      <w:pPr>
        <w:ind w:firstLine="420"/>
        <w:rPr>
          <w:del w:id="1166" w:author="Jordon Beijing" w:date="2020-09-04T11:24:00Z"/>
          <w:rFonts w:ascii="Times New Roman" w:hAnsi="Times New Roman" w:cs="Times New Roman"/>
          <w:szCs w:val="24"/>
          <w:lang w:val="en-US"/>
          <w:rPrChange w:id="1167" w:author="Jordon Beijing" w:date="2020-09-04T10:54:00Z">
            <w:rPr>
              <w:del w:id="1168" w:author="Jordon Beijing" w:date="2020-09-04T11:24:00Z"/>
              <w:rFonts w:ascii="Times" w:hAnsi="Times"/>
              <w:lang w:val="en-US"/>
            </w:rPr>
          </w:rPrChange>
        </w:rPr>
        <w:pPrChange w:id="1169" w:author="Jordon Beijing" w:date="2020-09-05T20:45:00Z">
          <w:pPr/>
        </w:pPrChange>
      </w:pPr>
      <w:r w:rsidRPr="00B179AD">
        <w:rPr>
          <w:rFonts w:ascii="Times New Roman" w:hAnsi="Times New Roman" w:cs="Times New Roman"/>
          <w:szCs w:val="24"/>
          <w:lang w:val="en-US"/>
          <w:rPrChange w:id="1170" w:author="Jordon Beijing" w:date="2020-09-04T10:54:00Z">
            <w:rPr>
              <w:rFonts w:ascii="Times" w:hAnsi="Times"/>
              <w:lang w:val="en-US"/>
            </w:rPr>
          </w:rPrChange>
        </w:rPr>
        <w:t>The day was hot, everybody was sweating</w:t>
      </w:r>
      <w:del w:id="1171" w:author="Jordon Beijing" w:date="2020-09-04T11:24:00Z">
        <w:r w:rsidRPr="00B179AD" w:rsidDel="00774DE5">
          <w:rPr>
            <w:rFonts w:ascii="Times New Roman" w:hAnsi="Times New Roman" w:cs="Times New Roman"/>
            <w:szCs w:val="24"/>
            <w:lang w:val="en-US"/>
            <w:rPrChange w:id="1172" w:author="Jordon Beijing" w:date="2020-09-04T10:54:00Z">
              <w:rPr>
                <w:rFonts w:ascii="Times" w:hAnsi="Times"/>
                <w:lang w:val="en-US"/>
              </w:rPr>
            </w:rPrChange>
          </w:rPr>
          <w:delText>,</w:delText>
        </w:r>
      </w:del>
      <w:r w:rsidRPr="00B179AD">
        <w:rPr>
          <w:rFonts w:ascii="Times New Roman" w:hAnsi="Times New Roman" w:cs="Times New Roman"/>
          <w:szCs w:val="24"/>
          <w:lang w:val="en-US"/>
          <w:rPrChange w:id="1173" w:author="Jordon Beijing" w:date="2020-09-04T10:54:00Z">
            <w:rPr>
              <w:rFonts w:ascii="Times" w:hAnsi="Times"/>
              <w:lang w:val="en-US"/>
            </w:rPr>
          </w:rPrChange>
        </w:rPr>
        <w:t xml:space="preserve"> and we had to show our IDs to get in. But my classmate Isabella forgot to bring her ID. We were impatient of waiting. Everybody was waiting for her. The clouds moved slowly because there was no wind. Every person who sells fans came to bother us. The cicadas on the trees were buzzing, </w:t>
      </w:r>
      <w:del w:id="1174" w:author="Jordon Beijing" w:date="2020-09-04T11:27:00Z">
        <w:r w:rsidRPr="00B179AD" w:rsidDel="006A6D60">
          <w:rPr>
            <w:rFonts w:ascii="Times New Roman" w:hAnsi="Times New Roman" w:cs="Times New Roman"/>
            <w:szCs w:val="24"/>
            <w:lang w:val="en-US"/>
            <w:rPrChange w:id="1175" w:author="Jordon Beijing" w:date="2020-09-04T10:54:00Z">
              <w:rPr>
                <w:rFonts w:ascii="Times" w:hAnsi="Times"/>
                <w:lang w:val="en-US"/>
              </w:rPr>
            </w:rPrChange>
          </w:rPr>
          <w:delText>peddler</w:delText>
        </w:r>
      </w:del>
      <w:ins w:id="1176" w:author="Jordon Beijing" w:date="2020-09-04T11:27:00Z">
        <w:r w:rsidR="006A6D60" w:rsidRPr="00B179AD">
          <w:rPr>
            <w:rFonts w:ascii="Times New Roman" w:hAnsi="Times New Roman" w:cs="Times New Roman"/>
            <w:szCs w:val="24"/>
            <w:lang w:val="en-US"/>
          </w:rPr>
          <w:t>peddler</w:t>
        </w:r>
        <w:r w:rsidR="006A6D60">
          <w:rPr>
            <w:rFonts w:ascii="Times New Roman" w:hAnsi="Times New Roman" w:cs="Times New Roman"/>
            <w:szCs w:val="24"/>
            <w:lang w:val="en-US"/>
          </w:rPr>
          <w:t>s</w:t>
        </w:r>
      </w:ins>
      <w:r w:rsidRPr="00B179AD">
        <w:rPr>
          <w:rFonts w:ascii="Times New Roman" w:hAnsi="Times New Roman" w:cs="Times New Roman"/>
          <w:szCs w:val="24"/>
          <w:lang w:val="en-US"/>
          <w:rPrChange w:id="1177" w:author="Jordon Beijing" w:date="2020-09-04T10:54:00Z">
            <w:rPr>
              <w:rFonts w:ascii="Times" w:hAnsi="Times"/>
              <w:lang w:val="en-US"/>
            </w:rPr>
          </w:rPrChange>
        </w:rPr>
        <w:t xml:space="preserve"> were yelling. We all feel thirsty, but we still couldn’t get in.</w:t>
      </w:r>
      <w:ins w:id="1178" w:author="Jordon Beijing" w:date="2020-09-04T11:24:00Z">
        <w:r w:rsidR="00774DE5">
          <w:rPr>
            <w:rFonts w:ascii="Times New Roman" w:hAnsi="Times New Roman" w:cs="Times New Roman"/>
            <w:szCs w:val="24"/>
            <w:lang w:val="en-US"/>
          </w:rPr>
          <w:t xml:space="preserve"> </w:t>
        </w:r>
      </w:ins>
    </w:p>
    <w:p w14:paraId="43DDAF80" w14:textId="58F61902" w:rsidR="00BD0715" w:rsidRPr="00B179AD" w:rsidRDefault="00BD0715" w:rsidP="00392C88">
      <w:pPr>
        <w:ind w:firstLine="420"/>
        <w:rPr>
          <w:rFonts w:ascii="Times New Roman" w:hAnsi="Times New Roman" w:cs="Times New Roman"/>
          <w:szCs w:val="24"/>
          <w:lang w:val="en-US"/>
          <w:rPrChange w:id="1179" w:author="Jordon Beijing" w:date="2020-09-04T10:54:00Z">
            <w:rPr>
              <w:rFonts w:ascii="Times" w:hAnsi="Times"/>
              <w:lang w:val="en-US"/>
            </w:rPr>
          </w:rPrChange>
        </w:rPr>
        <w:pPrChange w:id="1180" w:author="Jordon Beijing" w:date="2020-09-05T20:45:00Z">
          <w:pPr/>
        </w:pPrChange>
      </w:pPr>
      <w:r w:rsidRPr="00B179AD">
        <w:rPr>
          <w:rFonts w:ascii="Times New Roman" w:hAnsi="Times New Roman" w:cs="Times New Roman"/>
          <w:szCs w:val="24"/>
          <w:lang w:val="en-US"/>
          <w:rPrChange w:id="1181" w:author="Jordon Beijing" w:date="2020-09-04T10:54:00Z">
            <w:rPr>
              <w:rFonts w:ascii="Times" w:hAnsi="Times"/>
              <w:lang w:val="en-US"/>
            </w:rPr>
          </w:rPrChange>
        </w:rPr>
        <w:t>Finally, her mom sent her a picture of her ID. We all showed our IDs and finally got in</w:t>
      </w:r>
      <w:ins w:id="1182" w:author="Jordon Beijing" w:date="2020-09-04T11:18:00Z">
        <w:r w:rsidR="00774DE5">
          <w:rPr>
            <w:rFonts w:ascii="Times New Roman" w:hAnsi="Times New Roman" w:cs="Times New Roman"/>
            <w:szCs w:val="24"/>
            <w:lang w:val="en-US"/>
          </w:rPr>
          <w:t>side.</w:t>
        </w:r>
      </w:ins>
      <w:del w:id="1183" w:author="Jordon Beijing" w:date="2020-09-04T11:18:00Z">
        <w:r w:rsidRPr="00B179AD" w:rsidDel="00774DE5">
          <w:rPr>
            <w:rFonts w:ascii="Times New Roman" w:hAnsi="Times New Roman" w:cs="Times New Roman"/>
            <w:szCs w:val="24"/>
            <w:lang w:val="en-US"/>
            <w:rPrChange w:id="1184" w:author="Jordon Beijing" w:date="2020-09-04T10:54:00Z">
              <w:rPr>
                <w:rFonts w:ascii="Times" w:hAnsi="Times"/>
                <w:lang w:val="en-US"/>
              </w:rPr>
            </w:rPrChange>
          </w:rPr>
          <w:delText>.</w:delText>
        </w:r>
      </w:del>
    </w:p>
    <w:p w14:paraId="27EC9926" w14:textId="1B4C4C96" w:rsidR="007A33D6" w:rsidRPr="00774DE5" w:rsidRDefault="00BD0715" w:rsidP="00392C88">
      <w:pPr>
        <w:ind w:firstLine="420"/>
        <w:rPr>
          <w:ins w:id="1185" w:author="Jordon Beijing" w:date="2020-09-04T11:13:00Z"/>
          <w:rFonts w:ascii="Times New Roman" w:hAnsi="Times New Roman" w:cs="Times New Roman"/>
          <w:szCs w:val="24"/>
          <w:lang w:val="en-US"/>
          <w:rPrChange w:id="1186" w:author="Jordon Beijing" w:date="2020-09-04T11:18:00Z">
            <w:rPr>
              <w:ins w:id="1187" w:author="Jordon Beijing" w:date="2020-09-04T11:13:00Z"/>
              <w:rFonts w:ascii="Times New Roman" w:hAnsi="Times New Roman" w:cs="Times New Roman"/>
              <w:szCs w:val="24"/>
              <w:highlight w:val="yellow"/>
              <w:lang w:val="en-US"/>
            </w:rPr>
          </w:rPrChange>
        </w:rPr>
        <w:pPrChange w:id="1188" w:author="Jordon Beijing" w:date="2020-09-05T20:45:00Z">
          <w:pPr>
            <w:ind w:firstLine="720"/>
          </w:pPr>
        </w:pPrChange>
      </w:pPr>
      <w:r w:rsidRPr="00774DE5">
        <w:rPr>
          <w:rFonts w:ascii="Times New Roman" w:hAnsi="Times New Roman" w:cs="Times New Roman"/>
          <w:szCs w:val="24"/>
          <w:lang w:val="en-US"/>
          <w:rPrChange w:id="1189" w:author="Jordon Beijing" w:date="2020-09-04T11:18:00Z">
            <w:rPr>
              <w:rFonts w:ascii="Times" w:hAnsi="Times"/>
              <w:lang w:val="en-US"/>
            </w:rPr>
          </w:rPrChange>
        </w:rPr>
        <w:t xml:space="preserve">There </w:t>
      </w:r>
      <w:del w:id="1190" w:author="Jordon Beijing" w:date="2020-09-04T11:25:00Z">
        <w:r w:rsidRPr="00774DE5" w:rsidDel="00774DE5">
          <w:rPr>
            <w:rFonts w:ascii="Times New Roman" w:hAnsi="Times New Roman" w:cs="Times New Roman"/>
            <w:szCs w:val="24"/>
            <w:lang w:val="en-US"/>
            <w:rPrChange w:id="1191" w:author="Jordon Beijing" w:date="2020-09-04T11:18:00Z">
              <w:rPr>
                <w:rFonts w:ascii="Times" w:hAnsi="Times"/>
                <w:lang w:val="en-US"/>
              </w:rPr>
            </w:rPrChange>
          </w:rPr>
          <w:delText xml:space="preserve">are </w:delText>
        </w:r>
      </w:del>
      <w:ins w:id="1192" w:author="Jordon Beijing" w:date="2020-09-04T11:25:00Z">
        <w:r w:rsidR="00774DE5">
          <w:rPr>
            <w:rFonts w:ascii="Times New Roman" w:hAnsi="Times New Roman" w:cs="Times New Roman"/>
            <w:szCs w:val="24"/>
            <w:lang w:val="en-US"/>
          </w:rPr>
          <w:t>were</w:t>
        </w:r>
        <w:r w:rsidR="00774DE5" w:rsidRPr="00774DE5">
          <w:rPr>
            <w:rFonts w:ascii="Times New Roman" w:hAnsi="Times New Roman" w:cs="Times New Roman"/>
            <w:szCs w:val="24"/>
            <w:lang w:val="en-US"/>
            <w:rPrChange w:id="1193"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194" w:author="Jordon Beijing" w:date="2020-09-04T11:18:00Z">
            <w:rPr>
              <w:rFonts w:ascii="Times" w:hAnsi="Times"/>
              <w:lang w:val="en-US"/>
            </w:rPr>
          </w:rPrChange>
        </w:rPr>
        <w:t>so many tasty snack</w:t>
      </w:r>
      <w:ins w:id="1195" w:author="Jordon Beijing" w:date="2020-09-04T11:10:00Z">
        <w:r w:rsidR="007A33D6" w:rsidRPr="00774DE5">
          <w:rPr>
            <w:rFonts w:ascii="Times New Roman" w:hAnsi="Times New Roman" w:cs="Times New Roman"/>
            <w:szCs w:val="24"/>
            <w:lang w:val="en-US"/>
            <w:rPrChange w:id="1196" w:author="Jordon Beijing" w:date="2020-09-04T11:18:00Z">
              <w:rPr>
                <w:rFonts w:ascii="Times New Roman" w:hAnsi="Times New Roman" w:cs="Times New Roman"/>
                <w:szCs w:val="24"/>
                <w:highlight w:val="yellow"/>
                <w:lang w:val="en-US"/>
              </w:rPr>
            </w:rPrChange>
          </w:rPr>
          <w:t>s</w:t>
        </w:r>
      </w:ins>
      <w:r w:rsidRPr="00774DE5">
        <w:rPr>
          <w:rFonts w:ascii="Times New Roman" w:hAnsi="Times New Roman" w:cs="Times New Roman"/>
          <w:szCs w:val="24"/>
          <w:lang w:val="en-US"/>
          <w:rPrChange w:id="1197" w:author="Jordon Beijing" w:date="2020-09-04T11:18:00Z">
            <w:rPr>
              <w:rFonts w:ascii="Times" w:hAnsi="Times"/>
              <w:lang w:val="en-US"/>
            </w:rPr>
          </w:rPrChange>
        </w:rPr>
        <w:t xml:space="preserve"> there, like freshly grilled sauced squid</w:t>
      </w:r>
      <w:ins w:id="1198" w:author="Jordon Beijing" w:date="2020-09-04T11:07:00Z">
        <w:r w:rsidR="007A33D6" w:rsidRPr="00774DE5">
          <w:rPr>
            <w:rFonts w:ascii="Times New Roman" w:hAnsi="Times New Roman" w:cs="Times New Roman"/>
            <w:szCs w:val="24"/>
            <w:lang w:val="en-US"/>
            <w:rPrChange w:id="1199" w:author="Jordon Beijing" w:date="2020-09-04T11:18:00Z">
              <w:rPr>
                <w:rFonts w:ascii="Times New Roman" w:hAnsi="Times New Roman" w:cs="Times New Roman"/>
                <w:szCs w:val="24"/>
                <w:highlight w:val="yellow"/>
                <w:lang w:val="en-US"/>
              </w:rPr>
            </w:rPrChange>
          </w:rPr>
          <w:t xml:space="preserve"> and</w:t>
        </w:r>
      </w:ins>
      <w:del w:id="1200" w:author="Jordon Beijing" w:date="2020-09-04T11:07:00Z">
        <w:r w:rsidRPr="00774DE5" w:rsidDel="007A33D6">
          <w:rPr>
            <w:rFonts w:ascii="Times New Roman" w:hAnsi="Times New Roman" w:cs="Times New Roman"/>
            <w:szCs w:val="24"/>
            <w:lang w:val="en-US"/>
            <w:rPrChange w:id="1201" w:author="Jordon Beijing" w:date="2020-09-04T11:18:00Z">
              <w:rPr>
                <w:rFonts w:ascii="Times" w:hAnsi="Times"/>
                <w:lang w:val="en-US"/>
              </w:rPr>
            </w:rPrChange>
          </w:rPr>
          <w:delText>,</w:delText>
        </w:r>
      </w:del>
      <w:r w:rsidRPr="00774DE5">
        <w:rPr>
          <w:rFonts w:ascii="Times New Roman" w:hAnsi="Times New Roman" w:cs="Times New Roman"/>
          <w:szCs w:val="24"/>
          <w:lang w:val="en-US"/>
          <w:rPrChange w:id="1202" w:author="Jordon Beijing" w:date="2020-09-04T11:18:00Z">
            <w:rPr>
              <w:rFonts w:ascii="Times" w:hAnsi="Times"/>
              <w:lang w:val="en-US"/>
            </w:rPr>
          </w:rPrChange>
        </w:rPr>
        <w:t xml:space="preserve"> </w:t>
      </w:r>
      <w:ins w:id="1203" w:author="Jordon Beijing" w:date="2020-09-04T11:07:00Z">
        <w:r w:rsidR="007A33D6" w:rsidRPr="00774DE5">
          <w:rPr>
            <w:rFonts w:ascii="Times New Roman" w:hAnsi="Times New Roman" w:cs="Times New Roman"/>
            <w:szCs w:val="24"/>
            <w:lang w:val="en-US"/>
            <w:rPrChange w:id="1204" w:author="Jordon Beijing" w:date="2020-09-04T11:18:00Z">
              <w:rPr>
                <w:rFonts w:ascii="Times New Roman" w:hAnsi="Times New Roman" w:cs="Times New Roman"/>
                <w:szCs w:val="24"/>
                <w:highlight w:val="yellow"/>
                <w:lang w:val="en-US"/>
              </w:rPr>
            </w:rPrChange>
          </w:rPr>
          <w:t>i</w:t>
        </w:r>
      </w:ins>
      <w:del w:id="1205" w:author="Jordon Beijing" w:date="2020-09-04T11:07:00Z">
        <w:r w:rsidRPr="00774DE5" w:rsidDel="007A33D6">
          <w:rPr>
            <w:rFonts w:ascii="Times New Roman" w:hAnsi="Times New Roman" w:cs="Times New Roman"/>
            <w:szCs w:val="24"/>
            <w:lang w:val="en-US"/>
            <w:rPrChange w:id="1206" w:author="Jordon Beijing" w:date="2020-09-04T11:18:00Z">
              <w:rPr>
                <w:rFonts w:ascii="Times" w:hAnsi="Times"/>
                <w:lang w:val="en-US"/>
              </w:rPr>
            </w:rPrChange>
          </w:rPr>
          <w:delText>I</w:delText>
        </w:r>
      </w:del>
      <w:r w:rsidRPr="00774DE5">
        <w:rPr>
          <w:rFonts w:ascii="Times New Roman" w:hAnsi="Times New Roman" w:cs="Times New Roman"/>
          <w:szCs w:val="24"/>
          <w:lang w:val="en-US"/>
          <w:rPrChange w:id="1207" w:author="Jordon Beijing" w:date="2020-09-04T11:18:00Z">
            <w:rPr>
              <w:rFonts w:ascii="Times" w:hAnsi="Times"/>
              <w:lang w:val="en-US"/>
            </w:rPr>
          </w:rPrChange>
        </w:rPr>
        <w:t xml:space="preserve">ce cream with cold cream flavor on freshly fried </w:t>
      </w:r>
      <w:del w:id="1208" w:author="Jordon Beijing" w:date="2020-09-04T11:07:00Z">
        <w:r w:rsidRPr="00774DE5" w:rsidDel="007A33D6">
          <w:rPr>
            <w:rFonts w:ascii="Times New Roman" w:hAnsi="Times New Roman" w:cs="Times New Roman"/>
            <w:szCs w:val="24"/>
            <w:lang w:val="en-US"/>
            <w:rPrChange w:id="1209" w:author="Jordon Beijing" w:date="2020-09-04T11:18:00Z">
              <w:rPr>
                <w:rFonts w:ascii="Times" w:hAnsi="Times"/>
                <w:lang w:val="en-US"/>
              </w:rPr>
            </w:rPrChange>
          </w:rPr>
          <w:delText xml:space="preserve">rolled </w:delText>
        </w:r>
      </w:del>
      <w:r w:rsidRPr="00774DE5">
        <w:rPr>
          <w:rFonts w:ascii="Times New Roman" w:hAnsi="Times New Roman" w:cs="Times New Roman"/>
          <w:szCs w:val="24"/>
          <w:lang w:val="en-US"/>
          <w:rPrChange w:id="1210" w:author="Jordon Beijing" w:date="2020-09-04T11:18:00Z">
            <w:rPr>
              <w:rFonts w:ascii="Times" w:hAnsi="Times"/>
              <w:lang w:val="en-US"/>
            </w:rPr>
          </w:rPrChange>
        </w:rPr>
        <w:t>waffle</w:t>
      </w:r>
      <w:ins w:id="1211" w:author="Jordon Beijing" w:date="2020-09-04T11:07:00Z">
        <w:r w:rsidR="007A33D6" w:rsidRPr="00774DE5">
          <w:rPr>
            <w:rFonts w:ascii="Times New Roman" w:hAnsi="Times New Roman" w:cs="Times New Roman"/>
            <w:szCs w:val="24"/>
            <w:lang w:val="en-US"/>
            <w:rPrChange w:id="1212" w:author="Jordon Beijing" w:date="2020-09-04T11:18:00Z">
              <w:rPr>
                <w:rFonts w:ascii="Times New Roman" w:hAnsi="Times New Roman" w:cs="Times New Roman"/>
                <w:szCs w:val="24"/>
                <w:highlight w:val="yellow"/>
                <w:lang w:val="en-US"/>
              </w:rPr>
            </w:rPrChange>
          </w:rPr>
          <w:t xml:space="preserve"> rolls</w:t>
        </w:r>
      </w:ins>
      <w:del w:id="1213" w:author="Jordon Beijing" w:date="2020-09-04T11:07:00Z">
        <w:r w:rsidRPr="00774DE5" w:rsidDel="007A33D6">
          <w:rPr>
            <w:rFonts w:ascii="Times New Roman" w:hAnsi="Times New Roman" w:cs="Times New Roman"/>
            <w:szCs w:val="24"/>
            <w:lang w:val="en-US"/>
            <w:rPrChange w:id="1214" w:author="Jordon Beijing" w:date="2020-09-04T11:18:00Z">
              <w:rPr>
                <w:rFonts w:ascii="Times" w:hAnsi="Times"/>
                <w:lang w:val="en-US"/>
              </w:rPr>
            </w:rPrChange>
          </w:rPr>
          <w:delText>s</w:delText>
        </w:r>
      </w:del>
      <w:r w:rsidRPr="00774DE5">
        <w:rPr>
          <w:rFonts w:ascii="Times New Roman" w:hAnsi="Times New Roman" w:cs="Times New Roman"/>
          <w:szCs w:val="24"/>
          <w:lang w:val="en-US"/>
          <w:rPrChange w:id="1215" w:author="Jordon Beijing" w:date="2020-09-04T11:18:00Z">
            <w:rPr>
              <w:rFonts w:ascii="Times" w:hAnsi="Times"/>
              <w:lang w:val="en-US"/>
            </w:rPr>
          </w:rPrChange>
        </w:rPr>
        <w:t>. The scent can be smelled from a distance. I've never eaten such delicious waffles and ice cream</w:t>
      </w:r>
      <w:ins w:id="1216" w:author="Jordon Beijing" w:date="2020-09-04T11:10:00Z">
        <w:r w:rsidR="007A33D6" w:rsidRPr="00774DE5">
          <w:rPr>
            <w:rFonts w:ascii="Times New Roman" w:hAnsi="Times New Roman" w:cs="Times New Roman"/>
            <w:szCs w:val="24"/>
            <w:lang w:val="en-US"/>
            <w:rPrChange w:id="1217" w:author="Jordon Beijing" w:date="2020-09-04T11:18:00Z">
              <w:rPr>
                <w:rFonts w:ascii="Times New Roman" w:hAnsi="Times New Roman" w:cs="Times New Roman"/>
                <w:szCs w:val="24"/>
                <w:highlight w:val="yellow"/>
                <w:lang w:val="en-US"/>
              </w:rPr>
            </w:rPrChange>
          </w:rPr>
          <w:t>;</w:t>
        </w:r>
      </w:ins>
      <w:del w:id="1218" w:author="Jordon Beijing" w:date="2020-09-04T11:10:00Z">
        <w:r w:rsidRPr="00774DE5" w:rsidDel="007A33D6">
          <w:rPr>
            <w:rFonts w:ascii="Times New Roman" w:hAnsi="Times New Roman" w:cs="Times New Roman"/>
            <w:szCs w:val="24"/>
            <w:lang w:val="en-US"/>
            <w:rPrChange w:id="1219" w:author="Jordon Beijing" w:date="2020-09-04T11:18:00Z">
              <w:rPr>
                <w:rFonts w:ascii="Times" w:hAnsi="Times"/>
                <w:lang w:val="en-US"/>
              </w:rPr>
            </w:rPrChange>
          </w:rPr>
          <w:delText>,</w:delText>
        </w:r>
      </w:del>
      <w:r w:rsidRPr="00774DE5">
        <w:rPr>
          <w:rFonts w:ascii="Times New Roman" w:hAnsi="Times New Roman" w:cs="Times New Roman"/>
          <w:szCs w:val="24"/>
          <w:lang w:val="en-US"/>
          <w:rPrChange w:id="1220" w:author="Jordon Beijing" w:date="2020-09-04T11:18:00Z">
            <w:rPr>
              <w:rFonts w:ascii="Times" w:hAnsi="Times"/>
              <w:lang w:val="en-US"/>
            </w:rPr>
          </w:rPrChange>
        </w:rPr>
        <w:t xml:space="preserve"> I love how they put foods together and ma</w:t>
      </w:r>
      <w:ins w:id="1221" w:author="Jordon Beijing" w:date="2020-09-04T11:11:00Z">
        <w:r w:rsidR="007A33D6" w:rsidRPr="00774DE5">
          <w:rPr>
            <w:rFonts w:ascii="Times New Roman" w:hAnsi="Times New Roman" w:cs="Times New Roman"/>
            <w:szCs w:val="24"/>
            <w:lang w:val="en-US"/>
            <w:rPrChange w:id="1222" w:author="Jordon Beijing" w:date="2020-09-04T11:18:00Z">
              <w:rPr>
                <w:rFonts w:ascii="Times New Roman" w:hAnsi="Times New Roman" w:cs="Times New Roman"/>
                <w:szCs w:val="24"/>
                <w:highlight w:val="yellow"/>
                <w:lang w:val="en-US"/>
              </w:rPr>
            </w:rPrChange>
          </w:rPr>
          <w:t>k</w:t>
        </w:r>
      </w:ins>
      <w:del w:id="1223" w:author="Jordon Beijing" w:date="2020-09-04T11:11:00Z">
        <w:r w:rsidRPr="00774DE5" w:rsidDel="007A33D6">
          <w:rPr>
            <w:rFonts w:ascii="Times New Roman" w:hAnsi="Times New Roman" w:cs="Times New Roman"/>
            <w:szCs w:val="24"/>
            <w:lang w:val="en-US"/>
            <w:rPrChange w:id="1224" w:author="Jordon Beijing" w:date="2020-09-04T11:18:00Z">
              <w:rPr>
                <w:rFonts w:ascii="Times" w:hAnsi="Times"/>
                <w:lang w:val="en-US"/>
              </w:rPr>
            </w:rPrChange>
          </w:rPr>
          <w:delText>d</w:delText>
        </w:r>
      </w:del>
      <w:r w:rsidRPr="00774DE5">
        <w:rPr>
          <w:rFonts w:ascii="Times New Roman" w:hAnsi="Times New Roman" w:cs="Times New Roman"/>
          <w:szCs w:val="24"/>
          <w:lang w:val="en-US"/>
          <w:rPrChange w:id="1225" w:author="Jordon Beijing" w:date="2020-09-04T11:18:00Z">
            <w:rPr>
              <w:rFonts w:ascii="Times" w:hAnsi="Times"/>
              <w:lang w:val="en-US"/>
            </w:rPr>
          </w:rPrChange>
        </w:rPr>
        <w:t xml:space="preserve">e a tasty snack. The ice cream </w:t>
      </w:r>
      <w:ins w:id="1226" w:author="Jordon Beijing" w:date="2020-09-04T11:12:00Z">
        <w:r w:rsidR="007A33D6" w:rsidRPr="00774DE5">
          <w:rPr>
            <w:rFonts w:ascii="Times New Roman" w:hAnsi="Times New Roman" w:cs="Times New Roman"/>
            <w:szCs w:val="24"/>
            <w:lang w:val="en-US"/>
            <w:rPrChange w:id="1227" w:author="Jordon Beijing" w:date="2020-09-04T11:18:00Z">
              <w:rPr>
                <w:rFonts w:ascii="Times New Roman" w:hAnsi="Times New Roman" w:cs="Times New Roman"/>
                <w:szCs w:val="24"/>
                <w:highlight w:val="yellow"/>
                <w:lang w:val="en-US"/>
              </w:rPr>
            </w:rPrChange>
          </w:rPr>
          <w:t>t</w:t>
        </w:r>
      </w:ins>
      <w:del w:id="1228" w:author="Jordon Beijing" w:date="2020-09-04T11:11:00Z">
        <w:r w:rsidRPr="00774DE5" w:rsidDel="007A33D6">
          <w:rPr>
            <w:rFonts w:ascii="Times New Roman" w:hAnsi="Times New Roman" w:cs="Times New Roman"/>
            <w:szCs w:val="24"/>
            <w:lang w:val="en-US"/>
            <w:rPrChange w:id="1229" w:author="Jordon Beijing" w:date="2020-09-04T11:18:00Z">
              <w:rPr>
                <w:rFonts w:ascii="Times" w:hAnsi="Times"/>
                <w:lang w:val="en-US"/>
              </w:rPr>
            </w:rPrChange>
          </w:rPr>
          <w:delText>on this side is</w:delText>
        </w:r>
      </w:del>
      <w:ins w:id="1230" w:author="Jordon Beijing" w:date="2020-09-04T11:11:00Z">
        <w:r w:rsidR="007A33D6" w:rsidRPr="00774DE5">
          <w:rPr>
            <w:rFonts w:ascii="Times New Roman" w:hAnsi="Times New Roman" w:cs="Times New Roman"/>
            <w:szCs w:val="24"/>
            <w:lang w:val="en-US"/>
            <w:rPrChange w:id="1231" w:author="Jordon Beijing" w:date="2020-09-04T11:18:00Z">
              <w:rPr>
                <w:rFonts w:ascii="Times New Roman" w:hAnsi="Times New Roman" w:cs="Times New Roman"/>
                <w:szCs w:val="24"/>
                <w:highlight w:val="yellow"/>
                <w:lang w:val="en-US"/>
              </w:rPr>
            </w:rPrChange>
          </w:rPr>
          <w:t xml:space="preserve">here </w:t>
        </w:r>
      </w:ins>
      <w:ins w:id="1232" w:author="Jordon Beijing" w:date="2020-09-04T11:12:00Z">
        <w:r w:rsidR="007A33D6" w:rsidRPr="00774DE5">
          <w:rPr>
            <w:rFonts w:ascii="Times New Roman" w:hAnsi="Times New Roman" w:cs="Times New Roman"/>
            <w:szCs w:val="24"/>
            <w:lang w:val="en-US"/>
            <w:rPrChange w:id="1233" w:author="Jordon Beijing" w:date="2020-09-04T11:18:00Z">
              <w:rPr>
                <w:rFonts w:ascii="Times New Roman" w:hAnsi="Times New Roman" w:cs="Times New Roman"/>
                <w:szCs w:val="24"/>
                <w:highlight w:val="yellow"/>
                <w:lang w:val="en-US"/>
              </w:rPr>
            </w:rPrChange>
          </w:rPr>
          <w:t>is</w:t>
        </w:r>
      </w:ins>
      <w:r w:rsidRPr="00774DE5">
        <w:rPr>
          <w:rFonts w:ascii="Times New Roman" w:hAnsi="Times New Roman" w:cs="Times New Roman"/>
          <w:szCs w:val="24"/>
          <w:lang w:val="en-US"/>
          <w:rPrChange w:id="1234" w:author="Jordon Beijing" w:date="2020-09-04T11:18:00Z">
            <w:rPr>
              <w:rFonts w:ascii="Times" w:hAnsi="Times"/>
              <w:lang w:val="en-US"/>
            </w:rPr>
          </w:rPrChange>
        </w:rPr>
        <w:t xml:space="preserve"> </w:t>
      </w:r>
      <w:del w:id="1235" w:author="Jordon Beijing" w:date="2020-09-04T11:25:00Z">
        <w:r w:rsidRPr="00774DE5" w:rsidDel="00774DE5">
          <w:rPr>
            <w:rFonts w:ascii="Times New Roman" w:hAnsi="Times New Roman" w:cs="Times New Roman"/>
            <w:szCs w:val="24"/>
            <w:lang w:val="en-US"/>
            <w:rPrChange w:id="1236" w:author="Jordon Beijing" w:date="2020-09-04T11:18:00Z">
              <w:rPr>
                <w:rFonts w:ascii="Times" w:hAnsi="Times"/>
                <w:lang w:val="en-US"/>
              </w:rPr>
            </w:rPrChange>
          </w:rPr>
          <w:delText xml:space="preserve">pretty </w:delText>
        </w:r>
      </w:del>
      <w:ins w:id="1237" w:author="Jordon Beijing" w:date="2020-09-04T11:25:00Z">
        <w:r w:rsidR="00774DE5">
          <w:rPr>
            <w:rFonts w:ascii="Times New Roman" w:hAnsi="Times New Roman" w:cs="Times New Roman"/>
            <w:szCs w:val="24"/>
            <w:lang w:val="en-US"/>
          </w:rPr>
          <w:t>really</w:t>
        </w:r>
        <w:r w:rsidR="00774DE5" w:rsidRPr="00774DE5">
          <w:rPr>
            <w:rFonts w:ascii="Times New Roman" w:hAnsi="Times New Roman" w:cs="Times New Roman"/>
            <w:szCs w:val="24"/>
            <w:lang w:val="en-US"/>
            <w:rPrChange w:id="1238"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239" w:author="Jordon Beijing" w:date="2020-09-04T11:18:00Z">
            <w:rPr>
              <w:rFonts w:ascii="Times" w:hAnsi="Times"/>
              <w:lang w:val="en-US"/>
            </w:rPr>
          </w:rPrChange>
        </w:rPr>
        <w:t xml:space="preserve">creamy and the freshly fried waffles are </w:t>
      </w:r>
      <w:ins w:id="1240" w:author="Jordon Beijing" w:date="2020-09-04T11:11:00Z">
        <w:r w:rsidR="007A33D6" w:rsidRPr="00774DE5">
          <w:rPr>
            <w:rFonts w:ascii="Times New Roman" w:hAnsi="Times New Roman" w:cs="Times New Roman"/>
            <w:szCs w:val="24"/>
            <w:lang w:val="en-US"/>
            <w:rPrChange w:id="1241" w:author="Jordon Beijing" w:date="2020-09-04T11:18:00Z">
              <w:rPr>
                <w:rFonts w:ascii="Times New Roman" w:hAnsi="Times New Roman" w:cs="Times New Roman"/>
                <w:szCs w:val="24"/>
                <w:highlight w:val="yellow"/>
                <w:lang w:val="en-US"/>
              </w:rPr>
            </w:rPrChange>
          </w:rPr>
          <w:t xml:space="preserve">a </w:t>
        </w:r>
      </w:ins>
      <w:r w:rsidRPr="00774DE5">
        <w:rPr>
          <w:rFonts w:ascii="Times New Roman" w:hAnsi="Times New Roman" w:cs="Times New Roman"/>
          <w:szCs w:val="24"/>
          <w:lang w:val="en-US"/>
          <w:rPrChange w:id="1242" w:author="Jordon Beijing" w:date="2020-09-04T11:18:00Z">
            <w:rPr>
              <w:rFonts w:ascii="Times" w:hAnsi="Times"/>
              <w:lang w:val="en-US"/>
            </w:rPr>
          </w:rPrChange>
        </w:rPr>
        <w:t xml:space="preserve">pretty golden color. I was </w:t>
      </w:r>
      <w:del w:id="1243" w:author="Jordon Beijing" w:date="2020-09-04T11:26:00Z">
        <w:r w:rsidRPr="00774DE5" w:rsidDel="00774DE5">
          <w:rPr>
            <w:rFonts w:ascii="Times New Roman" w:hAnsi="Times New Roman" w:cs="Times New Roman"/>
            <w:szCs w:val="24"/>
            <w:lang w:val="en-US"/>
            <w:rPrChange w:id="1244" w:author="Jordon Beijing" w:date="2020-09-04T11:18:00Z">
              <w:rPr>
                <w:rFonts w:ascii="Times" w:hAnsi="Times"/>
                <w:lang w:val="en-US"/>
              </w:rPr>
            </w:rPrChange>
          </w:rPr>
          <w:delText xml:space="preserve">so </w:delText>
        </w:r>
      </w:del>
      <w:ins w:id="1245" w:author="Jordon Beijing" w:date="2020-09-04T11:26:00Z">
        <w:r w:rsidR="00774DE5">
          <w:rPr>
            <w:rFonts w:ascii="Times New Roman" w:hAnsi="Times New Roman" w:cs="Times New Roman"/>
            <w:szCs w:val="24"/>
            <w:lang w:val="en-US"/>
          </w:rPr>
          <w:t>quite</w:t>
        </w:r>
        <w:r w:rsidR="00774DE5" w:rsidRPr="00774DE5">
          <w:rPr>
            <w:rFonts w:ascii="Times New Roman" w:hAnsi="Times New Roman" w:cs="Times New Roman"/>
            <w:szCs w:val="24"/>
            <w:lang w:val="en-US"/>
            <w:rPrChange w:id="1246"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247" w:author="Jordon Beijing" w:date="2020-09-04T11:18:00Z">
            <w:rPr>
              <w:rFonts w:ascii="Times" w:hAnsi="Times"/>
              <w:lang w:val="en-US"/>
            </w:rPr>
          </w:rPrChange>
        </w:rPr>
        <w:t xml:space="preserve">hungry, so every food </w:t>
      </w:r>
      <w:del w:id="1248" w:author="Jordon Beijing" w:date="2020-09-04T11:26:00Z">
        <w:r w:rsidRPr="00774DE5" w:rsidDel="00774DE5">
          <w:rPr>
            <w:rFonts w:ascii="Times New Roman" w:hAnsi="Times New Roman" w:cs="Times New Roman"/>
            <w:szCs w:val="24"/>
            <w:lang w:val="en-US"/>
            <w:rPrChange w:id="1249" w:author="Jordon Beijing" w:date="2020-09-04T11:18:00Z">
              <w:rPr>
                <w:rFonts w:ascii="Times" w:hAnsi="Times"/>
                <w:lang w:val="en-US"/>
              </w:rPr>
            </w:rPrChange>
          </w:rPr>
          <w:delText xml:space="preserve">was so </w:delText>
        </w:r>
      </w:del>
      <w:ins w:id="1250" w:author="Jordon Beijing" w:date="2020-09-04T11:26:00Z">
        <w:r w:rsidR="00774DE5">
          <w:rPr>
            <w:rFonts w:ascii="Times New Roman" w:hAnsi="Times New Roman" w:cs="Times New Roman"/>
            <w:szCs w:val="24"/>
            <w:lang w:val="en-US"/>
          </w:rPr>
          <w:t>looked</w:t>
        </w:r>
        <w:r w:rsidR="00774DE5" w:rsidRPr="00774DE5">
          <w:rPr>
            <w:rFonts w:ascii="Times New Roman" w:hAnsi="Times New Roman" w:cs="Times New Roman"/>
            <w:szCs w:val="24"/>
            <w:lang w:val="en-US"/>
            <w:rPrChange w:id="1251"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252" w:author="Jordon Beijing" w:date="2020-09-04T11:18:00Z">
            <w:rPr>
              <w:rFonts w:ascii="Times" w:hAnsi="Times"/>
              <w:lang w:val="en-US"/>
            </w:rPr>
          </w:rPrChange>
        </w:rPr>
        <w:t>attractive</w:t>
      </w:r>
      <w:del w:id="1253" w:author="Jordon Beijing" w:date="2020-09-04T11:26:00Z">
        <w:r w:rsidRPr="00774DE5" w:rsidDel="00774DE5">
          <w:rPr>
            <w:rFonts w:ascii="Times New Roman" w:hAnsi="Times New Roman" w:cs="Times New Roman"/>
            <w:szCs w:val="24"/>
            <w:lang w:val="en-US"/>
            <w:rPrChange w:id="1254" w:author="Jordon Beijing" w:date="2020-09-04T11:18:00Z">
              <w:rPr>
                <w:rFonts w:ascii="Times" w:hAnsi="Times"/>
                <w:lang w:val="en-US"/>
              </w:rPr>
            </w:rPrChange>
          </w:rPr>
          <w:delText xml:space="preserve"> to me</w:delText>
        </w:r>
      </w:del>
      <w:r w:rsidRPr="00774DE5">
        <w:rPr>
          <w:rFonts w:ascii="Times New Roman" w:hAnsi="Times New Roman" w:cs="Times New Roman"/>
          <w:szCs w:val="24"/>
          <w:lang w:val="en-US"/>
          <w:rPrChange w:id="1255" w:author="Jordon Beijing" w:date="2020-09-04T11:18:00Z">
            <w:rPr>
              <w:rFonts w:ascii="Times" w:hAnsi="Times"/>
              <w:lang w:val="en-US"/>
            </w:rPr>
          </w:rPrChange>
        </w:rPr>
        <w:t>. We began</w:t>
      </w:r>
      <w:del w:id="1256" w:author="Jordon Beijing" w:date="2020-09-04T11:12:00Z">
        <w:r w:rsidRPr="00774DE5" w:rsidDel="007A33D6">
          <w:rPr>
            <w:rFonts w:ascii="Times New Roman" w:hAnsi="Times New Roman" w:cs="Times New Roman"/>
            <w:szCs w:val="24"/>
            <w:lang w:val="en-US"/>
            <w:rPrChange w:id="1257" w:author="Jordon Beijing" w:date="2020-09-04T11:18:00Z">
              <w:rPr>
                <w:rFonts w:ascii="Times" w:hAnsi="Times"/>
                <w:lang w:val="en-US"/>
              </w:rPr>
            </w:rPrChange>
          </w:rPr>
          <w:delText xml:space="preserve"> to</w:delText>
        </w:r>
      </w:del>
      <w:r w:rsidRPr="00774DE5">
        <w:rPr>
          <w:rFonts w:ascii="Times New Roman" w:hAnsi="Times New Roman" w:cs="Times New Roman"/>
          <w:szCs w:val="24"/>
          <w:lang w:val="en-US"/>
          <w:rPrChange w:id="1258" w:author="Jordon Beijing" w:date="2020-09-04T11:18:00Z">
            <w:rPr>
              <w:rFonts w:ascii="Times" w:hAnsi="Times"/>
              <w:lang w:val="en-US"/>
            </w:rPr>
          </w:rPrChange>
        </w:rPr>
        <w:t xml:space="preserve"> shopping excitedly! </w:t>
      </w:r>
    </w:p>
    <w:p w14:paraId="5C71404E" w14:textId="3A38A083" w:rsidR="007A33D6" w:rsidRPr="00774DE5" w:rsidRDefault="00BD0715" w:rsidP="00392C88">
      <w:pPr>
        <w:ind w:firstLine="420"/>
        <w:rPr>
          <w:ins w:id="1259" w:author="Jordon Beijing" w:date="2020-09-04T11:13:00Z"/>
          <w:rFonts w:ascii="Times New Roman" w:hAnsi="Times New Roman" w:cs="Times New Roman"/>
          <w:szCs w:val="24"/>
          <w:lang w:val="en-US"/>
          <w:rPrChange w:id="1260" w:author="Jordon Beijing" w:date="2020-09-04T11:18:00Z">
            <w:rPr>
              <w:ins w:id="1261" w:author="Jordon Beijing" w:date="2020-09-04T11:13:00Z"/>
              <w:rFonts w:ascii="Times New Roman" w:hAnsi="Times New Roman" w:cs="Times New Roman"/>
              <w:szCs w:val="24"/>
              <w:highlight w:val="yellow"/>
              <w:lang w:val="en-US"/>
            </w:rPr>
          </w:rPrChange>
        </w:rPr>
        <w:pPrChange w:id="1262" w:author="Jordon Beijing" w:date="2020-09-05T20:45:00Z">
          <w:pPr>
            <w:ind w:firstLine="720"/>
          </w:pPr>
        </w:pPrChange>
      </w:pPr>
      <w:r w:rsidRPr="00774DE5">
        <w:rPr>
          <w:rFonts w:ascii="Times New Roman" w:hAnsi="Times New Roman" w:cs="Times New Roman"/>
          <w:szCs w:val="24"/>
          <w:lang w:val="en-US"/>
          <w:rPrChange w:id="1263" w:author="Jordon Beijing" w:date="2020-09-04T11:18:00Z">
            <w:rPr>
              <w:rFonts w:ascii="Times" w:hAnsi="Times"/>
              <w:lang w:val="en-US"/>
            </w:rPr>
          </w:rPrChange>
        </w:rPr>
        <w:lastRenderedPageBreak/>
        <w:t>First, we ate grilled squid</w:t>
      </w:r>
      <w:del w:id="1264" w:author="Jordon Beijing" w:date="2020-09-04T11:12:00Z">
        <w:r w:rsidRPr="00774DE5" w:rsidDel="007A33D6">
          <w:rPr>
            <w:rFonts w:ascii="Times New Roman" w:hAnsi="Times New Roman" w:cs="Times New Roman"/>
            <w:szCs w:val="24"/>
            <w:lang w:val="en-US"/>
            <w:rPrChange w:id="1265" w:author="Jordon Beijing" w:date="2020-09-04T11:18:00Z">
              <w:rPr>
                <w:rFonts w:ascii="Times" w:hAnsi="Times"/>
                <w:lang w:val="en-US"/>
              </w:rPr>
            </w:rPrChange>
          </w:rPr>
          <w:delText>,</w:delText>
        </w:r>
      </w:del>
      <w:r w:rsidRPr="00774DE5">
        <w:rPr>
          <w:rFonts w:ascii="Times New Roman" w:hAnsi="Times New Roman" w:cs="Times New Roman"/>
          <w:szCs w:val="24"/>
          <w:lang w:val="en-US"/>
          <w:rPrChange w:id="1266" w:author="Jordon Beijing" w:date="2020-09-04T11:18:00Z">
            <w:rPr>
              <w:rFonts w:ascii="Times" w:hAnsi="Times"/>
              <w:lang w:val="en-US"/>
            </w:rPr>
          </w:rPrChange>
        </w:rPr>
        <w:t xml:space="preserve"> </w:t>
      </w:r>
      <w:ins w:id="1267" w:author="Jordon Beijing" w:date="2020-09-04T11:26:00Z">
        <w:r w:rsidR="00774DE5" w:rsidRPr="00D864DB">
          <w:rPr>
            <w:rFonts w:ascii="Times New Roman" w:hAnsi="Times New Roman" w:cs="Times New Roman"/>
            <w:szCs w:val="24"/>
            <w:lang w:val="en-US"/>
          </w:rPr>
          <w:t xml:space="preserve">sprinkled </w:t>
        </w:r>
      </w:ins>
      <w:ins w:id="1268" w:author="Jordon Beijing" w:date="2020-09-04T11:12:00Z">
        <w:r w:rsidR="007A33D6" w:rsidRPr="00774DE5">
          <w:rPr>
            <w:rFonts w:ascii="Times New Roman" w:hAnsi="Times New Roman" w:cs="Times New Roman"/>
            <w:szCs w:val="24"/>
            <w:lang w:val="en-US"/>
            <w:rPrChange w:id="1269" w:author="Jordon Beijing" w:date="2020-09-04T11:18:00Z">
              <w:rPr>
                <w:rFonts w:ascii="Times New Roman" w:hAnsi="Times New Roman" w:cs="Times New Roman"/>
                <w:szCs w:val="24"/>
                <w:highlight w:val="yellow"/>
                <w:lang w:val="en-US"/>
              </w:rPr>
            </w:rPrChange>
          </w:rPr>
          <w:t xml:space="preserve">with </w:t>
        </w:r>
      </w:ins>
      <w:r w:rsidRPr="00774DE5">
        <w:rPr>
          <w:rFonts w:ascii="Times New Roman" w:hAnsi="Times New Roman" w:cs="Times New Roman"/>
          <w:szCs w:val="24"/>
          <w:lang w:val="en-US"/>
          <w:rPrChange w:id="1270" w:author="Jordon Beijing" w:date="2020-09-04T11:18:00Z">
            <w:rPr>
              <w:rFonts w:ascii="Times" w:hAnsi="Times"/>
              <w:lang w:val="en-US"/>
            </w:rPr>
          </w:rPrChange>
        </w:rPr>
        <w:t>soy sauce</w:t>
      </w:r>
      <w:del w:id="1271" w:author="Jordon Beijing" w:date="2020-09-04T11:26:00Z">
        <w:r w:rsidRPr="00774DE5" w:rsidDel="00774DE5">
          <w:rPr>
            <w:rFonts w:ascii="Times New Roman" w:hAnsi="Times New Roman" w:cs="Times New Roman"/>
            <w:szCs w:val="24"/>
            <w:lang w:val="en-US"/>
            <w:rPrChange w:id="1272" w:author="Jordon Beijing" w:date="2020-09-04T11:18:00Z">
              <w:rPr>
                <w:rFonts w:ascii="Times" w:hAnsi="Times"/>
                <w:lang w:val="en-US"/>
              </w:rPr>
            </w:rPrChange>
          </w:rPr>
          <w:delText xml:space="preserve"> sprinkle on </w:delText>
        </w:r>
      </w:del>
      <w:del w:id="1273" w:author="Jordon Beijing" w:date="2020-09-04T11:12:00Z">
        <w:r w:rsidRPr="00774DE5" w:rsidDel="007A33D6">
          <w:rPr>
            <w:rFonts w:ascii="Times New Roman" w:hAnsi="Times New Roman" w:cs="Times New Roman"/>
            <w:szCs w:val="24"/>
            <w:lang w:val="en-US"/>
            <w:rPrChange w:id="1274" w:author="Jordon Beijing" w:date="2020-09-04T11:18:00Z">
              <w:rPr>
                <w:rFonts w:ascii="Times" w:hAnsi="Times"/>
                <w:lang w:val="en-US"/>
              </w:rPr>
            </w:rPrChange>
          </w:rPr>
          <w:delText>the squid</w:delText>
        </w:r>
      </w:del>
      <w:r w:rsidRPr="00774DE5">
        <w:rPr>
          <w:rFonts w:ascii="Times New Roman" w:hAnsi="Times New Roman" w:cs="Times New Roman"/>
          <w:szCs w:val="24"/>
          <w:lang w:val="en-US"/>
          <w:rPrChange w:id="1275" w:author="Jordon Beijing" w:date="2020-09-04T11:18:00Z">
            <w:rPr>
              <w:rFonts w:ascii="Times" w:hAnsi="Times"/>
              <w:lang w:val="en-US"/>
            </w:rPr>
          </w:rPrChange>
        </w:rPr>
        <w:t xml:space="preserve">. The smell of the squid </w:t>
      </w:r>
      <w:del w:id="1276" w:author="Jordon Beijing" w:date="2020-09-04T11:13:00Z">
        <w:r w:rsidRPr="00774DE5" w:rsidDel="007A33D6">
          <w:rPr>
            <w:rFonts w:ascii="Times New Roman" w:hAnsi="Times New Roman" w:cs="Times New Roman"/>
            <w:szCs w:val="24"/>
            <w:lang w:val="en-US"/>
            <w:rPrChange w:id="1277" w:author="Jordon Beijing" w:date="2020-09-04T11:18:00Z">
              <w:rPr>
                <w:rFonts w:ascii="Times" w:hAnsi="Times"/>
                <w:lang w:val="en-US"/>
              </w:rPr>
            </w:rPrChange>
          </w:rPr>
          <w:delText xml:space="preserve">was </w:delText>
        </w:r>
      </w:del>
      <w:r w:rsidRPr="00774DE5">
        <w:rPr>
          <w:rFonts w:ascii="Times New Roman" w:hAnsi="Times New Roman" w:cs="Times New Roman"/>
          <w:szCs w:val="24"/>
          <w:lang w:val="en-US"/>
          <w:rPrChange w:id="1278" w:author="Jordon Beijing" w:date="2020-09-04T11:18:00Z">
            <w:rPr>
              <w:rFonts w:ascii="Times" w:hAnsi="Times"/>
              <w:lang w:val="en-US"/>
            </w:rPr>
          </w:rPrChange>
        </w:rPr>
        <w:t>totally smell</w:t>
      </w:r>
      <w:ins w:id="1279" w:author="Jordon Beijing" w:date="2020-09-04T11:13:00Z">
        <w:r w:rsidR="007A33D6" w:rsidRPr="00774DE5">
          <w:rPr>
            <w:rFonts w:ascii="Times New Roman" w:hAnsi="Times New Roman" w:cs="Times New Roman"/>
            <w:szCs w:val="24"/>
            <w:lang w:val="en-US"/>
            <w:rPrChange w:id="1280" w:author="Jordon Beijing" w:date="2020-09-04T11:18:00Z">
              <w:rPr>
                <w:rFonts w:ascii="Times New Roman" w:hAnsi="Times New Roman" w:cs="Times New Roman"/>
                <w:szCs w:val="24"/>
                <w:highlight w:val="yellow"/>
                <w:lang w:val="en-US"/>
              </w:rPr>
            </w:rPrChange>
          </w:rPr>
          <w:t>ed</w:t>
        </w:r>
      </w:ins>
      <w:r w:rsidRPr="00774DE5">
        <w:rPr>
          <w:rFonts w:ascii="Times New Roman" w:hAnsi="Times New Roman" w:cs="Times New Roman"/>
          <w:szCs w:val="24"/>
          <w:lang w:val="en-US"/>
          <w:rPrChange w:id="1281" w:author="Jordon Beijing" w:date="2020-09-04T11:18:00Z">
            <w:rPr>
              <w:rFonts w:ascii="Times" w:hAnsi="Times"/>
              <w:lang w:val="en-US"/>
            </w:rPr>
          </w:rPrChange>
        </w:rPr>
        <w:t xml:space="preserve"> like home</w:t>
      </w:r>
      <w:del w:id="1282" w:author="Jordon Beijing" w:date="2020-09-04T11:13:00Z">
        <w:r w:rsidRPr="00774DE5" w:rsidDel="007A33D6">
          <w:rPr>
            <w:rFonts w:ascii="Times New Roman" w:hAnsi="Times New Roman" w:cs="Times New Roman"/>
            <w:szCs w:val="24"/>
            <w:lang w:val="en-US"/>
            <w:rPrChange w:id="1283" w:author="Jordon Beijing" w:date="2020-09-04T11:18:00Z">
              <w:rPr>
                <w:rFonts w:ascii="Times" w:hAnsi="Times"/>
                <w:lang w:val="en-US"/>
              </w:rPr>
            </w:rPrChange>
          </w:rPr>
          <w:delText>,</w:delText>
        </w:r>
      </w:del>
      <w:r w:rsidRPr="00774DE5">
        <w:rPr>
          <w:rFonts w:ascii="Times New Roman" w:hAnsi="Times New Roman" w:cs="Times New Roman"/>
          <w:szCs w:val="24"/>
          <w:lang w:val="en-US"/>
          <w:rPrChange w:id="1284" w:author="Jordon Beijing" w:date="2020-09-04T11:18:00Z">
            <w:rPr>
              <w:rFonts w:ascii="Times" w:hAnsi="Times"/>
              <w:lang w:val="en-US"/>
            </w:rPr>
          </w:rPrChange>
        </w:rPr>
        <w:t xml:space="preserve"> because Taiwan has the best seafood I </w:t>
      </w:r>
      <w:del w:id="1285" w:author="Jordon Beijing" w:date="2020-09-04T11:27:00Z">
        <w:r w:rsidRPr="00774DE5" w:rsidDel="00774DE5">
          <w:rPr>
            <w:rFonts w:ascii="Times New Roman" w:hAnsi="Times New Roman" w:cs="Times New Roman"/>
            <w:szCs w:val="24"/>
            <w:lang w:val="en-US"/>
            <w:rPrChange w:id="1286" w:author="Jordon Beijing" w:date="2020-09-04T11:18:00Z">
              <w:rPr>
                <w:rFonts w:ascii="Times" w:hAnsi="Times"/>
                <w:lang w:val="en-US"/>
              </w:rPr>
            </w:rPrChange>
          </w:rPr>
          <w:delText xml:space="preserve">had </w:delText>
        </w:r>
      </w:del>
      <w:ins w:id="1287" w:author="Jordon Beijing" w:date="2020-09-04T11:27:00Z">
        <w:r w:rsidR="00774DE5">
          <w:rPr>
            <w:rFonts w:ascii="Times New Roman" w:hAnsi="Times New Roman" w:cs="Times New Roman"/>
            <w:szCs w:val="24"/>
            <w:lang w:val="en-US"/>
          </w:rPr>
          <w:t>have</w:t>
        </w:r>
        <w:r w:rsidR="00774DE5" w:rsidRPr="00774DE5">
          <w:rPr>
            <w:rFonts w:ascii="Times New Roman" w:hAnsi="Times New Roman" w:cs="Times New Roman"/>
            <w:szCs w:val="24"/>
            <w:lang w:val="en-US"/>
            <w:rPrChange w:id="1288"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289" w:author="Jordon Beijing" w:date="2020-09-04T11:18:00Z">
            <w:rPr>
              <w:rFonts w:ascii="Times" w:hAnsi="Times"/>
              <w:lang w:val="en-US"/>
            </w:rPr>
          </w:rPrChange>
        </w:rPr>
        <w:t xml:space="preserve">ever </w:t>
      </w:r>
      <w:del w:id="1290" w:author="Jordon Beijing" w:date="2020-09-04T11:13:00Z">
        <w:r w:rsidRPr="00774DE5" w:rsidDel="007A33D6">
          <w:rPr>
            <w:rFonts w:ascii="Times New Roman" w:hAnsi="Times New Roman" w:cs="Times New Roman"/>
            <w:szCs w:val="24"/>
            <w:lang w:val="en-US"/>
            <w:rPrChange w:id="1291" w:author="Jordon Beijing" w:date="2020-09-04T11:18:00Z">
              <w:rPr>
                <w:rFonts w:ascii="Times" w:hAnsi="Times"/>
                <w:lang w:val="en-US"/>
              </w:rPr>
            </w:rPrChange>
          </w:rPr>
          <w:delText>ate</w:delText>
        </w:r>
      </w:del>
      <w:ins w:id="1292" w:author="Jordon Beijing" w:date="2020-09-04T11:13:00Z">
        <w:r w:rsidR="007A33D6" w:rsidRPr="00774DE5">
          <w:rPr>
            <w:rFonts w:ascii="Times New Roman" w:hAnsi="Times New Roman" w:cs="Times New Roman"/>
            <w:szCs w:val="24"/>
            <w:lang w:val="en-US"/>
            <w:rPrChange w:id="1293" w:author="Jordon Beijing" w:date="2020-09-04T11:18:00Z">
              <w:rPr>
                <w:rFonts w:ascii="Times New Roman" w:hAnsi="Times New Roman" w:cs="Times New Roman"/>
                <w:szCs w:val="24"/>
                <w:highlight w:val="yellow"/>
                <w:lang w:val="en-US"/>
              </w:rPr>
            </w:rPrChange>
          </w:rPr>
          <w:t>eaten</w:t>
        </w:r>
      </w:ins>
      <w:r w:rsidRPr="00774DE5">
        <w:rPr>
          <w:rFonts w:ascii="Times New Roman" w:hAnsi="Times New Roman" w:cs="Times New Roman"/>
          <w:szCs w:val="24"/>
          <w:lang w:val="en-US"/>
          <w:rPrChange w:id="1294" w:author="Jordon Beijing" w:date="2020-09-04T11:18:00Z">
            <w:rPr>
              <w:rFonts w:ascii="Times" w:hAnsi="Times"/>
              <w:lang w:val="en-US"/>
            </w:rPr>
          </w:rPrChange>
        </w:rPr>
        <w:t>! I love how they cook</w:t>
      </w:r>
      <w:ins w:id="1295" w:author="Jordon Beijing" w:date="2020-09-04T11:13:00Z">
        <w:r w:rsidR="007A33D6" w:rsidRPr="00774DE5">
          <w:rPr>
            <w:rFonts w:ascii="Times New Roman" w:hAnsi="Times New Roman" w:cs="Times New Roman"/>
            <w:szCs w:val="24"/>
            <w:lang w:val="en-US"/>
            <w:rPrChange w:id="1296" w:author="Jordon Beijing" w:date="2020-09-04T11:18:00Z">
              <w:rPr>
                <w:rFonts w:ascii="Times New Roman" w:hAnsi="Times New Roman" w:cs="Times New Roman"/>
                <w:szCs w:val="24"/>
                <w:highlight w:val="yellow"/>
                <w:lang w:val="en-US"/>
              </w:rPr>
            </w:rPrChange>
          </w:rPr>
          <w:t>ed</w:t>
        </w:r>
      </w:ins>
      <w:r w:rsidRPr="00774DE5">
        <w:rPr>
          <w:rFonts w:ascii="Times New Roman" w:hAnsi="Times New Roman" w:cs="Times New Roman"/>
          <w:szCs w:val="24"/>
          <w:lang w:val="en-US"/>
          <w:rPrChange w:id="1297" w:author="Jordon Beijing" w:date="2020-09-04T11:18:00Z">
            <w:rPr>
              <w:rFonts w:ascii="Times" w:hAnsi="Times"/>
              <w:lang w:val="en-US"/>
            </w:rPr>
          </w:rPrChange>
        </w:rPr>
        <w:t xml:space="preserve"> the squid</w:t>
      </w:r>
      <w:ins w:id="1298" w:author="Jordon Beijing" w:date="2020-09-04T11:13:00Z">
        <w:r w:rsidR="007A33D6" w:rsidRPr="00774DE5">
          <w:rPr>
            <w:rFonts w:ascii="Times New Roman" w:hAnsi="Times New Roman" w:cs="Times New Roman"/>
            <w:szCs w:val="24"/>
            <w:lang w:val="en-US"/>
            <w:rPrChange w:id="1299" w:author="Jordon Beijing" w:date="2020-09-04T11:18:00Z">
              <w:rPr>
                <w:rFonts w:ascii="Times New Roman" w:hAnsi="Times New Roman" w:cs="Times New Roman"/>
                <w:szCs w:val="24"/>
                <w:highlight w:val="yellow"/>
                <w:lang w:val="en-US"/>
              </w:rPr>
            </w:rPrChange>
          </w:rPr>
          <w:t>;</w:t>
        </w:r>
      </w:ins>
      <w:del w:id="1300" w:author="Jordon Beijing" w:date="2020-09-04T11:13:00Z">
        <w:r w:rsidRPr="00774DE5" w:rsidDel="007A33D6">
          <w:rPr>
            <w:rFonts w:ascii="Times New Roman" w:hAnsi="Times New Roman" w:cs="Times New Roman"/>
            <w:szCs w:val="24"/>
            <w:lang w:val="en-US"/>
            <w:rPrChange w:id="1301" w:author="Jordon Beijing" w:date="2020-09-04T11:18:00Z">
              <w:rPr>
                <w:rFonts w:ascii="Times" w:hAnsi="Times"/>
                <w:lang w:val="en-US"/>
              </w:rPr>
            </w:rPrChange>
          </w:rPr>
          <w:delText>,</w:delText>
        </w:r>
      </w:del>
      <w:r w:rsidRPr="00774DE5">
        <w:rPr>
          <w:rFonts w:ascii="Times New Roman" w:hAnsi="Times New Roman" w:cs="Times New Roman"/>
          <w:szCs w:val="24"/>
          <w:lang w:val="en-US"/>
          <w:rPrChange w:id="1302" w:author="Jordon Beijing" w:date="2020-09-04T11:18:00Z">
            <w:rPr>
              <w:rFonts w:ascii="Times" w:hAnsi="Times"/>
              <w:lang w:val="en-US"/>
            </w:rPr>
          </w:rPrChange>
        </w:rPr>
        <w:t xml:space="preserve"> it just made the squid’s color so tasty and smell so good!  </w:t>
      </w:r>
    </w:p>
    <w:p w14:paraId="09A7A662" w14:textId="743D2AEE" w:rsidR="007A33D6" w:rsidRPr="00774DE5" w:rsidRDefault="00BD0715" w:rsidP="00392C88">
      <w:pPr>
        <w:ind w:firstLine="420"/>
        <w:rPr>
          <w:ins w:id="1303" w:author="Jordon Beijing" w:date="2020-09-04T11:14:00Z"/>
          <w:rFonts w:ascii="Times New Roman" w:hAnsi="Times New Roman" w:cs="Times New Roman"/>
          <w:szCs w:val="24"/>
          <w:lang w:val="en-US"/>
          <w:rPrChange w:id="1304" w:author="Jordon Beijing" w:date="2020-09-04T11:18:00Z">
            <w:rPr>
              <w:ins w:id="1305" w:author="Jordon Beijing" w:date="2020-09-04T11:14:00Z"/>
              <w:rFonts w:ascii="Times New Roman" w:hAnsi="Times New Roman" w:cs="Times New Roman"/>
              <w:szCs w:val="24"/>
              <w:highlight w:val="yellow"/>
              <w:lang w:val="en-US"/>
            </w:rPr>
          </w:rPrChange>
        </w:rPr>
        <w:pPrChange w:id="1306" w:author="Jordon Beijing" w:date="2020-09-05T20:45:00Z">
          <w:pPr>
            <w:ind w:firstLine="720"/>
          </w:pPr>
        </w:pPrChange>
      </w:pPr>
      <w:r w:rsidRPr="00774DE5">
        <w:rPr>
          <w:rFonts w:ascii="Times New Roman" w:hAnsi="Times New Roman" w:cs="Times New Roman"/>
          <w:szCs w:val="24"/>
          <w:lang w:val="en-US"/>
          <w:rPrChange w:id="1307" w:author="Jordon Beijing" w:date="2020-09-04T11:18:00Z">
            <w:rPr>
              <w:rFonts w:ascii="Times" w:hAnsi="Times"/>
              <w:lang w:val="en-US"/>
            </w:rPr>
          </w:rPrChange>
        </w:rPr>
        <w:t>Second, we ate ice cream</w:t>
      </w:r>
      <w:del w:id="1308" w:author="Jordon Beijing" w:date="2020-09-04T11:14:00Z">
        <w:r w:rsidRPr="00774DE5" w:rsidDel="007A33D6">
          <w:rPr>
            <w:rFonts w:ascii="Times New Roman" w:hAnsi="Times New Roman" w:cs="Times New Roman"/>
            <w:szCs w:val="24"/>
            <w:lang w:val="en-US"/>
            <w:rPrChange w:id="1309" w:author="Jordon Beijing" w:date="2020-09-04T11:18:00Z">
              <w:rPr>
                <w:rFonts w:ascii="Times" w:hAnsi="Times"/>
                <w:lang w:val="en-US"/>
              </w:rPr>
            </w:rPrChange>
          </w:rPr>
          <w:delText xml:space="preserve"> that</w:delText>
        </w:r>
      </w:del>
      <w:del w:id="1310" w:author="Jordon Beijing" w:date="2020-09-04T10:54:00Z">
        <w:r w:rsidRPr="00774DE5" w:rsidDel="00B179AD">
          <w:rPr>
            <w:rFonts w:ascii="Times New Roman" w:hAnsi="Times New Roman" w:cs="Times New Roman" w:hint="eastAsia"/>
            <w:szCs w:val="24"/>
            <w:lang w:val="en-US"/>
            <w:rPrChange w:id="1311" w:author="Jordon Beijing" w:date="2020-09-04T11:18:00Z">
              <w:rPr>
                <w:rFonts w:ascii="Times" w:hAnsi="Times" w:hint="eastAsia"/>
                <w:lang w:val="en-US"/>
              </w:rPr>
            </w:rPrChange>
          </w:rPr>
          <w:delText>’</w:delText>
        </w:r>
      </w:del>
      <w:del w:id="1312" w:author="Jordon Beijing" w:date="2020-09-04T11:14:00Z">
        <w:r w:rsidRPr="00774DE5" w:rsidDel="007A33D6">
          <w:rPr>
            <w:rFonts w:ascii="Times New Roman" w:hAnsi="Times New Roman" w:cs="Times New Roman"/>
            <w:szCs w:val="24"/>
            <w:lang w:val="en-US"/>
            <w:rPrChange w:id="1313" w:author="Jordon Beijing" w:date="2020-09-04T11:18:00Z">
              <w:rPr>
                <w:rFonts w:ascii="Times" w:hAnsi="Times"/>
                <w:lang w:val="en-US"/>
              </w:rPr>
            </w:rPrChange>
          </w:rPr>
          <w:delText>s</w:delText>
        </w:r>
      </w:del>
      <w:r w:rsidRPr="00774DE5">
        <w:rPr>
          <w:rFonts w:ascii="Times New Roman" w:hAnsi="Times New Roman" w:cs="Times New Roman"/>
          <w:szCs w:val="24"/>
          <w:lang w:val="en-US"/>
          <w:rPrChange w:id="1314" w:author="Jordon Beijing" w:date="2020-09-04T11:18:00Z">
            <w:rPr>
              <w:rFonts w:ascii="Times" w:hAnsi="Times"/>
              <w:lang w:val="en-US"/>
            </w:rPr>
          </w:rPrChange>
        </w:rPr>
        <w:t xml:space="preserve"> in </w:t>
      </w:r>
      <w:del w:id="1315" w:author="Jordon Beijing" w:date="2020-09-04T11:14:00Z">
        <w:r w:rsidRPr="00774DE5" w:rsidDel="007A33D6">
          <w:rPr>
            <w:rFonts w:ascii="Times New Roman" w:hAnsi="Times New Roman" w:cs="Times New Roman"/>
            <w:szCs w:val="24"/>
            <w:lang w:val="en-US"/>
            <w:rPrChange w:id="1316" w:author="Jordon Beijing" w:date="2020-09-04T11:18:00Z">
              <w:rPr>
                <w:rFonts w:ascii="Times" w:hAnsi="Times"/>
                <w:lang w:val="en-US"/>
              </w:rPr>
            </w:rPrChange>
          </w:rPr>
          <w:delText xml:space="preserve">the </w:delText>
        </w:r>
      </w:del>
      <w:r w:rsidRPr="00774DE5">
        <w:rPr>
          <w:rFonts w:ascii="Times New Roman" w:hAnsi="Times New Roman" w:cs="Times New Roman"/>
          <w:szCs w:val="24"/>
          <w:lang w:val="en-US"/>
          <w:rPrChange w:id="1317" w:author="Jordon Beijing" w:date="2020-09-04T11:18:00Z">
            <w:rPr>
              <w:rFonts w:ascii="Times" w:hAnsi="Times"/>
              <w:lang w:val="en-US"/>
            </w:rPr>
          </w:rPrChange>
        </w:rPr>
        <w:t>waffles! Ice cream is perfect for hot waffles. The ice cream taste</w:t>
      </w:r>
      <w:ins w:id="1318" w:author="Jordon Beijing" w:date="2020-09-04T11:14:00Z">
        <w:r w:rsidR="007A33D6" w:rsidRPr="00774DE5">
          <w:rPr>
            <w:rFonts w:ascii="Times New Roman" w:hAnsi="Times New Roman" w:cs="Times New Roman"/>
            <w:szCs w:val="24"/>
            <w:lang w:val="en-US"/>
            <w:rPrChange w:id="1319" w:author="Jordon Beijing" w:date="2020-09-04T11:18:00Z">
              <w:rPr>
                <w:rFonts w:ascii="Times New Roman" w:hAnsi="Times New Roman" w:cs="Times New Roman"/>
                <w:szCs w:val="24"/>
                <w:highlight w:val="yellow"/>
                <w:lang w:val="en-US"/>
              </w:rPr>
            </w:rPrChange>
          </w:rPr>
          <w:t>d</w:t>
        </w:r>
      </w:ins>
      <w:r w:rsidRPr="00774DE5">
        <w:rPr>
          <w:rFonts w:ascii="Times New Roman" w:hAnsi="Times New Roman" w:cs="Times New Roman"/>
          <w:szCs w:val="24"/>
          <w:lang w:val="en-US"/>
          <w:rPrChange w:id="1320" w:author="Jordon Beijing" w:date="2020-09-04T11:18:00Z">
            <w:rPr>
              <w:rFonts w:ascii="Times" w:hAnsi="Times"/>
              <w:lang w:val="en-US"/>
            </w:rPr>
          </w:rPrChange>
        </w:rPr>
        <w:t xml:space="preserve"> really creamy and also smell</w:t>
      </w:r>
      <w:ins w:id="1321" w:author="Jordon Beijing" w:date="2020-09-04T11:14:00Z">
        <w:r w:rsidR="007A33D6" w:rsidRPr="00774DE5">
          <w:rPr>
            <w:rFonts w:ascii="Times New Roman" w:hAnsi="Times New Roman" w:cs="Times New Roman"/>
            <w:szCs w:val="24"/>
            <w:lang w:val="en-US"/>
            <w:rPrChange w:id="1322" w:author="Jordon Beijing" w:date="2020-09-04T11:18:00Z">
              <w:rPr>
                <w:rFonts w:ascii="Times New Roman" w:hAnsi="Times New Roman" w:cs="Times New Roman"/>
                <w:szCs w:val="24"/>
                <w:highlight w:val="yellow"/>
                <w:lang w:val="en-US"/>
              </w:rPr>
            </w:rPrChange>
          </w:rPr>
          <w:t>ed</w:t>
        </w:r>
      </w:ins>
      <w:r w:rsidRPr="00774DE5">
        <w:rPr>
          <w:rFonts w:ascii="Times New Roman" w:hAnsi="Times New Roman" w:cs="Times New Roman"/>
          <w:szCs w:val="24"/>
          <w:lang w:val="en-US"/>
          <w:rPrChange w:id="1323" w:author="Jordon Beijing" w:date="2020-09-04T11:18:00Z">
            <w:rPr>
              <w:rFonts w:ascii="Times" w:hAnsi="Times"/>
              <w:lang w:val="en-US"/>
            </w:rPr>
          </w:rPrChange>
        </w:rPr>
        <w:t xml:space="preserve"> like milk! The waffles </w:t>
      </w:r>
      <w:del w:id="1324" w:author="Jordon Beijing" w:date="2020-09-04T11:14:00Z">
        <w:r w:rsidRPr="00774DE5" w:rsidDel="007A33D6">
          <w:rPr>
            <w:rFonts w:ascii="Times New Roman" w:hAnsi="Times New Roman" w:cs="Times New Roman"/>
            <w:szCs w:val="24"/>
            <w:lang w:val="en-US"/>
            <w:rPrChange w:id="1325" w:author="Jordon Beijing" w:date="2020-09-04T11:18:00Z">
              <w:rPr>
                <w:rFonts w:ascii="Times" w:hAnsi="Times"/>
                <w:lang w:val="en-US"/>
              </w:rPr>
            </w:rPrChange>
          </w:rPr>
          <w:delText xml:space="preserve">was </w:delText>
        </w:r>
      </w:del>
      <w:ins w:id="1326" w:author="Jordon Beijing" w:date="2020-09-04T11:14:00Z">
        <w:r w:rsidR="007A33D6" w:rsidRPr="00774DE5">
          <w:rPr>
            <w:rFonts w:ascii="Times New Roman" w:hAnsi="Times New Roman" w:cs="Times New Roman"/>
            <w:szCs w:val="24"/>
            <w:lang w:val="en-US"/>
            <w:rPrChange w:id="1327" w:author="Jordon Beijing" w:date="2020-09-04T11:18:00Z">
              <w:rPr>
                <w:rFonts w:ascii="Times New Roman" w:hAnsi="Times New Roman" w:cs="Times New Roman"/>
                <w:szCs w:val="24"/>
                <w:highlight w:val="yellow"/>
                <w:lang w:val="en-US"/>
              </w:rPr>
            </w:rPrChange>
          </w:rPr>
          <w:t>were</w:t>
        </w:r>
        <w:r w:rsidR="007A33D6" w:rsidRPr="00774DE5">
          <w:rPr>
            <w:rFonts w:ascii="Times New Roman" w:hAnsi="Times New Roman" w:cs="Times New Roman"/>
            <w:szCs w:val="24"/>
            <w:lang w:val="en-US"/>
            <w:rPrChange w:id="1328" w:author="Jordon Beijing" w:date="2020-09-04T11:18:00Z">
              <w:rPr>
                <w:rFonts w:ascii="Times" w:hAnsi="Times"/>
                <w:lang w:val="en-US"/>
              </w:rPr>
            </w:rPrChange>
          </w:rPr>
          <w:t xml:space="preserve"> </w:t>
        </w:r>
      </w:ins>
      <w:del w:id="1329" w:author="Jordon Beijing" w:date="2020-09-04T11:14:00Z">
        <w:r w:rsidRPr="00774DE5" w:rsidDel="007A33D6">
          <w:rPr>
            <w:rFonts w:ascii="Times New Roman" w:hAnsi="Times New Roman" w:cs="Times New Roman"/>
            <w:szCs w:val="24"/>
            <w:lang w:val="en-US"/>
            <w:rPrChange w:id="1330" w:author="Jordon Beijing" w:date="2020-09-04T11:18:00Z">
              <w:rPr>
                <w:rFonts w:ascii="Times" w:hAnsi="Times"/>
                <w:lang w:val="en-US"/>
              </w:rPr>
            </w:rPrChange>
          </w:rPr>
          <w:delText xml:space="preserve">very </w:delText>
        </w:r>
      </w:del>
      <w:r w:rsidRPr="00774DE5">
        <w:rPr>
          <w:rFonts w:ascii="Times New Roman" w:hAnsi="Times New Roman" w:cs="Times New Roman"/>
          <w:szCs w:val="24"/>
          <w:lang w:val="en-US"/>
          <w:rPrChange w:id="1331" w:author="Jordon Beijing" w:date="2020-09-04T11:18:00Z">
            <w:rPr>
              <w:rFonts w:ascii="Times" w:hAnsi="Times"/>
              <w:lang w:val="en-US"/>
            </w:rPr>
          </w:rPrChange>
        </w:rPr>
        <w:t xml:space="preserve">hot because </w:t>
      </w:r>
      <w:del w:id="1332" w:author="Jordon Beijing" w:date="2020-09-04T11:14:00Z">
        <w:r w:rsidRPr="00774DE5" w:rsidDel="007A33D6">
          <w:rPr>
            <w:rFonts w:ascii="Times New Roman" w:hAnsi="Times New Roman" w:cs="Times New Roman"/>
            <w:szCs w:val="24"/>
            <w:lang w:val="en-US"/>
            <w:rPrChange w:id="1333" w:author="Jordon Beijing" w:date="2020-09-04T11:18:00Z">
              <w:rPr>
                <w:rFonts w:ascii="Times" w:hAnsi="Times"/>
                <w:lang w:val="en-US"/>
              </w:rPr>
            </w:rPrChange>
          </w:rPr>
          <w:delText xml:space="preserve">it </w:delText>
        </w:r>
      </w:del>
      <w:ins w:id="1334" w:author="Jordon Beijing" w:date="2020-09-04T11:14:00Z">
        <w:r w:rsidR="007A33D6" w:rsidRPr="00774DE5">
          <w:rPr>
            <w:rFonts w:ascii="Times New Roman" w:hAnsi="Times New Roman" w:cs="Times New Roman"/>
            <w:szCs w:val="24"/>
            <w:lang w:val="en-US"/>
            <w:rPrChange w:id="1335" w:author="Jordon Beijing" w:date="2020-09-04T11:18:00Z">
              <w:rPr>
                <w:rFonts w:ascii="Times New Roman" w:hAnsi="Times New Roman" w:cs="Times New Roman"/>
                <w:szCs w:val="24"/>
                <w:highlight w:val="yellow"/>
                <w:lang w:val="en-US"/>
              </w:rPr>
            </w:rPrChange>
          </w:rPr>
          <w:t>they had</w:t>
        </w:r>
        <w:r w:rsidR="007A33D6" w:rsidRPr="00774DE5">
          <w:rPr>
            <w:rFonts w:ascii="Times New Roman" w:hAnsi="Times New Roman" w:cs="Times New Roman"/>
            <w:szCs w:val="24"/>
            <w:lang w:val="en-US"/>
            <w:rPrChange w:id="1336"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337" w:author="Jordon Beijing" w:date="2020-09-04T11:18:00Z">
            <w:rPr>
              <w:rFonts w:ascii="Times" w:hAnsi="Times"/>
              <w:lang w:val="en-US"/>
            </w:rPr>
          </w:rPrChange>
        </w:rPr>
        <w:t xml:space="preserve">just </w:t>
      </w:r>
      <w:del w:id="1338" w:author="Jordon Beijing" w:date="2020-09-04T11:14:00Z">
        <w:r w:rsidRPr="00774DE5" w:rsidDel="007A33D6">
          <w:rPr>
            <w:rFonts w:ascii="Times New Roman" w:hAnsi="Times New Roman" w:cs="Times New Roman"/>
            <w:szCs w:val="24"/>
            <w:lang w:val="en-US"/>
            <w:rPrChange w:id="1339" w:author="Jordon Beijing" w:date="2020-09-04T11:18:00Z">
              <w:rPr>
                <w:rFonts w:ascii="Times" w:hAnsi="Times"/>
                <w:lang w:val="en-US"/>
              </w:rPr>
            </w:rPrChange>
          </w:rPr>
          <w:delText xml:space="preserve">being </w:delText>
        </w:r>
      </w:del>
      <w:ins w:id="1340" w:author="Jordon Beijing" w:date="2020-09-04T11:14:00Z">
        <w:r w:rsidR="007A33D6" w:rsidRPr="00774DE5">
          <w:rPr>
            <w:rFonts w:ascii="Times New Roman" w:hAnsi="Times New Roman" w:cs="Times New Roman"/>
            <w:szCs w:val="24"/>
            <w:lang w:val="en-US"/>
            <w:rPrChange w:id="1341" w:author="Jordon Beijing" w:date="2020-09-04T11:18:00Z">
              <w:rPr>
                <w:rFonts w:ascii="Times New Roman" w:hAnsi="Times New Roman" w:cs="Times New Roman"/>
                <w:szCs w:val="24"/>
                <w:highlight w:val="yellow"/>
                <w:lang w:val="en-US"/>
              </w:rPr>
            </w:rPrChange>
          </w:rPr>
          <w:t>been</w:t>
        </w:r>
        <w:r w:rsidR="007A33D6" w:rsidRPr="00774DE5">
          <w:rPr>
            <w:rFonts w:ascii="Times New Roman" w:hAnsi="Times New Roman" w:cs="Times New Roman"/>
            <w:szCs w:val="24"/>
            <w:lang w:val="en-US"/>
            <w:rPrChange w:id="1342"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343" w:author="Jordon Beijing" w:date="2020-09-04T11:18:00Z">
            <w:rPr>
              <w:rFonts w:ascii="Times" w:hAnsi="Times"/>
              <w:lang w:val="en-US"/>
            </w:rPr>
          </w:rPrChange>
        </w:rPr>
        <w:t xml:space="preserve">fried! So this snack </w:t>
      </w:r>
      <w:del w:id="1344" w:author="Jordon Beijing" w:date="2020-09-04T11:15:00Z">
        <w:r w:rsidRPr="00774DE5" w:rsidDel="007A33D6">
          <w:rPr>
            <w:rFonts w:ascii="Times New Roman" w:hAnsi="Times New Roman" w:cs="Times New Roman"/>
            <w:szCs w:val="24"/>
            <w:lang w:val="en-US"/>
            <w:rPrChange w:id="1345" w:author="Jordon Beijing" w:date="2020-09-04T11:18:00Z">
              <w:rPr>
                <w:rFonts w:ascii="Times" w:hAnsi="Times"/>
                <w:lang w:val="en-US"/>
              </w:rPr>
            </w:rPrChange>
          </w:rPr>
          <w:delText xml:space="preserve">just </w:delText>
        </w:r>
      </w:del>
      <w:r w:rsidRPr="00774DE5">
        <w:rPr>
          <w:rFonts w:ascii="Times New Roman" w:hAnsi="Times New Roman" w:cs="Times New Roman"/>
          <w:szCs w:val="24"/>
          <w:lang w:val="en-US"/>
          <w:rPrChange w:id="1346" w:author="Jordon Beijing" w:date="2020-09-04T11:18:00Z">
            <w:rPr>
              <w:rFonts w:ascii="Times" w:hAnsi="Times"/>
              <w:lang w:val="en-US"/>
            </w:rPr>
          </w:rPrChange>
        </w:rPr>
        <w:t xml:space="preserve">tasted </w:t>
      </w:r>
      <w:ins w:id="1347" w:author="Jordon Beijing" w:date="2020-09-04T11:15:00Z">
        <w:r w:rsidR="007A33D6" w:rsidRPr="00774DE5">
          <w:rPr>
            <w:rFonts w:ascii="Times New Roman" w:hAnsi="Times New Roman" w:cs="Times New Roman"/>
            <w:szCs w:val="24"/>
            <w:lang w:val="en-US"/>
            <w:rPrChange w:id="1348" w:author="Jordon Beijing" w:date="2020-09-04T11:18:00Z">
              <w:rPr>
                <w:rFonts w:ascii="Times New Roman" w:hAnsi="Times New Roman" w:cs="Times New Roman"/>
                <w:szCs w:val="24"/>
                <w:highlight w:val="yellow"/>
                <w:lang w:val="en-US"/>
              </w:rPr>
            </w:rPrChange>
          </w:rPr>
          <w:t xml:space="preserve">both </w:t>
        </w:r>
      </w:ins>
      <w:r w:rsidRPr="00774DE5">
        <w:rPr>
          <w:rFonts w:ascii="Times New Roman" w:hAnsi="Times New Roman" w:cs="Times New Roman"/>
          <w:szCs w:val="24"/>
          <w:lang w:val="en-US"/>
          <w:rPrChange w:id="1349" w:author="Jordon Beijing" w:date="2020-09-04T11:18:00Z">
            <w:rPr>
              <w:rFonts w:ascii="Times" w:hAnsi="Times"/>
              <w:lang w:val="en-US"/>
            </w:rPr>
          </w:rPrChange>
        </w:rPr>
        <w:t xml:space="preserve">hot and cold! </w:t>
      </w:r>
    </w:p>
    <w:p w14:paraId="2AA2A202" w14:textId="2698631B" w:rsidR="00BD0715" w:rsidRPr="00774DE5" w:rsidRDefault="00BD0715" w:rsidP="00392C88">
      <w:pPr>
        <w:ind w:firstLine="420"/>
        <w:rPr>
          <w:rFonts w:ascii="Times New Roman" w:hAnsi="Times New Roman" w:cs="Times New Roman"/>
          <w:szCs w:val="24"/>
          <w:lang w:val="en-US"/>
          <w:rPrChange w:id="1350" w:author="Jordon Beijing" w:date="2020-09-04T11:18:00Z">
            <w:rPr>
              <w:rFonts w:ascii="Times" w:hAnsi="Times"/>
              <w:lang w:val="en-US"/>
            </w:rPr>
          </w:rPrChange>
        </w:rPr>
        <w:pPrChange w:id="1351" w:author="Jordon Beijing" w:date="2020-09-05T20:45:00Z">
          <w:pPr/>
        </w:pPrChange>
      </w:pPr>
      <w:r w:rsidRPr="00774DE5">
        <w:rPr>
          <w:rFonts w:ascii="Times New Roman" w:hAnsi="Times New Roman" w:cs="Times New Roman"/>
          <w:szCs w:val="24"/>
          <w:lang w:val="en-US"/>
          <w:rPrChange w:id="1352" w:author="Jordon Beijing" w:date="2020-09-04T11:18:00Z">
            <w:rPr>
              <w:rFonts w:ascii="Times" w:hAnsi="Times"/>
              <w:lang w:val="en-US"/>
            </w:rPr>
          </w:rPrChange>
        </w:rPr>
        <w:t>The last snack we had ate was jasmine bay salt</w:t>
      </w:r>
      <w:ins w:id="1353" w:author="Jordon Beijing" w:date="2020-09-04T11:15:00Z">
        <w:r w:rsidR="007A33D6" w:rsidRPr="00774DE5">
          <w:rPr>
            <w:rFonts w:ascii="Times New Roman" w:hAnsi="Times New Roman" w:cs="Times New Roman"/>
            <w:szCs w:val="24"/>
            <w:lang w:val="en-US"/>
            <w:rPrChange w:id="1354" w:author="Jordon Beijing" w:date="2020-09-04T11:18:00Z">
              <w:rPr>
                <w:rFonts w:ascii="Times New Roman" w:hAnsi="Times New Roman" w:cs="Times New Roman"/>
                <w:szCs w:val="24"/>
                <w:highlight w:val="yellow"/>
                <w:lang w:val="en-US"/>
              </w:rPr>
            </w:rPrChange>
          </w:rPr>
          <w:t>y</w:t>
        </w:r>
      </w:ins>
      <w:r w:rsidRPr="00774DE5">
        <w:rPr>
          <w:rFonts w:ascii="Times New Roman" w:hAnsi="Times New Roman" w:cs="Times New Roman"/>
          <w:szCs w:val="24"/>
          <w:lang w:val="en-US"/>
          <w:rPrChange w:id="1355" w:author="Jordon Beijing" w:date="2020-09-04T11:18:00Z">
            <w:rPr>
              <w:rFonts w:ascii="Times" w:hAnsi="Times"/>
              <w:lang w:val="en-US"/>
            </w:rPr>
          </w:rPrChange>
        </w:rPr>
        <w:t xml:space="preserve"> green tea. That is the best drink I had ever drank! There </w:t>
      </w:r>
      <w:del w:id="1356" w:author="Jordon Beijing" w:date="2020-09-04T11:15:00Z">
        <w:r w:rsidRPr="00774DE5" w:rsidDel="007A33D6">
          <w:rPr>
            <w:rFonts w:ascii="Times New Roman" w:hAnsi="Times New Roman" w:cs="Times New Roman"/>
            <w:szCs w:val="24"/>
            <w:lang w:val="en-US"/>
            <w:rPrChange w:id="1357" w:author="Jordon Beijing" w:date="2020-09-04T11:18:00Z">
              <w:rPr>
                <w:rFonts w:ascii="Times" w:hAnsi="Times"/>
                <w:lang w:val="en-US"/>
              </w:rPr>
            </w:rPrChange>
          </w:rPr>
          <w:delText xml:space="preserve">are </w:delText>
        </w:r>
      </w:del>
      <w:ins w:id="1358" w:author="Jordon Beijing" w:date="2020-09-04T11:15:00Z">
        <w:r w:rsidR="007A33D6" w:rsidRPr="00774DE5">
          <w:rPr>
            <w:rFonts w:ascii="Times New Roman" w:hAnsi="Times New Roman" w:cs="Times New Roman"/>
            <w:szCs w:val="24"/>
            <w:lang w:val="en-US"/>
            <w:rPrChange w:id="1359" w:author="Jordon Beijing" w:date="2020-09-04T11:18:00Z">
              <w:rPr>
                <w:rFonts w:ascii="Times New Roman" w:hAnsi="Times New Roman" w:cs="Times New Roman"/>
                <w:szCs w:val="24"/>
                <w:highlight w:val="yellow"/>
                <w:lang w:val="en-US"/>
              </w:rPr>
            </w:rPrChange>
          </w:rPr>
          <w:t>was</w:t>
        </w:r>
        <w:r w:rsidR="007A33D6" w:rsidRPr="00774DE5">
          <w:rPr>
            <w:rFonts w:ascii="Times New Roman" w:hAnsi="Times New Roman" w:cs="Times New Roman"/>
            <w:szCs w:val="24"/>
            <w:lang w:val="en-US"/>
            <w:rPrChange w:id="1360"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361" w:author="Jordon Beijing" w:date="2020-09-04T11:18:00Z">
            <w:rPr>
              <w:rFonts w:ascii="Times" w:hAnsi="Times"/>
              <w:lang w:val="en-US"/>
            </w:rPr>
          </w:rPrChange>
        </w:rPr>
        <w:t xml:space="preserve">caramel in the bottom of the drink, </w:t>
      </w:r>
      <w:del w:id="1362" w:author="Jordon Beijing" w:date="2020-09-04T11:16:00Z">
        <w:r w:rsidRPr="00774DE5" w:rsidDel="007A33D6">
          <w:rPr>
            <w:rFonts w:ascii="Times New Roman" w:hAnsi="Times New Roman" w:cs="Times New Roman"/>
            <w:szCs w:val="24"/>
            <w:lang w:val="en-US"/>
            <w:rPrChange w:id="1363" w:author="Jordon Beijing" w:date="2020-09-04T11:18:00Z">
              <w:rPr>
                <w:rFonts w:ascii="Times" w:hAnsi="Times"/>
                <w:lang w:val="en-US"/>
              </w:rPr>
            </w:rPrChange>
          </w:rPr>
          <w:delText xml:space="preserve">then </w:delText>
        </w:r>
      </w:del>
      <w:del w:id="1364" w:author="Jordon Beijing" w:date="2020-09-04T11:15:00Z">
        <w:r w:rsidRPr="00774DE5" w:rsidDel="007A33D6">
          <w:rPr>
            <w:rFonts w:ascii="Times New Roman" w:hAnsi="Times New Roman" w:cs="Times New Roman"/>
            <w:szCs w:val="24"/>
            <w:lang w:val="en-US"/>
            <w:rPrChange w:id="1365" w:author="Jordon Beijing" w:date="2020-09-04T11:18:00Z">
              <w:rPr>
                <w:rFonts w:ascii="Times" w:hAnsi="Times"/>
                <w:lang w:val="en-US"/>
              </w:rPr>
            </w:rPrChange>
          </w:rPr>
          <w:delText xml:space="preserve">is </w:delText>
        </w:r>
      </w:del>
      <w:r w:rsidRPr="00774DE5">
        <w:rPr>
          <w:rFonts w:ascii="Times New Roman" w:hAnsi="Times New Roman" w:cs="Times New Roman"/>
          <w:szCs w:val="24"/>
          <w:lang w:val="en-US"/>
          <w:rPrChange w:id="1366" w:author="Jordon Beijing" w:date="2020-09-04T11:18:00Z">
            <w:rPr>
              <w:rFonts w:ascii="Times" w:hAnsi="Times"/>
              <w:lang w:val="en-US"/>
            </w:rPr>
          </w:rPrChange>
        </w:rPr>
        <w:t>Japanese green tea in the middle of the bottle</w:t>
      </w:r>
      <w:del w:id="1367" w:author="Jordon Beijing" w:date="2020-09-04T11:16:00Z">
        <w:r w:rsidRPr="00774DE5" w:rsidDel="007A33D6">
          <w:rPr>
            <w:rFonts w:ascii="Times New Roman" w:hAnsi="Times New Roman" w:cs="Times New Roman"/>
            <w:szCs w:val="24"/>
            <w:lang w:val="en-US"/>
            <w:rPrChange w:id="1368" w:author="Jordon Beijing" w:date="2020-09-04T11:18:00Z">
              <w:rPr>
                <w:rFonts w:ascii="Times" w:hAnsi="Times"/>
                <w:lang w:val="en-US"/>
              </w:rPr>
            </w:rPrChange>
          </w:rPr>
          <w:delText>,</w:delText>
        </w:r>
      </w:del>
      <w:r w:rsidRPr="00774DE5">
        <w:rPr>
          <w:rFonts w:ascii="Times New Roman" w:hAnsi="Times New Roman" w:cs="Times New Roman"/>
          <w:szCs w:val="24"/>
          <w:lang w:val="en-US"/>
          <w:rPrChange w:id="1369" w:author="Jordon Beijing" w:date="2020-09-04T11:18:00Z">
            <w:rPr>
              <w:rFonts w:ascii="Times" w:hAnsi="Times"/>
              <w:lang w:val="en-US"/>
            </w:rPr>
          </w:rPrChange>
        </w:rPr>
        <w:t xml:space="preserve"> </w:t>
      </w:r>
      <w:del w:id="1370" w:author="Jordon Beijing" w:date="2020-09-04T11:16:00Z">
        <w:r w:rsidRPr="00774DE5" w:rsidDel="007A33D6">
          <w:rPr>
            <w:rFonts w:ascii="Times New Roman" w:hAnsi="Times New Roman" w:cs="Times New Roman"/>
            <w:szCs w:val="24"/>
            <w:lang w:val="en-US"/>
            <w:rPrChange w:id="1371" w:author="Jordon Beijing" w:date="2020-09-04T11:18:00Z">
              <w:rPr>
                <w:rFonts w:ascii="Times" w:hAnsi="Times"/>
                <w:lang w:val="en-US"/>
              </w:rPr>
            </w:rPrChange>
          </w:rPr>
          <w:delText xml:space="preserve">then we </w:delText>
        </w:r>
      </w:del>
      <w:del w:id="1372" w:author="Jordon Beijing" w:date="2020-09-04T11:15:00Z">
        <w:r w:rsidRPr="00774DE5" w:rsidDel="007A33D6">
          <w:rPr>
            <w:rFonts w:ascii="Times New Roman" w:hAnsi="Times New Roman" w:cs="Times New Roman"/>
            <w:szCs w:val="24"/>
            <w:lang w:val="en-US"/>
            <w:rPrChange w:id="1373" w:author="Jordon Beijing" w:date="2020-09-04T11:18:00Z">
              <w:rPr>
                <w:rFonts w:ascii="Times" w:hAnsi="Times"/>
                <w:lang w:val="en-US"/>
              </w:rPr>
            </w:rPrChange>
          </w:rPr>
          <w:delText xml:space="preserve">have </w:delText>
        </w:r>
      </w:del>
      <w:ins w:id="1374" w:author="Jordon Beijing" w:date="2020-09-04T11:16:00Z">
        <w:r w:rsidR="007A33D6" w:rsidRPr="00774DE5">
          <w:rPr>
            <w:rFonts w:ascii="Times New Roman" w:hAnsi="Times New Roman" w:cs="Times New Roman"/>
            <w:szCs w:val="24"/>
            <w:lang w:val="en-US"/>
            <w:rPrChange w:id="1375" w:author="Jordon Beijing" w:date="2020-09-04T11:18:00Z">
              <w:rPr>
                <w:rFonts w:ascii="Times New Roman" w:hAnsi="Times New Roman" w:cs="Times New Roman"/>
                <w:szCs w:val="24"/>
                <w:highlight w:val="yellow"/>
                <w:lang w:val="en-US"/>
              </w:rPr>
            </w:rPrChange>
          </w:rPr>
          <w:t>and</w:t>
        </w:r>
      </w:ins>
      <w:ins w:id="1376" w:author="Jordon Beijing" w:date="2020-09-04T11:15:00Z">
        <w:r w:rsidR="007A33D6" w:rsidRPr="00774DE5">
          <w:rPr>
            <w:rFonts w:ascii="Times New Roman" w:hAnsi="Times New Roman" w:cs="Times New Roman"/>
            <w:szCs w:val="24"/>
            <w:lang w:val="en-US"/>
            <w:rPrChange w:id="1377"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378" w:author="Jordon Beijing" w:date="2020-09-04T11:18:00Z">
            <w:rPr>
              <w:rFonts w:ascii="Times" w:hAnsi="Times"/>
              <w:lang w:val="en-US"/>
            </w:rPr>
          </w:rPrChange>
        </w:rPr>
        <w:t xml:space="preserve">fresh cream on the top of the drink! It sounds full of calories! I love South </w:t>
      </w:r>
      <w:proofErr w:type="spellStart"/>
      <w:r w:rsidRPr="00774DE5">
        <w:rPr>
          <w:rFonts w:ascii="Times New Roman" w:hAnsi="Times New Roman" w:cs="Times New Roman"/>
          <w:szCs w:val="24"/>
          <w:lang w:val="en-US"/>
          <w:rPrChange w:id="1379" w:author="Jordon Beijing" w:date="2020-09-04T11:18:00Z">
            <w:rPr>
              <w:rFonts w:ascii="Times" w:hAnsi="Times"/>
              <w:lang w:val="en-US"/>
            </w:rPr>
          </w:rPrChange>
        </w:rPr>
        <w:t>Luogu</w:t>
      </w:r>
      <w:proofErr w:type="spellEnd"/>
      <w:r w:rsidRPr="00774DE5">
        <w:rPr>
          <w:rFonts w:ascii="Times New Roman" w:hAnsi="Times New Roman" w:cs="Times New Roman"/>
          <w:szCs w:val="24"/>
          <w:lang w:val="en-US"/>
          <w:rPrChange w:id="1380" w:author="Jordon Beijing" w:date="2020-09-04T11:18:00Z">
            <w:rPr>
              <w:rFonts w:ascii="Times" w:hAnsi="Times"/>
              <w:lang w:val="en-US"/>
            </w:rPr>
          </w:rPrChange>
        </w:rPr>
        <w:t xml:space="preserve"> Lane</w:t>
      </w:r>
      <w:ins w:id="1381" w:author="Jordon Beijing" w:date="2020-09-04T11:16:00Z">
        <w:r w:rsidR="007A33D6" w:rsidRPr="00774DE5">
          <w:rPr>
            <w:rFonts w:ascii="Times New Roman" w:hAnsi="Times New Roman" w:cs="Times New Roman"/>
            <w:szCs w:val="24"/>
            <w:lang w:val="en-US"/>
            <w:rPrChange w:id="1382" w:author="Jordon Beijing" w:date="2020-09-04T11:18:00Z">
              <w:rPr>
                <w:rFonts w:ascii="Times New Roman" w:hAnsi="Times New Roman" w:cs="Times New Roman"/>
                <w:szCs w:val="24"/>
                <w:highlight w:val="yellow"/>
                <w:lang w:val="en-US"/>
              </w:rPr>
            </w:rPrChange>
          </w:rPr>
          <w:t xml:space="preserve"> –</w:t>
        </w:r>
      </w:ins>
      <w:del w:id="1383" w:author="Jordon Beijing" w:date="2020-09-04T11:16:00Z">
        <w:r w:rsidRPr="00774DE5" w:rsidDel="007A33D6">
          <w:rPr>
            <w:rFonts w:ascii="Times New Roman" w:hAnsi="Times New Roman" w:cs="Times New Roman"/>
            <w:szCs w:val="24"/>
            <w:lang w:val="en-US"/>
            <w:rPrChange w:id="1384" w:author="Jordon Beijing" w:date="2020-09-04T11:18:00Z">
              <w:rPr>
                <w:rFonts w:ascii="Times" w:hAnsi="Times"/>
                <w:lang w:val="en-US"/>
              </w:rPr>
            </w:rPrChange>
          </w:rPr>
          <w:delText>,</w:delText>
        </w:r>
      </w:del>
      <w:r w:rsidRPr="00774DE5">
        <w:rPr>
          <w:rFonts w:ascii="Times New Roman" w:hAnsi="Times New Roman" w:cs="Times New Roman"/>
          <w:szCs w:val="24"/>
          <w:lang w:val="en-US"/>
          <w:rPrChange w:id="1385" w:author="Jordon Beijing" w:date="2020-09-04T11:18:00Z">
            <w:rPr>
              <w:rFonts w:ascii="Times" w:hAnsi="Times"/>
              <w:lang w:val="en-US"/>
            </w:rPr>
          </w:rPrChange>
        </w:rPr>
        <w:t xml:space="preserve"> there </w:t>
      </w:r>
      <w:del w:id="1386" w:author="Jordon Beijing" w:date="2020-09-04T11:16:00Z">
        <w:r w:rsidRPr="00774DE5" w:rsidDel="007A33D6">
          <w:rPr>
            <w:rFonts w:ascii="Times New Roman" w:hAnsi="Times New Roman" w:cs="Times New Roman"/>
            <w:szCs w:val="24"/>
            <w:lang w:val="en-US"/>
            <w:rPrChange w:id="1387" w:author="Jordon Beijing" w:date="2020-09-04T11:18:00Z">
              <w:rPr>
                <w:rFonts w:ascii="Times" w:hAnsi="Times"/>
                <w:lang w:val="en-US"/>
              </w:rPr>
            </w:rPrChange>
          </w:rPr>
          <w:delText xml:space="preserve">has </w:delText>
        </w:r>
      </w:del>
      <w:ins w:id="1388" w:author="Jordon Beijing" w:date="2020-09-04T11:16:00Z">
        <w:r w:rsidR="007A33D6" w:rsidRPr="00774DE5">
          <w:rPr>
            <w:rFonts w:ascii="Times New Roman" w:hAnsi="Times New Roman" w:cs="Times New Roman"/>
            <w:szCs w:val="24"/>
            <w:lang w:val="en-US"/>
            <w:rPrChange w:id="1389" w:author="Jordon Beijing" w:date="2020-09-04T11:18:00Z">
              <w:rPr>
                <w:rFonts w:ascii="Times New Roman" w:hAnsi="Times New Roman" w:cs="Times New Roman"/>
                <w:szCs w:val="24"/>
                <w:highlight w:val="yellow"/>
                <w:lang w:val="en-US"/>
              </w:rPr>
            </w:rPrChange>
          </w:rPr>
          <w:t>is</w:t>
        </w:r>
        <w:r w:rsidR="007A33D6" w:rsidRPr="00774DE5">
          <w:rPr>
            <w:rFonts w:ascii="Times New Roman" w:hAnsi="Times New Roman" w:cs="Times New Roman"/>
            <w:szCs w:val="24"/>
            <w:lang w:val="en-US"/>
            <w:rPrChange w:id="1390"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391" w:author="Jordon Beijing" w:date="2020-09-04T11:18:00Z">
            <w:rPr>
              <w:rFonts w:ascii="Times" w:hAnsi="Times"/>
              <w:lang w:val="en-US"/>
            </w:rPr>
          </w:rPrChange>
        </w:rPr>
        <w:t xml:space="preserve">so </w:t>
      </w:r>
      <w:del w:id="1392" w:author="Jordon Beijing" w:date="2020-09-04T11:16:00Z">
        <w:r w:rsidRPr="00774DE5" w:rsidDel="007A33D6">
          <w:rPr>
            <w:rFonts w:ascii="Times New Roman" w:hAnsi="Times New Roman" w:cs="Times New Roman"/>
            <w:szCs w:val="24"/>
            <w:lang w:val="en-US"/>
            <w:rPrChange w:id="1393" w:author="Jordon Beijing" w:date="2020-09-04T11:18:00Z">
              <w:rPr>
                <w:rFonts w:ascii="Times" w:hAnsi="Times"/>
                <w:lang w:val="en-US"/>
              </w:rPr>
            </w:rPrChange>
          </w:rPr>
          <w:delText xml:space="preserve">many </w:delText>
        </w:r>
      </w:del>
      <w:ins w:id="1394" w:author="Jordon Beijing" w:date="2020-09-04T11:16:00Z">
        <w:r w:rsidR="007A33D6" w:rsidRPr="00774DE5">
          <w:rPr>
            <w:rFonts w:ascii="Times New Roman" w:hAnsi="Times New Roman" w:cs="Times New Roman"/>
            <w:szCs w:val="24"/>
            <w:lang w:val="en-US"/>
            <w:rPrChange w:id="1395" w:author="Jordon Beijing" w:date="2020-09-04T11:18:00Z">
              <w:rPr>
                <w:rFonts w:ascii="Times New Roman" w:hAnsi="Times New Roman" w:cs="Times New Roman"/>
                <w:szCs w:val="24"/>
                <w:highlight w:val="yellow"/>
                <w:lang w:val="en-US"/>
              </w:rPr>
            </w:rPrChange>
          </w:rPr>
          <w:t>mu</w:t>
        </w:r>
      </w:ins>
      <w:ins w:id="1396" w:author="Jordon Beijing" w:date="2020-09-04T11:17:00Z">
        <w:r w:rsidR="007A33D6" w:rsidRPr="00774DE5">
          <w:rPr>
            <w:rFonts w:ascii="Times New Roman" w:hAnsi="Times New Roman" w:cs="Times New Roman"/>
            <w:szCs w:val="24"/>
            <w:lang w:val="en-US"/>
            <w:rPrChange w:id="1397" w:author="Jordon Beijing" w:date="2020-09-04T11:18:00Z">
              <w:rPr>
                <w:rFonts w:ascii="Times New Roman" w:hAnsi="Times New Roman" w:cs="Times New Roman"/>
                <w:szCs w:val="24"/>
                <w:highlight w:val="yellow"/>
                <w:lang w:val="en-US"/>
              </w:rPr>
            </w:rPrChange>
          </w:rPr>
          <w:t>ch</w:t>
        </w:r>
      </w:ins>
      <w:ins w:id="1398" w:author="Jordon Beijing" w:date="2020-09-04T11:16:00Z">
        <w:r w:rsidR="007A33D6" w:rsidRPr="00774DE5">
          <w:rPr>
            <w:rFonts w:ascii="Times New Roman" w:hAnsi="Times New Roman" w:cs="Times New Roman"/>
            <w:szCs w:val="24"/>
            <w:lang w:val="en-US"/>
            <w:rPrChange w:id="1399"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400" w:author="Jordon Beijing" w:date="2020-09-04T11:18:00Z">
            <w:rPr>
              <w:rFonts w:ascii="Times" w:hAnsi="Times"/>
              <w:lang w:val="en-US"/>
            </w:rPr>
          </w:rPrChange>
        </w:rPr>
        <w:t xml:space="preserve">food!!! </w:t>
      </w:r>
    </w:p>
    <w:p w14:paraId="438BA3E2" w14:textId="0FD7AEB3" w:rsidR="007A4CFC" w:rsidRDefault="00BD0715" w:rsidP="00392C88">
      <w:pPr>
        <w:ind w:firstLine="420"/>
        <w:rPr>
          <w:ins w:id="1401" w:author="Jordon Beijing" w:date="2020-09-04T11:55:00Z"/>
          <w:rFonts w:ascii="Times New Roman" w:hAnsi="Times New Roman" w:cs="Times New Roman"/>
          <w:color w:val="4472C4" w:themeColor="accent1"/>
          <w:szCs w:val="24"/>
          <w:lang w:val="en-US"/>
        </w:rPr>
        <w:pPrChange w:id="1402" w:author="Jordon Beijing" w:date="2020-09-05T20:45:00Z">
          <w:pPr>
            <w:ind w:firstLine="284"/>
          </w:pPr>
        </w:pPrChange>
      </w:pPr>
      <w:r w:rsidRPr="00774DE5">
        <w:rPr>
          <w:rFonts w:ascii="Times New Roman" w:hAnsi="Times New Roman" w:cs="Times New Roman"/>
          <w:szCs w:val="24"/>
          <w:lang w:val="en-US"/>
          <w:rPrChange w:id="1403" w:author="Jordon Beijing" w:date="2020-09-04T11:18:00Z">
            <w:rPr>
              <w:rFonts w:ascii="Times" w:hAnsi="Times"/>
              <w:lang w:val="en-US"/>
            </w:rPr>
          </w:rPrChange>
        </w:rPr>
        <w:t xml:space="preserve">After we </w:t>
      </w:r>
      <w:del w:id="1404" w:author="Jordon Beijing" w:date="2020-09-04T11:17:00Z">
        <w:r w:rsidRPr="00774DE5" w:rsidDel="007A33D6">
          <w:rPr>
            <w:rFonts w:ascii="Times New Roman" w:hAnsi="Times New Roman" w:cs="Times New Roman"/>
            <w:szCs w:val="24"/>
            <w:lang w:val="en-US"/>
            <w:rPrChange w:id="1405" w:author="Jordon Beijing" w:date="2020-09-04T11:18:00Z">
              <w:rPr>
                <w:rFonts w:ascii="Times" w:hAnsi="Times"/>
                <w:lang w:val="en-US"/>
              </w:rPr>
            </w:rPrChange>
          </w:rPr>
          <w:delText xml:space="preserve">done </w:delText>
        </w:r>
      </w:del>
      <w:ins w:id="1406" w:author="Jordon Beijing" w:date="2020-09-04T11:17:00Z">
        <w:r w:rsidR="007A33D6" w:rsidRPr="00774DE5">
          <w:rPr>
            <w:rFonts w:ascii="Times New Roman" w:hAnsi="Times New Roman" w:cs="Times New Roman"/>
            <w:szCs w:val="24"/>
            <w:lang w:val="en-US"/>
            <w:rPrChange w:id="1407" w:author="Jordon Beijing" w:date="2020-09-04T11:18:00Z">
              <w:rPr>
                <w:rFonts w:ascii="Times New Roman" w:hAnsi="Times New Roman" w:cs="Times New Roman"/>
                <w:szCs w:val="24"/>
                <w:highlight w:val="yellow"/>
                <w:lang w:val="en-US"/>
              </w:rPr>
            </w:rPrChange>
          </w:rPr>
          <w:t>finished</w:t>
        </w:r>
        <w:r w:rsidR="007A33D6" w:rsidRPr="00774DE5">
          <w:rPr>
            <w:rFonts w:ascii="Times New Roman" w:hAnsi="Times New Roman" w:cs="Times New Roman"/>
            <w:szCs w:val="24"/>
            <w:lang w:val="en-US"/>
            <w:rPrChange w:id="1408"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409" w:author="Jordon Beijing" w:date="2020-09-04T11:18:00Z">
            <w:rPr>
              <w:rFonts w:ascii="Times" w:hAnsi="Times"/>
              <w:lang w:val="en-US"/>
            </w:rPr>
          </w:rPrChange>
        </w:rPr>
        <w:t xml:space="preserve">our shopping, we </w:t>
      </w:r>
      <w:del w:id="1410" w:author="Jordon Beijing" w:date="2020-09-04T11:17:00Z">
        <w:r w:rsidRPr="00774DE5" w:rsidDel="007A33D6">
          <w:rPr>
            <w:rFonts w:ascii="Times New Roman" w:hAnsi="Times New Roman" w:cs="Times New Roman"/>
            <w:szCs w:val="24"/>
            <w:lang w:val="en-US"/>
            <w:rPrChange w:id="1411" w:author="Jordon Beijing" w:date="2020-09-04T11:18:00Z">
              <w:rPr>
                <w:rFonts w:ascii="Times" w:hAnsi="Times"/>
                <w:lang w:val="en-US"/>
              </w:rPr>
            </w:rPrChange>
          </w:rPr>
          <w:delText xml:space="preserve">are </w:delText>
        </w:r>
      </w:del>
      <w:ins w:id="1412" w:author="Jordon Beijing" w:date="2020-09-04T11:17:00Z">
        <w:r w:rsidR="007A33D6" w:rsidRPr="00774DE5">
          <w:rPr>
            <w:rFonts w:ascii="Times New Roman" w:hAnsi="Times New Roman" w:cs="Times New Roman"/>
            <w:szCs w:val="24"/>
            <w:lang w:val="en-US"/>
            <w:rPrChange w:id="1413" w:author="Jordon Beijing" w:date="2020-09-04T11:18:00Z">
              <w:rPr>
                <w:rFonts w:ascii="Times New Roman" w:hAnsi="Times New Roman" w:cs="Times New Roman"/>
                <w:szCs w:val="24"/>
                <w:highlight w:val="yellow"/>
                <w:lang w:val="en-US"/>
              </w:rPr>
            </w:rPrChange>
          </w:rPr>
          <w:t>were</w:t>
        </w:r>
        <w:r w:rsidR="007A33D6" w:rsidRPr="00774DE5">
          <w:rPr>
            <w:rFonts w:ascii="Times New Roman" w:hAnsi="Times New Roman" w:cs="Times New Roman"/>
            <w:szCs w:val="24"/>
            <w:lang w:val="en-US"/>
            <w:rPrChange w:id="1414"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415" w:author="Jordon Beijing" w:date="2020-09-04T11:18:00Z">
            <w:rPr>
              <w:rFonts w:ascii="Times" w:hAnsi="Times"/>
              <w:lang w:val="en-US"/>
            </w:rPr>
          </w:rPrChange>
        </w:rPr>
        <w:t>totally full! We finished our snacks and went home with grateful heart</w:t>
      </w:r>
      <w:ins w:id="1416" w:author="Jordon Beijing" w:date="2020-09-04T11:17:00Z">
        <w:r w:rsidR="00774DE5" w:rsidRPr="00774DE5">
          <w:rPr>
            <w:rFonts w:ascii="Times New Roman" w:hAnsi="Times New Roman" w:cs="Times New Roman"/>
            <w:szCs w:val="24"/>
            <w:lang w:val="en-US"/>
            <w:rPrChange w:id="1417" w:author="Jordon Beijing" w:date="2020-09-04T11:18:00Z">
              <w:rPr>
                <w:rFonts w:ascii="Times New Roman" w:hAnsi="Times New Roman" w:cs="Times New Roman"/>
                <w:szCs w:val="24"/>
                <w:highlight w:val="yellow"/>
                <w:lang w:val="en-US"/>
              </w:rPr>
            </w:rPrChange>
          </w:rPr>
          <w:t>s</w:t>
        </w:r>
      </w:ins>
      <w:r w:rsidRPr="00774DE5">
        <w:rPr>
          <w:rFonts w:ascii="Times New Roman" w:hAnsi="Times New Roman" w:cs="Times New Roman"/>
          <w:szCs w:val="24"/>
          <w:lang w:val="en-US"/>
          <w:rPrChange w:id="1418" w:author="Jordon Beijing" w:date="2020-09-04T11:18:00Z">
            <w:rPr>
              <w:rFonts w:ascii="Times" w:hAnsi="Times"/>
              <w:lang w:val="en-US"/>
            </w:rPr>
          </w:rPrChange>
        </w:rPr>
        <w:t xml:space="preserve">. We </w:t>
      </w:r>
      <w:ins w:id="1419" w:author="Jordon Beijing" w:date="2020-09-04T11:17:00Z">
        <w:r w:rsidR="00774DE5" w:rsidRPr="00774DE5">
          <w:rPr>
            <w:rFonts w:ascii="Times New Roman" w:hAnsi="Times New Roman" w:cs="Times New Roman"/>
            <w:szCs w:val="24"/>
            <w:lang w:val="en-US"/>
            <w:rPrChange w:id="1420" w:author="Jordon Beijing" w:date="2020-09-04T11:18:00Z">
              <w:rPr>
                <w:rFonts w:ascii="Times New Roman" w:hAnsi="Times New Roman" w:cs="Times New Roman"/>
                <w:szCs w:val="24"/>
                <w:highlight w:val="yellow"/>
                <w:lang w:val="en-US"/>
              </w:rPr>
            </w:rPrChange>
          </w:rPr>
          <w:t xml:space="preserve">had </w:t>
        </w:r>
      </w:ins>
      <w:del w:id="1421" w:author="Jordon Beijing" w:date="2020-09-04T11:17:00Z">
        <w:r w:rsidRPr="00774DE5" w:rsidDel="00774DE5">
          <w:rPr>
            <w:rFonts w:ascii="Times New Roman" w:hAnsi="Times New Roman" w:cs="Times New Roman"/>
            <w:szCs w:val="24"/>
            <w:lang w:val="en-US"/>
            <w:rPrChange w:id="1422" w:author="Jordon Beijing" w:date="2020-09-04T11:18:00Z">
              <w:rPr>
                <w:rFonts w:ascii="Times" w:hAnsi="Times"/>
                <w:lang w:val="en-US"/>
              </w:rPr>
            </w:rPrChange>
          </w:rPr>
          <w:delText xml:space="preserve">have </w:delText>
        </w:r>
      </w:del>
      <w:r w:rsidRPr="00774DE5">
        <w:rPr>
          <w:rFonts w:ascii="Times New Roman" w:hAnsi="Times New Roman" w:cs="Times New Roman"/>
          <w:szCs w:val="24"/>
          <w:lang w:val="en-US"/>
          <w:rPrChange w:id="1423" w:author="Jordon Beijing" w:date="2020-09-04T11:18:00Z">
            <w:rPr>
              <w:rFonts w:ascii="Times" w:hAnsi="Times"/>
              <w:lang w:val="en-US"/>
            </w:rPr>
          </w:rPrChange>
        </w:rPr>
        <w:t xml:space="preserve">enjoyed our friendship and also </w:t>
      </w:r>
      <w:del w:id="1424" w:author="Jordon Beijing" w:date="2020-09-04T11:17:00Z">
        <w:r w:rsidRPr="00774DE5" w:rsidDel="00774DE5">
          <w:rPr>
            <w:rFonts w:ascii="Times New Roman" w:hAnsi="Times New Roman" w:cs="Times New Roman"/>
            <w:szCs w:val="24"/>
            <w:lang w:val="en-US"/>
            <w:rPrChange w:id="1425" w:author="Jordon Beijing" w:date="2020-09-04T11:18:00Z">
              <w:rPr>
                <w:rFonts w:ascii="Times" w:hAnsi="Times"/>
                <w:lang w:val="en-US"/>
              </w:rPr>
            </w:rPrChange>
          </w:rPr>
          <w:delText xml:space="preserve">have </w:delText>
        </w:r>
      </w:del>
      <w:ins w:id="1426" w:author="Jordon Beijing" w:date="2020-09-04T11:17:00Z">
        <w:r w:rsidR="00774DE5" w:rsidRPr="00774DE5">
          <w:rPr>
            <w:rFonts w:ascii="Times New Roman" w:hAnsi="Times New Roman" w:cs="Times New Roman"/>
            <w:szCs w:val="24"/>
            <w:lang w:val="en-US"/>
            <w:rPrChange w:id="1427" w:author="Jordon Beijing" w:date="2020-09-04T11:18:00Z">
              <w:rPr>
                <w:rFonts w:ascii="Times New Roman" w:hAnsi="Times New Roman" w:cs="Times New Roman"/>
                <w:szCs w:val="24"/>
                <w:highlight w:val="yellow"/>
                <w:lang w:val="en-US"/>
              </w:rPr>
            </w:rPrChange>
          </w:rPr>
          <w:t>had</w:t>
        </w:r>
        <w:r w:rsidR="00774DE5" w:rsidRPr="00774DE5">
          <w:rPr>
            <w:rFonts w:ascii="Times New Roman" w:hAnsi="Times New Roman" w:cs="Times New Roman"/>
            <w:szCs w:val="24"/>
            <w:lang w:val="en-US"/>
            <w:rPrChange w:id="1428" w:author="Jordon Beijing" w:date="2020-09-04T11:18:00Z">
              <w:rPr>
                <w:rFonts w:ascii="Times" w:hAnsi="Times"/>
                <w:lang w:val="en-US"/>
              </w:rPr>
            </w:rPrChange>
          </w:rPr>
          <w:t xml:space="preserve"> </w:t>
        </w:r>
      </w:ins>
      <w:r w:rsidRPr="00774DE5">
        <w:rPr>
          <w:rFonts w:ascii="Times New Roman" w:hAnsi="Times New Roman" w:cs="Times New Roman"/>
          <w:szCs w:val="24"/>
          <w:lang w:val="en-US"/>
          <w:rPrChange w:id="1429" w:author="Jordon Beijing" w:date="2020-09-04T11:18:00Z">
            <w:rPr>
              <w:rFonts w:ascii="Times" w:hAnsi="Times"/>
              <w:lang w:val="en-US"/>
            </w:rPr>
          </w:rPrChange>
        </w:rPr>
        <w:t>a great time!</w:t>
      </w:r>
      <w:r w:rsidRPr="00B179AD">
        <w:rPr>
          <w:rFonts w:ascii="Times New Roman" w:hAnsi="Times New Roman" w:cs="Times New Roman"/>
          <w:color w:val="4472C4" w:themeColor="accent1"/>
          <w:szCs w:val="24"/>
          <w:lang w:val="en-US"/>
          <w:rPrChange w:id="1430" w:author="Jordon Beijing" w:date="2020-09-04T10:54:00Z">
            <w:rPr>
              <w:rFonts w:ascii="Times" w:hAnsi="Times"/>
              <w:color w:val="4472C4" w:themeColor="accent1"/>
              <w:lang w:val="en-US"/>
            </w:rPr>
          </w:rPrChange>
        </w:rPr>
        <w:t xml:space="preserve"> </w:t>
      </w:r>
    </w:p>
    <w:p w14:paraId="6055C33F" w14:textId="553026E5" w:rsidR="00075754" w:rsidRDefault="00075754" w:rsidP="00B818DF">
      <w:pPr>
        <w:ind w:firstLine="284"/>
        <w:rPr>
          <w:ins w:id="1431" w:author="Jordon Beijing" w:date="2020-09-04T11:55:00Z"/>
          <w:rFonts w:ascii="Times New Roman" w:hAnsi="Times New Roman" w:cs="Times New Roman"/>
          <w:color w:val="4472C4" w:themeColor="accent1"/>
          <w:szCs w:val="24"/>
          <w:lang w:val="en-US"/>
        </w:rPr>
      </w:pPr>
    </w:p>
    <w:p w14:paraId="33510552" w14:textId="5F3DA191" w:rsidR="00075754" w:rsidRPr="00075754" w:rsidRDefault="00075754">
      <w:pPr>
        <w:rPr>
          <w:ins w:id="1432" w:author="Jordon Beijing" w:date="2020-09-04T10:35:00Z"/>
          <w:rFonts w:ascii="Times New Roman" w:hAnsi="Times New Roman" w:cs="Times New Roman"/>
          <w:color w:val="000000" w:themeColor="text1"/>
          <w:szCs w:val="24"/>
          <w:lang w:val="en-US"/>
          <w:rPrChange w:id="1433" w:author="Jordon Beijing" w:date="2020-09-04T11:56:00Z">
            <w:rPr>
              <w:ins w:id="1434" w:author="Jordon Beijing" w:date="2020-09-04T10:35:00Z"/>
              <w:rFonts w:ascii="Times" w:hAnsi="Times"/>
              <w:color w:val="4472C4" w:themeColor="accent1"/>
              <w:lang w:val="en-US"/>
            </w:rPr>
          </w:rPrChange>
        </w:rPr>
      </w:pPr>
      <w:ins w:id="1435" w:author="Jordon Beijing" w:date="2020-09-04T11:55:00Z">
        <w:r w:rsidRPr="00075754">
          <w:rPr>
            <w:rFonts w:ascii="Times New Roman" w:hAnsi="Times New Roman" w:cs="Times New Roman"/>
            <w:color w:val="000000" w:themeColor="text1"/>
            <w:szCs w:val="24"/>
            <w:lang w:val="en-US"/>
            <w:rPrChange w:id="1436" w:author="Jordon Beijing" w:date="2020-09-04T11:56:00Z">
              <w:rPr>
                <w:rFonts w:ascii="Times New Roman" w:hAnsi="Times New Roman" w:cs="Times New Roman"/>
                <w:color w:val="4472C4" w:themeColor="accent1"/>
                <w:szCs w:val="24"/>
                <w:lang w:val="en-US"/>
              </w:rPr>
            </w:rPrChange>
          </w:rPr>
          <w:t>Word Count: 835</w:t>
        </w:r>
      </w:ins>
    </w:p>
    <w:p w14:paraId="02E81EEB" w14:textId="77777777" w:rsidR="007A4CFC" w:rsidRDefault="007A4CFC" w:rsidP="00BD0715">
      <w:pPr>
        <w:rPr>
          <w:ins w:id="1437" w:author="Jordon Beijing" w:date="2020-09-04T10:36:00Z"/>
          <w:rFonts w:ascii="Times" w:hAnsi="Times"/>
          <w:color w:val="4472C4" w:themeColor="accent1"/>
          <w:lang w:val="en-US"/>
        </w:rPr>
      </w:pPr>
    </w:p>
    <w:p w14:paraId="22C4EED7" w14:textId="77777777" w:rsidR="007A4CFC" w:rsidRDefault="007A4CFC" w:rsidP="00BD0715">
      <w:pPr>
        <w:rPr>
          <w:ins w:id="1438" w:author="Jordon Beijing" w:date="2020-09-04T10:36:00Z"/>
          <w:rFonts w:ascii="Times" w:hAnsi="Times"/>
          <w:color w:val="4472C4" w:themeColor="accent1"/>
          <w:lang w:val="en-US"/>
        </w:rPr>
      </w:pPr>
    </w:p>
    <w:p w14:paraId="6D03A53D" w14:textId="77777777" w:rsidR="007A4CFC" w:rsidRDefault="007A4CFC" w:rsidP="00BD0715">
      <w:pPr>
        <w:rPr>
          <w:ins w:id="1439" w:author="Jordon Beijing" w:date="2020-09-04T10:36:00Z"/>
          <w:rFonts w:ascii="Times" w:hAnsi="Times"/>
          <w:color w:val="4472C4" w:themeColor="accent1"/>
          <w:lang w:val="en-US"/>
        </w:rPr>
      </w:pPr>
    </w:p>
    <w:p w14:paraId="1E5C6BD9" w14:textId="77777777" w:rsidR="007A4CFC" w:rsidRDefault="007A4CFC" w:rsidP="00BD0715">
      <w:pPr>
        <w:rPr>
          <w:ins w:id="1440" w:author="Jordon Beijing" w:date="2020-09-04T10:36:00Z"/>
          <w:rFonts w:ascii="Times" w:hAnsi="Times"/>
          <w:color w:val="4472C4" w:themeColor="accent1"/>
          <w:lang w:val="en-US"/>
        </w:rPr>
      </w:pPr>
    </w:p>
    <w:p w14:paraId="16D829B6" w14:textId="77777777" w:rsidR="007A4CFC" w:rsidRDefault="007A4CFC" w:rsidP="00BD0715">
      <w:pPr>
        <w:rPr>
          <w:ins w:id="1441" w:author="Jordon Beijing" w:date="2020-09-04T10:36:00Z"/>
          <w:rFonts w:ascii="Times" w:hAnsi="Times"/>
          <w:color w:val="4472C4" w:themeColor="accent1"/>
          <w:lang w:val="en-US"/>
        </w:rPr>
      </w:pPr>
    </w:p>
    <w:p w14:paraId="060F0E36" w14:textId="77777777" w:rsidR="007A4CFC" w:rsidRDefault="007A4CFC" w:rsidP="00BD0715">
      <w:pPr>
        <w:rPr>
          <w:ins w:id="1442" w:author="Jordon Beijing" w:date="2020-09-04T10:36:00Z"/>
          <w:rFonts w:ascii="Times" w:hAnsi="Times"/>
          <w:color w:val="4472C4" w:themeColor="accent1"/>
          <w:lang w:val="en-US"/>
        </w:rPr>
      </w:pPr>
    </w:p>
    <w:p w14:paraId="59AB9E98" w14:textId="77777777" w:rsidR="007A4CFC" w:rsidRDefault="007A4CFC" w:rsidP="00BD0715">
      <w:pPr>
        <w:rPr>
          <w:ins w:id="1443" w:author="Jordon Beijing" w:date="2020-09-04T10:36:00Z"/>
          <w:rFonts w:ascii="Times" w:hAnsi="Times"/>
          <w:color w:val="4472C4" w:themeColor="accent1"/>
          <w:lang w:val="en-US"/>
        </w:rPr>
      </w:pPr>
    </w:p>
    <w:p w14:paraId="4239AEDB" w14:textId="77777777" w:rsidR="007A4CFC" w:rsidRDefault="007A4CFC" w:rsidP="00BD0715">
      <w:pPr>
        <w:rPr>
          <w:ins w:id="1444" w:author="Jordon Beijing" w:date="2020-09-04T10:36:00Z"/>
          <w:rFonts w:ascii="Times" w:hAnsi="Times"/>
          <w:color w:val="4472C4" w:themeColor="accent1"/>
          <w:lang w:val="en-US"/>
        </w:rPr>
      </w:pPr>
    </w:p>
    <w:p w14:paraId="2B13BDDD" w14:textId="77777777" w:rsidR="007A4CFC" w:rsidRDefault="007A4CFC" w:rsidP="00BD0715">
      <w:pPr>
        <w:rPr>
          <w:ins w:id="1445" w:author="Jordon Beijing" w:date="2020-09-04T10:36:00Z"/>
          <w:rFonts w:ascii="Times" w:hAnsi="Times"/>
          <w:color w:val="4472C4" w:themeColor="accent1"/>
          <w:lang w:val="en-US"/>
        </w:rPr>
      </w:pPr>
    </w:p>
    <w:p w14:paraId="32C2FB26" w14:textId="77777777" w:rsidR="007A4CFC" w:rsidRDefault="007A4CFC" w:rsidP="00BD0715">
      <w:pPr>
        <w:rPr>
          <w:ins w:id="1446" w:author="Jordon Beijing" w:date="2020-09-04T10:36:00Z"/>
          <w:rFonts w:ascii="Times" w:hAnsi="Times"/>
          <w:color w:val="4472C4" w:themeColor="accent1"/>
          <w:lang w:val="en-US"/>
        </w:rPr>
      </w:pPr>
    </w:p>
    <w:p w14:paraId="40BCCDB9" w14:textId="77777777" w:rsidR="007A4CFC" w:rsidRDefault="007A4CFC" w:rsidP="00BD0715">
      <w:pPr>
        <w:rPr>
          <w:ins w:id="1447" w:author="Jordon Beijing" w:date="2020-09-04T10:36:00Z"/>
          <w:rFonts w:ascii="Times" w:hAnsi="Times"/>
          <w:color w:val="4472C4" w:themeColor="accent1"/>
          <w:lang w:val="en-US"/>
        </w:rPr>
      </w:pPr>
    </w:p>
    <w:p w14:paraId="28EEFD23" w14:textId="77777777" w:rsidR="007A4CFC" w:rsidRDefault="007A4CFC" w:rsidP="00BD0715">
      <w:pPr>
        <w:rPr>
          <w:ins w:id="1448" w:author="Jordon Beijing" w:date="2020-09-04T10:36:00Z"/>
          <w:rFonts w:ascii="Times" w:hAnsi="Times"/>
          <w:color w:val="4472C4" w:themeColor="accent1"/>
          <w:lang w:val="en-US"/>
        </w:rPr>
      </w:pPr>
    </w:p>
    <w:p w14:paraId="753452F7" w14:textId="77777777" w:rsidR="007A4CFC" w:rsidRDefault="007A4CFC" w:rsidP="00BD0715">
      <w:pPr>
        <w:rPr>
          <w:ins w:id="1449" w:author="Jordon Beijing" w:date="2020-09-04T10:36:00Z"/>
          <w:rFonts w:ascii="Times" w:hAnsi="Times"/>
          <w:color w:val="4472C4" w:themeColor="accent1"/>
          <w:lang w:val="en-US"/>
        </w:rPr>
      </w:pPr>
    </w:p>
    <w:p w14:paraId="3C7AA66F" w14:textId="77777777" w:rsidR="007A4CFC" w:rsidRDefault="007A4CFC" w:rsidP="00BD0715">
      <w:pPr>
        <w:rPr>
          <w:ins w:id="1450" w:author="Jordon Beijing" w:date="2020-09-04T10:36:00Z"/>
          <w:rFonts w:ascii="Times" w:hAnsi="Times"/>
          <w:color w:val="4472C4" w:themeColor="accent1"/>
          <w:lang w:val="en-US"/>
        </w:rPr>
      </w:pPr>
    </w:p>
    <w:p w14:paraId="392AF1FF" w14:textId="77777777" w:rsidR="007A4CFC" w:rsidRDefault="007A4CFC" w:rsidP="00BD0715">
      <w:pPr>
        <w:rPr>
          <w:ins w:id="1451" w:author="Jordon Beijing" w:date="2020-09-04T10:36:00Z"/>
          <w:rFonts w:ascii="Times" w:hAnsi="Times"/>
          <w:color w:val="4472C4" w:themeColor="accent1"/>
          <w:lang w:val="en-US"/>
        </w:rPr>
      </w:pPr>
    </w:p>
    <w:p w14:paraId="781A52B2" w14:textId="77777777" w:rsidR="007A4CFC" w:rsidRDefault="007A4CFC" w:rsidP="00BD0715">
      <w:pPr>
        <w:rPr>
          <w:ins w:id="1452" w:author="Jordon Beijing" w:date="2020-09-04T10:36:00Z"/>
          <w:rFonts w:ascii="Times" w:hAnsi="Times"/>
          <w:color w:val="4472C4" w:themeColor="accent1"/>
          <w:lang w:val="en-US"/>
        </w:rPr>
      </w:pPr>
    </w:p>
    <w:p w14:paraId="422F189B" w14:textId="77777777" w:rsidR="007A4CFC" w:rsidRDefault="007A4CFC" w:rsidP="00BD0715">
      <w:pPr>
        <w:rPr>
          <w:ins w:id="1453" w:author="Jordon Beijing" w:date="2020-09-04T10:36:00Z"/>
          <w:rFonts w:ascii="Times" w:hAnsi="Times"/>
          <w:color w:val="4472C4" w:themeColor="accent1"/>
          <w:lang w:val="en-US"/>
        </w:rPr>
      </w:pPr>
    </w:p>
    <w:p w14:paraId="7744AF0D" w14:textId="77777777" w:rsidR="007A4CFC" w:rsidRDefault="007A4CFC" w:rsidP="00BD0715">
      <w:pPr>
        <w:rPr>
          <w:ins w:id="1454" w:author="Jordon Beijing" w:date="2020-09-04T10:36:00Z"/>
          <w:rFonts w:ascii="Times" w:hAnsi="Times"/>
          <w:color w:val="4472C4" w:themeColor="accent1"/>
          <w:lang w:val="en-US"/>
        </w:rPr>
      </w:pPr>
    </w:p>
    <w:p w14:paraId="0EE7B219" w14:textId="77777777" w:rsidR="007A4CFC" w:rsidRDefault="007A4CFC" w:rsidP="00BD0715">
      <w:pPr>
        <w:rPr>
          <w:ins w:id="1455" w:author="Jordon Beijing" w:date="2020-09-04T10:36:00Z"/>
          <w:rFonts w:ascii="Times" w:hAnsi="Times"/>
          <w:color w:val="4472C4" w:themeColor="accent1"/>
          <w:lang w:val="en-US"/>
        </w:rPr>
      </w:pPr>
    </w:p>
    <w:p w14:paraId="71370D4D" w14:textId="77777777" w:rsidR="007A4CFC" w:rsidRDefault="007A4CFC" w:rsidP="00BD0715">
      <w:pPr>
        <w:rPr>
          <w:ins w:id="1456" w:author="Jordon Beijing" w:date="2020-09-04T10:36:00Z"/>
          <w:rFonts w:ascii="Times" w:hAnsi="Times"/>
          <w:color w:val="4472C4" w:themeColor="accent1"/>
          <w:lang w:val="en-US"/>
        </w:rPr>
      </w:pPr>
    </w:p>
    <w:p w14:paraId="4FC26FC2" w14:textId="77777777" w:rsidR="007A4CFC" w:rsidRDefault="007A4CFC" w:rsidP="00BD0715">
      <w:pPr>
        <w:rPr>
          <w:ins w:id="1457" w:author="Jordon Beijing" w:date="2020-09-04T10:36:00Z"/>
          <w:rFonts w:ascii="Times" w:hAnsi="Times"/>
          <w:color w:val="4472C4" w:themeColor="accent1"/>
          <w:lang w:val="en-US"/>
        </w:rPr>
      </w:pPr>
    </w:p>
    <w:p w14:paraId="2DF8039C" w14:textId="77777777" w:rsidR="007A4CFC" w:rsidRDefault="007A4CFC" w:rsidP="00BD0715">
      <w:pPr>
        <w:rPr>
          <w:ins w:id="1458" w:author="Jordon Beijing" w:date="2020-09-04T10:36:00Z"/>
          <w:rFonts w:ascii="Times" w:hAnsi="Times"/>
          <w:color w:val="4472C4" w:themeColor="accent1"/>
          <w:lang w:val="en-US"/>
        </w:rPr>
      </w:pPr>
    </w:p>
    <w:p w14:paraId="4441BE02" w14:textId="77777777" w:rsidR="007A4CFC" w:rsidRDefault="007A4CFC" w:rsidP="00BD0715">
      <w:pPr>
        <w:rPr>
          <w:ins w:id="1459" w:author="Jordon Beijing" w:date="2020-09-04T10:36:00Z"/>
          <w:rFonts w:ascii="Times" w:hAnsi="Times"/>
          <w:color w:val="4472C4" w:themeColor="accent1"/>
          <w:lang w:val="en-US"/>
        </w:rPr>
      </w:pPr>
    </w:p>
    <w:p w14:paraId="43B11C86" w14:textId="77777777" w:rsidR="007A4CFC" w:rsidRDefault="007A4CFC" w:rsidP="00BD0715">
      <w:pPr>
        <w:rPr>
          <w:ins w:id="1460" w:author="Jordon Beijing" w:date="2020-09-04T10:36:00Z"/>
          <w:rFonts w:ascii="Times" w:hAnsi="Times"/>
          <w:color w:val="4472C4" w:themeColor="accent1"/>
          <w:lang w:val="en-US"/>
        </w:rPr>
      </w:pPr>
    </w:p>
    <w:p w14:paraId="23B082CD" w14:textId="77777777" w:rsidR="007A4CFC" w:rsidRDefault="007A4CFC" w:rsidP="00BD0715">
      <w:pPr>
        <w:rPr>
          <w:ins w:id="1461" w:author="Jordon Beijing" w:date="2020-09-04T10:36:00Z"/>
          <w:rFonts w:ascii="Times" w:hAnsi="Times"/>
          <w:color w:val="4472C4" w:themeColor="accent1"/>
          <w:lang w:val="en-US"/>
        </w:rPr>
      </w:pPr>
    </w:p>
    <w:p w14:paraId="44E3EDD7" w14:textId="77777777" w:rsidR="007A4CFC" w:rsidRDefault="007A4CFC" w:rsidP="00BD0715">
      <w:pPr>
        <w:rPr>
          <w:ins w:id="1462" w:author="Jordon Beijing" w:date="2020-09-04T10:36:00Z"/>
          <w:rFonts w:ascii="Times" w:hAnsi="Times"/>
          <w:color w:val="4472C4" w:themeColor="accent1"/>
          <w:lang w:val="en-US"/>
        </w:rPr>
      </w:pPr>
    </w:p>
    <w:p w14:paraId="5886344C" w14:textId="77777777" w:rsidR="007A4CFC" w:rsidRDefault="007A4CFC" w:rsidP="00BD0715">
      <w:pPr>
        <w:rPr>
          <w:ins w:id="1463" w:author="Jordon Beijing" w:date="2020-09-04T10:36:00Z"/>
          <w:rFonts w:ascii="Times" w:hAnsi="Times"/>
          <w:color w:val="4472C4" w:themeColor="accent1"/>
          <w:lang w:val="en-US"/>
        </w:rPr>
      </w:pPr>
    </w:p>
    <w:p w14:paraId="6CCB954F" w14:textId="77777777" w:rsidR="007A4CFC" w:rsidRDefault="007A4CFC" w:rsidP="00BD0715">
      <w:pPr>
        <w:rPr>
          <w:ins w:id="1464" w:author="Jordon Beijing" w:date="2020-09-04T10:36:00Z"/>
          <w:rFonts w:ascii="Times" w:hAnsi="Times"/>
          <w:color w:val="4472C4" w:themeColor="accent1"/>
          <w:lang w:val="en-US"/>
        </w:rPr>
      </w:pPr>
    </w:p>
    <w:p w14:paraId="06E369E5" w14:textId="77777777" w:rsidR="007A4CFC" w:rsidRDefault="007A4CFC" w:rsidP="00BD0715">
      <w:pPr>
        <w:rPr>
          <w:ins w:id="1465" w:author="Jordon Beijing" w:date="2020-09-04T10:36:00Z"/>
          <w:rFonts w:ascii="Times" w:hAnsi="Times"/>
          <w:color w:val="4472C4" w:themeColor="accent1"/>
          <w:lang w:val="en-US"/>
        </w:rPr>
      </w:pPr>
    </w:p>
    <w:p w14:paraId="172AD639" w14:textId="77777777" w:rsidR="007A4CFC" w:rsidRDefault="007A4CFC" w:rsidP="00BD0715">
      <w:pPr>
        <w:rPr>
          <w:ins w:id="1466" w:author="Jordon Beijing" w:date="2020-09-04T10:36:00Z"/>
          <w:rFonts w:ascii="Times" w:hAnsi="Times"/>
          <w:color w:val="4472C4" w:themeColor="accent1"/>
          <w:lang w:val="en-US"/>
        </w:rPr>
      </w:pPr>
    </w:p>
    <w:p w14:paraId="142682AC" w14:textId="77777777" w:rsidR="007A4CFC" w:rsidRDefault="007A4CFC" w:rsidP="00BD0715">
      <w:pPr>
        <w:rPr>
          <w:ins w:id="1467" w:author="Jordon Beijing" w:date="2020-09-04T10:36:00Z"/>
          <w:rFonts w:ascii="Times" w:hAnsi="Times"/>
          <w:color w:val="4472C4" w:themeColor="accent1"/>
          <w:lang w:val="en-US"/>
        </w:rPr>
      </w:pPr>
    </w:p>
    <w:p w14:paraId="6BFE9A0C" w14:textId="77777777" w:rsidR="007A4CFC" w:rsidRDefault="007A4CFC" w:rsidP="00BD0715">
      <w:pPr>
        <w:rPr>
          <w:ins w:id="1468" w:author="Jordon Beijing" w:date="2020-09-04T10:36:00Z"/>
          <w:rFonts w:ascii="Times" w:hAnsi="Times"/>
          <w:color w:val="4472C4" w:themeColor="accent1"/>
          <w:lang w:val="en-US"/>
        </w:rPr>
      </w:pPr>
    </w:p>
    <w:p w14:paraId="46783945" w14:textId="77777777" w:rsidR="007A4CFC" w:rsidRDefault="007A4CFC" w:rsidP="00BD0715">
      <w:pPr>
        <w:rPr>
          <w:ins w:id="1469" w:author="Jordon Beijing" w:date="2020-09-04T10:36:00Z"/>
          <w:rFonts w:ascii="Times" w:hAnsi="Times"/>
          <w:color w:val="4472C4" w:themeColor="accent1"/>
          <w:lang w:val="en-US"/>
        </w:rPr>
      </w:pPr>
    </w:p>
    <w:p w14:paraId="004CF16F" w14:textId="77777777" w:rsidR="007A4CFC" w:rsidRDefault="007A4CFC" w:rsidP="00BD0715">
      <w:pPr>
        <w:rPr>
          <w:ins w:id="1470" w:author="Jordon Beijing" w:date="2020-09-04T10:36:00Z"/>
          <w:rFonts w:ascii="Times" w:hAnsi="Times"/>
          <w:color w:val="4472C4" w:themeColor="accent1"/>
          <w:lang w:val="en-US"/>
        </w:rPr>
      </w:pPr>
    </w:p>
    <w:p w14:paraId="26FE98B6" w14:textId="77777777" w:rsidR="007A4CFC" w:rsidRDefault="007A4CFC" w:rsidP="00BD0715">
      <w:pPr>
        <w:rPr>
          <w:ins w:id="1471" w:author="Jordon Beijing" w:date="2020-09-04T10:36:00Z"/>
          <w:rFonts w:ascii="Times" w:hAnsi="Times"/>
          <w:color w:val="4472C4" w:themeColor="accent1"/>
          <w:lang w:val="en-US"/>
        </w:rPr>
      </w:pPr>
    </w:p>
    <w:p w14:paraId="42FCEA9C" w14:textId="77777777" w:rsidR="007A4CFC" w:rsidRDefault="007A4CFC" w:rsidP="00BD0715">
      <w:pPr>
        <w:rPr>
          <w:ins w:id="1472" w:author="Jordon Beijing" w:date="2020-09-04T10:36:00Z"/>
          <w:rFonts w:ascii="Times" w:hAnsi="Times"/>
          <w:color w:val="4472C4" w:themeColor="accent1"/>
          <w:lang w:val="en-US"/>
        </w:rPr>
      </w:pPr>
    </w:p>
    <w:p w14:paraId="6665BD30" w14:textId="5F07A2C9" w:rsidR="00DB0EAA" w:rsidRPr="00166FB7" w:rsidRDefault="00DB0EAA" w:rsidP="00BD0715">
      <w:pPr>
        <w:rPr>
          <w:rFonts w:ascii="Times" w:hAnsi="Times"/>
          <w:color w:val="4472C4" w:themeColor="accent1"/>
          <w:lang w:val="en-US"/>
        </w:rPr>
      </w:pPr>
      <w:r>
        <w:rPr>
          <w:rFonts w:ascii="Times" w:hAnsi="Times"/>
          <w:color w:val="4472C4" w:themeColor="accent1"/>
          <w:lang w:val="en-US"/>
        </w:rPr>
        <w:lastRenderedPageBreak/>
        <w:t xml:space="preserve">[Story Arc: </w:t>
      </w:r>
      <w:r w:rsidRPr="00166FB7">
        <w:rPr>
          <w:rFonts w:ascii="Times" w:hAnsi="Times"/>
          <w:color w:val="4472C4" w:themeColor="accent1"/>
          <w:lang w:val="en-US"/>
        </w:rPr>
        <w:t xml:space="preserve">Essay 4: Narrative </w:t>
      </w:r>
      <w:r>
        <w:rPr>
          <w:rFonts w:ascii="Times" w:hAnsi="Times"/>
          <w:color w:val="4472C4" w:themeColor="accent1"/>
          <w:lang w:val="en-US"/>
        </w:rPr>
        <w:t>W</w:t>
      </w:r>
      <w:r w:rsidRPr="00166FB7">
        <w:rPr>
          <w:rFonts w:ascii="Times" w:hAnsi="Times"/>
          <w:color w:val="4472C4" w:themeColor="accent1"/>
          <w:lang w:val="en-US"/>
        </w:rPr>
        <w:t>riting</w:t>
      </w:r>
      <w:r w:rsidR="002A18CA">
        <w:rPr>
          <w:rFonts w:ascii="Times" w:hAnsi="Times"/>
          <w:color w:val="4472C4" w:themeColor="accent1"/>
          <w:lang w:val="en-US"/>
        </w:rPr>
        <w:t xml:space="preserve"> Exercise</w:t>
      </w:r>
      <w:r>
        <w:rPr>
          <w:rFonts w:ascii="Times" w:hAnsi="Times"/>
          <w:color w:val="4472C4" w:themeColor="accent1"/>
          <w:lang w:val="en-US"/>
        </w:rPr>
        <w:t>]</w:t>
      </w:r>
    </w:p>
    <w:p w14:paraId="2CDE4765" w14:textId="323D6F8D" w:rsidR="00DB0EAA" w:rsidRDefault="00DB0EAA" w:rsidP="00166FB7">
      <w:pPr>
        <w:rPr>
          <w:rFonts w:ascii="Times" w:hAnsi="Times"/>
          <w:lang w:val="en-US"/>
        </w:rPr>
      </w:pPr>
    </w:p>
    <w:p w14:paraId="79ED363B" w14:textId="36687444" w:rsidR="00DB0EAA" w:rsidRDefault="003A2677" w:rsidP="00166FB7">
      <w:pPr>
        <w:rPr>
          <w:rFonts w:ascii="Times" w:hAnsi="Times"/>
          <w:lang w:val="en-US"/>
        </w:rPr>
      </w:pPr>
      <w:r>
        <w:rPr>
          <w:rFonts w:ascii="Times" w:hAnsi="Times"/>
          <w:noProof/>
          <w:lang w:val="en-US" w:bidi="ar-SA"/>
        </w:rPr>
        <w:drawing>
          <wp:inline distT="0" distB="0" distL="0" distR="0" wp14:anchorId="604130A3" wp14:editId="47BCC983">
            <wp:extent cx="5727700" cy="7637145"/>
            <wp:effectExtent l="0" t="0" r="635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y arc of essay4.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7637145"/>
                    </a:xfrm>
                    <a:prstGeom prst="rect">
                      <a:avLst/>
                    </a:prstGeom>
                  </pic:spPr>
                </pic:pic>
              </a:graphicData>
            </a:graphic>
          </wp:inline>
        </w:drawing>
      </w:r>
    </w:p>
    <w:p w14:paraId="56411E34" w14:textId="1B30A16F" w:rsidR="00DB0EAA" w:rsidRPr="00220E03" w:rsidRDefault="00DB0EAA" w:rsidP="00166FB7">
      <w:pPr>
        <w:rPr>
          <w:rFonts w:ascii="Times" w:hAnsi="Times"/>
          <w:lang w:val="en-US"/>
        </w:rPr>
      </w:pPr>
    </w:p>
    <w:p w14:paraId="4157A6F3" w14:textId="77777777" w:rsidR="007A4CFC" w:rsidRDefault="007A4CFC" w:rsidP="00166FB7">
      <w:pPr>
        <w:rPr>
          <w:ins w:id="1473" w:author="Jordon Beijing" w:date="2020-09-04T10:36:00Z"/>
          <w:rFonts w:ascii="Times" w:hAnsi="Times"/>
          <w:color w:val="4472C4" w:themeColor="accent1"/>
          <w:lang w:val="en-US"/>
        </w:rPr>
      </w:pPr>
    </w:p>
    <w:p w14:paraId="28436806" w14:textId="77777777" w:rsidR="007A4CFC" w:rsidRDefault="007A4CFC" w:rsidP="00166FB7">
      <w:pPr>
        <w:rPr>
          <w:ins w:id="1474" w:author="Jordon Beijing" w:date="2020-09-04T10:36:00Z"/>
          <w:rFonts w:ascii="Times" w:hAnsi="Times"/>
          <w:color w:val="4472C4" w:themeColor="accent1"/>
          <w:lang w:val="en-US"/>
        </w:rPr>
      </w:pPr>
    </w:p>
    <w:p w14:paraId="6D6CF119" w14:textId="77777777" w:rsidR="007A4CFC" w:rsidRDefault="007A4CFC" w:rsidP="00166FB7">
      <w:pPr>
        <w:rPr>
          <w:ins w:id="1475" w:author="Jordon Beijing" w:date="2020-09-04T10:36:00Z"/>
          <w:rFonts w:ascii="Times" w:hAnsi="Times"/>
          <w:color w:val="4472C4" w:themeColor="accent1"/>
          <w:lang w:val="en-US"/>
        </w:rPr>
      </w:pPr>
    </w:p>
    <w:p w14:paraId="19E47888" w14:textId="076A2CD1" w:rsidR="00166FB7" w:rsidRDefault="003A2677" w:rsidP="00166FB7">
      <w:pPr>
        <w:rPr>
          <w:rFonts w:ascii="Times" w:hAnsi="Times"/>
          <w:color w:val="4472C4" w:themeColor="accent1"/>
          <w:lang w:val="en-US"/>
        </w:rPr>
      </w:pPr>
      <w:del w:id="1476" w:author="Jordon Beijing" w:date="2020-09-04T10:36:00Z">
        <w:r w:rsidRPr="004168D5" w:rsidDel="007A4CFC">
          <w:rPr>
            <w:rFonts w:ascii="Times" w:hAnsi="Times"/>
            <w:color w:val="4472C4" w:themeColor="accent1"/>
            <w:lang w:val="en-US"/>
          </w:rPr>
          <w:lastRenderedPageBreak/>
          <w:delText xml:space="preserve"> </w:delText>
        </w:r>
      </w:del>
      <w:r w:rsidR="004168D5" w:rsidRPr="004168D5">
        <w:rPr>
          <w:rFonts w:ascii="Times" w:hAnsi="Times"/>
          <w:color w:val="4472C4" w:themeColor="accent1"/>
          <w:lang w:val="en-US"/>
        </w:rPr>
        <w:t>[</w:t>
      </w:r>
      <w:r w:rsidR="00166FB7" w:rsidRPr="004168D5">
        <w:rPr>
          <w:rFonts w:ascii="Times" w:hAnsi="Times"/>
          <w:color w:val="4472C4" w:themeColor="accent1"/>
          <w:lang w:val="en-US"/>
        </w:rPr>
        <w:t xml:space="preserve">Essay 5: Writing </w:t>
      </w:r>
      <w:r w:rsidR="002A18CA">
        <w:rPr>
          <w:rFonts w:ascii="Times" w:hAnsi="Times"/>
          <w:color w:val="4472C4" w:themeColor="accent1"/>
          <w:lang w:val="en-US"/>
        </w:rPr>
        <w:t>f</w:t>
      </w:r>
      <w:r w:rsidR="00166FB7" w:rsidRPr="004168D5">
        <w:rPr>
          <w:rFonts w:ascii="Times" w:hAnsi="Times"/>
          <w:color w:val="4472C4" w:themeColor="accent1"/>
          <w:lang w:val="en-US"/>
        </w:rPr>
        <w:t xml:space="preserve">rom the </w:t>
      </w:r>
      <w:r w:rsidR="00DB0EAA">
        <w:rPr>
          <w:rFonts w:ascii="Times" w:hAnsi="Times"/>
          <w:color w:val="4472C4" w:themeColor="accent1"/>
          <w:lang w:val="en-US"/>
        </w:rPr>
        <w:t>P</w:t>
      </w:r>
      <w:r w:rsidR="00166FB7" w:rsidRPr="004168D5">
        <w:rPr>
          <w:rFonts w:ascii="Times" w:hAnsi="Times"/>
          <w:color w:val="4472C4" w:themeColor="accent1"/>
          <w:lang w:val="en-US"/>
        </w:rPr>
        <w:t xml:space="preserve">oint of </w:t>
      </w:r>
      <w:r w:rsidR="00DB0EAA">
        <w:rPr>
          <w:rFonts w:ascii="Times" w:hAnsi="Times"/>
          <w:color w:val="4472C4" w:themeColor="accent1"/>
          <w:lang w:val="en-US"/>
        </w:rPr>
        <w:t>V</w:t>
      </w:r>
      <w:r w:rsidR="00166FB7" w:rsidRPr="004168D5">
        <w:rPr>
          <w:rFonts w:ascii="Times" w:hAnsi="Times"/>
          <w:color w:val="4472C4" w:themeColor="accent1"/>
          <w:lang w:val="en-US"/>
        </w:rPr>
        <w:t xml:space="preserve">iew of a </w:t>
      </w:r>
      <w:r w:rsidR="00DB0EAA">
        <w:rPr>
          <w:rFonts w:ascii="Times" w:hAnsi="Times"/>
          <w:color w:val="4472C4" w:themeColor="accent1"/>
          <w:lang w:val="en-US"/>
        </w:rPr>
        <w:t>Fi</w:t>
      </w:r>
      <w:r w:rsidR="00166FB7" w:rsidRPr="004168D5">
        <w:rPr>
          <w:rFonts w:ascii="Times" w:hAnsi="Times"/>
          <w:color w:val="4472C4" w:themeColor="accent1"/>
          <w:lang w:val="en-US"/>
        </w:rPr>
        <w:t xml:space="preserve">ctional </w:t>
      </w:r>
      <w:r w:rsidR="00DB0EAA">
        <w:rPr>
          <w:rFonts w:ascii="Times" w:hAnsi="Times"/>
          <w:color w:val="4472C4" w:themeColor="accent1"/>
          <w:lang w:val="en-US"/>
        </w:rPr>
        <w:t>C</w:t>
      </w:r>
      <w:r w:rsidR="00166FB7" w:rsidRPr="004168D5">
        <w:rPr>
          <w:rFonts w:ascii="Times" w:hAnsi="Times"/>
          <w:color w:val="4472C4" w:themeColor="accent1"/>
          <w:lang w:val="en-US"/>
        </w:rPr>
        <w:t>haracter: Draft 1</w:t>
      </w:r>
      <w:r w:rsidR="004168D5" w:rsidRPr="004168D5">
        <w:rPr>
          <w:rFonts w:ascii="Times" w:hAnsi="Times"/>
          <w:color w:val="4472C4" w:themeColor="accent1"/>
          <w:lang w:val="en-US"/>
        </w:rPr>
        <w:t>]</w:t>
      </w:r>
    </w:p>
    <w:p w14:paraId="4E7D0BBE" w14:textId="477E3E63" w:rsidR="00170EF0" w:rsidRDefault="00170EF0" w:rsidP="00166FB7">
      <w:pPr>
        <w:rPr>
          <w:ins w:id="1477" w:author="Jordon Beijing" w:date="2020-09-04T11:58:00Z"/>
          <w:rFonts w:ascii="Times" w:hAnsi="Times"/>
          <w:color w:val="4472C4" w:themeColor="accent1"/>
          <w:lang w:val="en-US"/>
        </w:rPr>
      </w:pPr>
    </w:p>
    <w:p w14:paraId="512C35A7" w14:textId="74CFCDD5" w:rsidR="00075754" w:rsidRPr="00075754" w:rsidRDefault="00A54001">
      <w:pPr>
        <w:jc w:val="center"/>
        <w:rPr>
          <w:ins w:id="1478" w:author="Jordon Beijing" w:date="2020-09-04T11:58:00Z"/>
          <w:rFonts w:ascii="Times" w:hAnsi="Times"/>
          <w:color w:val="000000" w:themeColor="text1"/>
          <w:lang w:val="en-US"/>
          <w:rPrChange w:id="1479" w:author="Jordon Beijing" w:date="2020-09-04T11:58:00Z">
            <w:rPr>
              <w:ins w:id="1480" w:author="Jordon Beijing" w:date="2020-09-04T11:58:00Z"/>
              <w:rFonts w:ascii="Times" w:hAnsi="Times"/>
              <w:color w:val="4472C4" w:themeColor="accent1"/>
              <w:lang w:val="en-US"/>
            </w:rPr>
          </w:rPrChange>
        </w:rPr>
        <w:pPrChange w:id="1481" w:author="Jordon Beijing" w:date="2020-09-04T11:58:00Z">
          <w:pPr/>
        </w:pPrChange>
      </w:pPr>
      <w:ins w:id="1482" w:author="Jordon Beijing" w:date="2020-09-05T20:46:00Z">
        <w:r w:rsidRPr="00A54001">
          <w:rPr>
            <w:rFonts w:ascii="Times" w:hAnsi="Times"/>
            <w:color w:val="000000" w:themeColor="text1"/>
            <w:lang w:val="en-US"/>
            <w:rPrChange w:id="1483" w:author="Jordon Beijing" w:date="2020-09-05T20:47:00Z">
              <w:rPr>
                <w:rFonts w:ascii="Times" w:hAnsi="Times"/>
                <w:color w:val="000000" w:themeColor="text1"/>
                <w:highlight w:val="yellow"/>
                <w:lang w:val="en-US"/>
              </w:rPr>
            </w:rPrChange>
          </w:rPr>
          <w:t xml:space="preserve">The </w:t>
        </w:r>
      </w:ins>
      <w:ins w:id="1484" w:author="Jordon Beijing" w:date="2020-09-05T20:47:00Z">
        <w:r>
          <w:rPr>
            <w:rFonts w:ascii="Times" w:hAnsi="Times"/>
            <w:color w:val="000000" w:themeColor="text1"/>
            <w:lang w:val="en-US"/>
          </w:rPr>
          <w:t>t</w:t>
        </w:r>
      </w:ins>
      <w:ins w:id="1485" w:author="Jordon Beijing" w:date="2020-09-05T20:46:00Z">
        <w:r w:rsidRPr="00A54001">
          <w:rPr>
            <w:rFonts w:ascii="Times" w:hAnsi="Times"/>
            <w:color w:val="000000" w:themeColor="text1"/>
            <w:lang w:val="en-US"/>
            <w:rPrChange w:id="1486" w:author="Jordon Beijing" w:date="2020-09-05T20:47:00Z">
              <w:rPr>
                <w:rFonts w:ascii="Times" w:hAnsi="Times"/>
                <w:color w:val="000000" w:themeColor="text1"/>
                <w:highlight w:val="yellow"/>
                <w:lang w:val="en-US"/>
              </w:rPr>
            </w:rPrChange>
          </w:rPr>
          <w:t xml:space="preserve">ruth </w:t>
        </w:r>
      </w:ins>
      <w:ins w:id="1487" w:author="Jordon Beijing" w:date="2020-09-05T20:47:00Z">
        <w:r>
          <w:rPr>
            <w:rFonts w:ascii="Times" w:hAnsi="Times"/>
            <w:color w:val="000000" w:themeColor="text1"/>
            <w:lang w:val="en-US"/>
          </w:rPr>
          <w:t>t</w:t>
        </w:r>
      </w:ins>
      <w:ins w:id="1488" w:author="Jordon Beijing" w:date="2020-09-05T20:46:00Z">
        <w:r w:rsidRPr="00A54001">
          <w:rPr>
            <w:rFonts w:ascii="Times" w:hAnsi="Times"/>
            <w:color w:val="000000" w:themeColor="text1"/>
            <w:lang w:val="en-US"/>
            <w:rPrChange w:id="1489" w:author="Jordon Beijing" w:date="2020-09-05T20:47:00Z">
              <w:rPr>
                <w:rFonts w:ascii="Times" w:hAnsi="Times"/>
                <w:color w:val="000000" w:themeColor="text1"/>
                <w:highlight w:val="yellow"/>
                <w:lang w:val="en-US"/>
              </w:rPr>
            </w:rPrChange>
          </w:rPr>
          <w:t xml:space="preserve">hat I </w:t>
        </w:r>
      </w:ins>
      <w:ins w:id="1490" w:author="Jordon Beijing" w:date="2020-09-05T20:47:00Z">
        <w:r>
          <w:rPr>
            <w:rFonts w:ascii="Times" w:hAnsi="Times"/>
            <w:color w:val="000000" w:themeColor="text1"/>
            <w:lang w:val="en-US"/>
          </w:rPr>
          <w:t>l</w:t>
        </w:r>
      </w:ins>
      <w:ins w:id="1491" w:author="Jordon Beijing" w:date="2020-09-05T20:46:00Z">
        <w:r w:rsidRPr="00A54001">
          <w:rPr>
            <w:rFonts w:ascii="Times" w:hAnsi="Times"/>
            <w:color w:val="000000" w:themeColor="text1"/>
            <w:lang w:val="en-US"/>
            <w:rPrChange w:id="1492" w:author="Jordon Beijing" w:date="2020-09-05T20:47:00Z">
              <w:rPr>
                <w:rFonts w:ascii="Times" w:hAnsi="Times"/>
                <w:color w:val="000000" w:themeColor="text1"/>
                <w:highlight w:val="yellow"/>
                <w:lang w:val="en-US"/>
              </w:rPr>
            </w:rPrChange>
          </w:rPr>
          <w:t>eft</w:t>
        </w:r>
      </w:ins>
    </w:p>
    <w:p w14:paraId="03690DD7" w14:textId="77777777" w:rsidR="00075754" w:rsidRDefault="00075754" w:rsidP="00166FB7">
      <w:pPr>
        <w:rPr>
          <w:rFonts w:ascii="Times" w:hAnsi="Times"/>
          <w:color w:val="4472C4" w:themeColor="accent1"/>
          <w:lang w:val="en-US"/>
        </w:rPr>
      </w:pPr>
    </w:p>
    <w:p w14:paraId="4523820C" w14:textId="77777777" w:rsidR="00220E03" w:rsidRPr="00220E03" w:rsidRDefault="00220E03" w:rsidP="00220E03">
      <w:pPr>
        <w:rPr>
          <w:rFonts w:ascii="Times" w:hAnsi="Times"/>
          <w:lang w:val="en-US"/>
        </w:rPr>
      </w:pPr>
      <w:r w:rsidRPr="00220E03">
        <w:rPr>
          <w:rFonts w:ascii="Times" w:hAnsi="Times"/>
          <w:lang w:val="en-US"/>
        </w:rPr>
        <w:t xml:space="preserve">When I was young, I lived in a poor village in 234 BC. Our village is cold all season, with no water; if we need water, we have to walk one kilometer to get to a well. One day in a peace normal morning, we heard the horseshoe from a distance. That day was the worst day of my life, blood splashes, women and children screaming. I run away and hide in a cave beside the village, I had stayed in there for three day with a bottle of water and a magical mirror that tells truth, and then I never see my parent since that day. I had lived in a forest for several years, I find a place that close to the river, so I don’t need to worry about no water. When I was 20 years old, I was founded by a King of England, he founded me and married him to be his wife. He had a beautiful daughter called snow white. She had beautiful white skin and skinny body with a lot of beautiful dresses. I like her, she was so kind and nice. But one day when I picked strawberries till night, there was many arrows struck me. I was afraid and worried, I ran away and quickly. I feel I might die at there, I was screaming and running. I have no time to breathe and cry. I was weary and my clothes was break in to piece. When I get back home, I took out my magical mirror, </w:t>
      </w:r>
    </w:p>
    <w:p w14:paraId="7E40E13E" w14:textId="77777777" w:rsidR="00220E03" w:rsidRPr="00220E03" w:rsidRDefault="00220E03" w:rsidP="00220E03">
      <w:pPr>
        <w:rPr>
          <w:rFonts w:ascii="Times" w:hAnsi="Times"/>
          <w:lang w:val="en-US"/>
        </w:rPr>
      </w:pPr>
      <w:r w:rsidRPr="00220E03">
        <w:rPr>
          <w:rFonts w:ascii="Times" w:hAnsi="Times"/>
          <w:lang w:val="en-US"/>
        </w:rPr>
        <w:t xml:space="preserve">  “Who was trying to kill me? Why,” I asked tensely.</w:t>
      </w:r>
    </w:p>
    <w:p w14:paraId="1A0E1464" w14:textId="77777777" w:rsidR="00220E03" w:rsidRPr="00220E03" w:rsidRDefault="00220E03" w:rsidP="00220E03">
      <w:pPr>
        <w:rPr>
          <w:rFonts w:ascii="Times" w:hAnsi="Times"/>
          <w:lang w:val="en-US"/>
        </w:rPr>
      </w:pPr>
      <w:r w:rsidRPr="00220E03">
        <w:rPr>
          <w:rFonts w:ascii="Times" w:hAnsi="Times"/>
          <w:lang w:val="en-US"/>
        </w:rPr>
        <w:t xml:space="preserve">  “It’s Snow white, she hate you that you replaced her mother, and she hate you because you are so beautiful,” the mirror answered with no feeling.</w:t>
      </w:r>
    </w:p>
    <w:p w14:paraId="29310663" w14:textId="77777777" w:rsidR="00220E03" w:rsidRPr="00220E03" w:rsidRDefault="00220E03" w:rsidP="00220E03">
      <w:pPr>
        <w:rPr>
          <w:rFonts w:ascii="Times" w:hAnsi="Times"/>
          <w:lang w:val="en-US"/>
        </w:rPr>
      </w:pPr>
      <w:r w:rsidRPr="00220E03">
        <w:rPr>
          <w:rFonts w:ascii="Times" w:hAnsi="Times"/>
          <w:lang w:val="en-US"/>
        </w:rPr>
        <w:t xml:space="preserve">  “I love her and she was so beautiful! Why she did this kind of thing,” I cried.</w:t>
      </w:r>
    </w:p>
    <w:p w14:paraId="58CED76F" w14:textId="77777777" w:rsidR="00220E03" w:rsidRPr="00220E03" w:rsidRDefault="00220E03" w:rsidP="00220E03">
      <w:pPr>
        <w:rPr>
          <w:rFonts w:ascii="Times" w:hAnsi="Times"/>
          <w:lang w:val="en-US"/>
        </w:rPr>
      </w:pPr>
      <w:r w:rsidRPr="00220E03">
        <w:rPr>
          <w:rFonts w:ascii="Times" w:hAnsi="Times"/>
          <w:lang w:val="en-US"/>
        </w:rPr>
        <w:t xml:space="preserve">  “She didn’t show her evil side to people,” mirror whisper,” She is behind your door!” </w:t>
      </w:r>
    </w:p>
    <w:p w14:paraId="22E09A85" w14:textId="0FF3DF64" w:rsidR="004168D5" w:rsidRPr="00220E03" w:rsidRDefault="00220E03" w:rsidP="00220E03">
      <w:pPr>
        <w:ind w:firstLine="120"/>
        <w:rPr>
          <w:rFonts w:ascii="Times" w:hAnsi="Times"/>
          <w:lang w:val="en-US"/>
        </w:rPr>
      </w:pPr>
      <w:r w:rsidRPr="00220E03">
        <w:rPr>
          <w:rFonts w:ascii="Times" w:hAnsi="Times"/>
          <w:lang w:val="en-US"/>
        </w:rPr>
        <w:t>I don’t know that Snow white just stand behind the door before, she knew she was exposed. She quickly hired a hunter to pretend that I was going to kill her. She run in the woods and tempt seven dwarf to take in and bring up her. I was worried about her, she was so young she couldn’t just left. So I dress up like an old ugly woman that sell apples so she won’t know that I’m her stepmother, this thing is my problem, I didn’t knew that the apples are already has been moulded. She was sick and fainted, I worried about her, but I cannot be expose, so I ran away. Then, you know, prince came, and saved her, she found her love, but I was maltreat by her when she found out the “truth.” I dead, well it’s good to have this kind of life that have so much interesting character, right? Life like this, it happened all the time.</w:t>
      </w:r>
    </w:p>
    <w:p w14:paraId="2F52A0E9" w14:textId="0E907CFC" w:rsidR="00220E03" w:rsidRDefault="00220E03" w:rsidP="00220E03">
      <w:pPr>
        <w:ind w:firstLine="120"/>
        <w:rPr>
          <w:ins w:id="1493" w:author="Jordon Beijing" w:date="2020-09-04T10:36:00Z"/>
          <w:rFonts w:ascii="Times" w:hAnsi="Times"/>
          <w:lang w:val="en-US"/>
        </w:rPr>
      </w:pPr>
    </w:p>
    <w:p w14:paraId="581795C1" w14:textId="20C5046C" w:rsidR="007A4CFC" w:rsidRDefault="00075754">
      <w:pPr>
        <w:rPr>
          <w:ins w:id="1494" w:author="Jordon Beijing" w:date="2020-09-04T10:36:00Z"/>
          <w:rFonts w:ascii="Times" w:hAnsi="Times"/>
          <w:lang w:val="en-US"/>
        </w:rPr>
        <w:pPrChange w:id="1495" w:author="Jordon Beijing" w:date="2020-09-04T11:58:00Z">
          <w:pPr>
            <w:ind w:firstLine="120"/>
          </w:pPr>
        </w:pPrChange>
      </w:pPr>
      <w:ins w:id="1496" w:author="Jordon Beijing" w:date="2020-09-04T11:58:00Z">
        <w:r w:rsidRPr="00075754">
          <w:rPr>
            <w:rFonts w:ascii="Times" w:hAnsi="Times"/>
            <w:lang w:val="en-US"/>
          </w:rPr>
          <w:t>Word Count:</w:t>
        </w:r>
      </w:ins>
      <w:ins w:id="1497" w:author="Jordon Beijing" w:date="2020-09-04T11:59:00Z">
        <w:r w:rsidRPr="00075754">
          <w:rPr>
            <w:rFonts w:ascii="Times" w:hAnsi="Times"/>
            <w:lang w:val="en-US"/>
            <w:rPrChange w:id="1498" w:author="Jordon Beijing" w:date="2020-09-04T11:59:00Z">
              <w:rPr>
                <w:rFonts w:ascii="Times" w:hAnsi="Times"/>
                <w:highlight w:val="yellow"/>
                <w:lang w:val="en-US"/>
              </w:rPr>
            </w:rPrChange>
          </w:rPr>
          <w:t xml:space="preserve"> 488</w:t>
        </w:r>
      </w:ins>
    </w:p>
    <w:p w14:paraId="6C434340" w14:textId="6B77CD68" w:rsidR="007A4CFC" w:rsidRDefault="007A4CFC" w:rsidP="00220E03">
      <w:pPr>
        <w:ind w:firstLine="120"/>
        <w:rPr>
          <w:ins w:id="1499" w:author="Jordon Beijing" w:date="2020-09-04T10:36:00Z"/>
          <w:rFonts w:ascii="Times" w:hAnsi="Times"/>
          <w:lang w:val="en-US"/>
        </w:rPr>
      </w:pPr>
    </w:p>
    <w:p w14:paraId="6E1002FE" w14:textId="774FBFFC" w:rsidR="007A4CFC" w:rsidRDefault="007A4CFC" w:rsidP="00220E03">
      <w:pPr>
        <w:ind w:firstLine="120"/>
        <w:rPr>
          <w:ins w:id="1500" w:author="Jordon Beijing" w:date="2020-09-04T10:36:00Z"/>
          <w:rFonts w:ascii="Times" w:hAnsi="Times"/>
          <w:lang w:val="en-US"/>
        </w:rPr>
      </w:pPr>
    </w:p>
    <w:p w14:paraId="49850E2C" w14:textId="107D8FEB" w:rsidR="007A4CFC" w:rsidRDefault="007A4CFC" w:rsidP="00220E03">
      <w:pPr>
        <w:ind w:firstLine="120"/>
        <w:rPr>
          <w:ins w:id="1501" w:author="Jordon Beijing" w:date="2020-09-04T10:36:00Z"/>
          <w:rFonts w:ascii="Times" w:hAnsi="Times"/>
          <w:lang w:val="en-US"/>
        </w:rPr>
      </w:pPr>
    </w:p>
    <w:p w14:paraId="3C06ED5C" w14:textId="70CCA4BB" w:rsidR="007A4CFC" w:rsidRDefault="007A4CFC" w:rsidP="00220E03">
      <w:pPr>
        <w:ind w:firstLine="120"/>
        <w:rPr>
          <w:ins w:id="1502" w:author="Jordon Beijing" w:date="2020-09-04T10:36:00Z"/>
          <w:rFonts w:ascii="Times" w:hAnsi="Times"/>
          <w:lang w:val="en-US"/>
        </w:rPr>
      </w:pPr>
    </w:p>
    <w:p w14:paraId="75D8909E" w14:textId="1030F2D0" w:rsidR="007A4CFC" w:rsidRDefault="007A4CFC" w:rsidP="00220E03">
      <w:pPr>
        <w:ind w:firstLine="120"/>
        <w:rPr>
          <w:ins w:id="1503" w:author="Jordon Beijing" w:date="2020-09-04T10:36:00Z"/>
          <w:rFonts w:ascii="Times" w:hAnsi="Times"/>
          <w:lang w:val="en-US"/>
        </w:rPr>
      </w:pPr>
    </w:p>
    <w:p w14:paraId="40DFE151" w14:textId="67D3AC67" w:rsidR="007A4CFC" w:rsidRDefault="007A4CFC" w:rsidP="00220E03">
      <w:pPr>
        <w:ind w:firstLine="120"/>
        <w:rPr>
          <w:ins w:id="1504" w:author="Jordon Beijing" w:date="2020-09-04T10:36:00Z"/>
          <w:rFonts w:ascii="Times" w:hAnsi="Times"/>
          <w:lang w:val="en-US"/>
        </w:rPr>
      </w:pPr>
    </w:p>
    <w:p w14:paraId="3E89CC4D" w14:textId="476F7A7E" w:rsidR="007A4CFC" w:rsidRDefault="007A4CFC" w:rsidP="00220E03">
      <w:pPr>
        <w:ind w:firstLine="120"/>
        <w:rPr>
          <w:ins w:id="1505" w:author="Jordon Beijing" w:date="2020-09-04T10:36:00Z"/>
          <w:rFonts w:ascii="Times" w:hAnsi="Times"/>
          <w:lang w:val="en-US"/>
        </w:rPr>
      </w:pPr>
    </w:p>
    <w:p w14:paraId="1ABB096B" w14:textId="146518F4" w:rsidR="007A4CFC" w:rsidRDefault="007A4CFC" w:rsidP="00220E03">
      <w:pPr>
        <w:ind w:firstLine="120"/>
        <w:rPr>
          <w:ins w:id="1506" w:author="Jordon Beijing" w:date="2020-09-04T10:36:00Z"/>
          <w:rFonts w:ascii="Times" w:hAnsi="Times"/>
          <w:lang w:val="en-US"/>
        </w:rPr>
      </w:pPr>
    </w:p>
    <w:p w14:paraId="057AFC45" w14:textId="5A2C9C4F" w:rsidR="007A4CFC" w:rsidRDefault="007A4CFC" w:rsidP="00220E03">
      <w:pPr>
        <w:ind w:firstLine="120"/>
        <w:rPr>
          <w:ins w:id="1507" w:author="Jordon Beijing" w:date="2020-09-04T10:36:00Z"/>
          <w:rFonts w:ascii="Times" w:hAnsi="Times"/>
          <w:lang w:val="en-US"/>
        </w:rPr>
      </w:pPr>
    </w:p>
    <w:p w14:paraId="7C757A35" w14:textId="41DE3898" w:rsidR="007A4CFC" w:rsidRDefault="007A4CFC" w:rsidP="00220E03">
      <w:pPr>
        <w:ind w:firstLine="120"/>
        <w:rPr>
          <w:ins w:id="1508" w:author="Jordon Beijing" w:date="2020-09-04T10:36:00Z"/>
          <w:rFonts w:ascii="Times" w:hAnsi="Times"/>
          <w:lang w:val="en-US"/>
        </w:rPr>
      </w:pPr>
    </w:p>
    <w:p w14:paraId="052DE415" w14:textId="4C93AA55" w:rsidR="007A4CFC" w:rsidRDefault="007A4CFC" w:rsidP="00220E03">
      <w:pPr>
        <w:ind w:firstLine="120"/>
        <w:rPr>
          <w:ins w:id="1509" w:author="Jordon Beijing" w:date="2020-09-04T10:36:00Z"/>
          <w:rFonts w:ascii="Times" w:hAnsi="Times"/>
          <w:lang w:val="en-US"/>
        </w:rPr>
      </w:pPr>
    </w:p>
    <w:p w14:paraId="57FA5B44" w14:textId="3A8C181F" w:rsidR="007A4CFC" w:rsidRDefault="007A4CFC" w:rsidP="00220E03">
      <w:pPr>
        <w:ind w:firstLine="120"/>
        <w:rPr>
          <w:ins w:id="1510" w:author="Jordon Beijing" w:date="2020-09-04T10:36:00Z"/>
          <w:rFonts w:ascii="Times" w:hAnsi="Times"/>
          <w:lang w:val="en-US"/>
        </w:rPr>
      </w:pPr>
    </w:p>
    <w:p w14:paraId="2B861DA0" w14:textId="532B5E16" w:rsidR="007A4CFC" w:rsidRDefault="007A4CFC" w:rsidP="00220E03">
      <w:pPr>
        <w:ind w:firstLine="120"/>
        <w:rPr>
          <w:ins w:id="1511" w:author="Jordon Beijing" w:date="2020-09-04T10:36:00Z"/>
          <w:rFonts w:ascii="Times" w:hAnsi="Times"/>
          <w:lang w:val="en-US"/>
        </w:rPr>
      </w:pPr>
    </w:p>
    <w:p w14:paraId="41C55F76" w14:textId="4BEC1A2B" w:rsidR="007A4CFC" w:rsidRDefault="007A4CFC" w:rsidP="00220E03">
      <w:pPr>
        <w:ind w:firstLine="120"/>
        <w:rPr>
          <w:ins w:id="1512" w:author="Jordon Beijing" w:date="2020-09-04T10:36:00Z"/>
          <w:rFonts w:ascii="Times" w:hAnsi="Times"/>
          <w:lang w:val="en-US"/>
        </w:rPr>
      </w:pPr>
    </w:p>
    <w:p w14:paraId="3BB4B777" w14:textId="1EEF33E3" w:rsidR="007A4CFC" w:rsidRDefault="007A4CFC" w:rsidP="00220E03">
      <w:pPr>
        <w:ind w:firstLine="120"/>
        <w:rPr>
          <w:ins w:id="1513" w:author="Jordon Beijing" w:date="2020-09-04T10:36:00Z"/>
          <w:rFonts w:ascii="Times" w:hAnsi="Times"/>
          <w:lang w:val="en-US"/>
        </w:rPr>
      </w:pPr>
    </w:p>
    <w:p w14:paraId="5A3B5C90" w14:textId="77777777" w:rsidR="007A4CFC" w:rsidRPr="00220E03" w:rsidRDefault="007A4CFC">
      <w:pPr>
        <w:rPr>
          <w:rFonts w:ascii="Times" w:hAnsi="Times"/>
          <w:lang w:val="en-US"/>
        </w:rPr>
        <w:pPrChange w:id="1514" w:author="Jordon Beijing" w:date="2020-09-04T11:59:00Z">
          <w:pPr>
            <w:ind w:firstLine="120"/>
          </w:pPr>
        </w:pPrChange>
      </w:pPr>
    </w:p>
    <w:p w14:paraId="01C54357" w14:textId="1C0AEF09" w:rsidR="004168D5" w:rsidRPr="004168D5" w:rsidRDefault="004168D5" w:rsidP="004168D5">
      <w:pPr>
        <w:rPr>
          <w:rFonts w:ascii="Times" w:hAnsi="Times"/>
          <w:color w:val="4472C4" w:themeColor="accent1"/>
          <w:lang w:val="en-US"/>
        </w:rPr>
      </w:pPr>
      <w:r w:rsidRPr="004168D5">
        <w:rPr>
          <w:rFonts w:ascii="Times" w:hAnsi="Times"/>
          <w:color w:val="4472C4" w:themeColor="accent1"/>
          <w:lang w:val="en-US"/>
        </w:rPr>
        <w:lastRenderedPageBreak/>
        <w:t xml:space="preserve">[Essay 5: Writing </w:t>
      </w:r>
      <w:r w:rsidR="002A18CA">
        <w:rPr>
          <w:rFonts w:ascii="Times" w:hAnsi="Times"/>
          <w:color w:val="4472C4" w:themeColor="accent1"/>
          <w:lang w:val="en-US"/>
        </w:rPr>
        <w:t>f</w:t>
      </w:r>
      <w:r w:rsidRPr="004168D5">
        <w:rPr>
          <w:rFonts w:ascii="Times" w:hAnsi="Times"/>
          <w:color w:val="4472C4" w:themeColor="accent1"/>
          <w:lang w:val="en-US"/>
        </w:rPr>
        <w:t xml:space="preserve">rom the </w:t>
      </w:r>
      <w:r w:rsidR="00DB0EAA">
        <w:rPr>
          <w:rFonts w:ascii="Times" w:hAnsi="Times"/>
          <w:color w:val="4472C4" w:themeColor="accent1"/>
          <w:lang w:val="en-US"/>
        </w:rPr>
        <w:t>P</w:t>
      </w:r>
      <w:r w:rsidRPr="004168D5">
        <w:rPr>
          <w:rFonts w:ascii="Times" w:hAnsi="Times"/>
          <w:color w:val="4472C4" w:themeColor="accent1"/>
          <w:lang w:val="en-US"/>
        </w:rPr>
        <w:t xml:space="preserve">oint of </w:t>
      </w:r>
      <w:r w:rsidR="00DB0EAA">
        <w:rPr>
          <w:rFonts w:ascii="Times" w:hAnsi="Times"/>
          <w:color w:val="4472C4" w:themeColor="accent1"/>
          <w:lang w:val="en-US"/>
        </w:rPr>
        <w:t>V</w:t>
      </w:r>
      <w:r w:rsidRPr="004168D5">
        <w:rPr>
          <w:rFonts w:ascii="Times" w:hAnsi="Times"/>
          <w:color w:val="4472C4" w:themeColor="accent1"/>
          <w:lang w:val="en-US"/>
        </w:rPr>
        <w:t xml:space="preserve">iew of a </w:t>
      </w:r>
      <w:r w:rsidR="00DB0EAA">
        <w:rPr>
          <w:rFonts w:ascii="Times" w:hAnsi="Times"/>
          <w:color w:val="4472C4" w:themeColor="accent1"/>
          <w:lang w:val="en-US"/>
        </w:rPr>
        <w:t>F</w:t>
      </w:r>
      <w:r w:rsidRPr="004168D5">
        <w:rPr>
          <w:rFonts w:ascii="Times" w:hAnsi="Times"/>
          <w:color w:val="4472C4" w:themeColor="accent1"/>
          <w:lang w:val="en-US"/>
        </w:rPr>
        <w:t xml:space="preserve">ictional </w:t>
      </w:r>
      <w:r w:rsidR="00DB0EAA">
        <w:rPr>
          <w:rFonts w:ascii="Times" w:hAnsi="Times"/>
          <w:color w:val="4472C4" w:themeColor="accent1"/>
          <w:lang w:val="en-US"/>
        </w:rPr>
        <w:t>C</w:t>
      </w:r>
      <w:r w:rsidRPr="004168D5">
        <w:rPr>
          <w:rFonts w:ascii="Times" w:hAnsi="Times"/>
          <w:color w:val="4472C4" w:themeColor="accent1"/>
          <w:lang w:val="en-US"/>
        </w:rPr>
        <w:t xml:space="preserve">haracter: Draft </w:t>
      </w:r>
      <w:r>
        <w:rPr>
          <w:rFonts w:ascii="Times" w:hAnsi="Times"/>
          <w:color w:val="4472C4" w:themeColor="accent1"/>
          <w:lang w:val="en-US"/>
        </w:rPr>
        <w:t>2</w:t>
      </w:r>
      <w:r w:rsidRPr="004168D5">
        <w:rPr>
          <w:rFonts w:ascii="Times" w:hAnsi="Times"/>
          <w:color w:val="4472C4" w:themeColor="accent1"/>
          <w:lang w:val="en-US"/>
        </w:rPr>
        <w:t>]</w:t>
      </w:r>
    </w:p>
    <w:p w14:paraId="6AECFDBB" w14:textId="3214ADCA" w:rsidR="00075754" w:rsidRDefault="00075754" w:rsidP="00075754">
      <w:pPr>
        <w:rPr>
          <w:ins w:id="1515" w:author="Jordon Beijing" w:date="2020-09-04T11:59:00Z"/>
          <w:rFonts w:ascii="Times New Roman" w:hAnsi="Times New Roman" w:cs="Times New Roman"/>
          <w:lang w:val="en-US"/>
        </w:rPr>
      </w:pPr>
    </w:p>
    <w:p w14:paraId="37D7D0E6" w14:textId="77777777" w:rsidR="00A54001" w:rsidRPr="00A54001" w:rsidRDefault="00A54001" w:rsidP="00A54001">
      <w:pPr>
        <w:jc w:val="center"/>
        <w:rPr>
          <w:ins w:id="1516" w:author="Jordon Beijing" w:date="2020-09-05T20:47:00Z"/>
          <w:rFonts w:ascii="Times" w:hAnsi="Times"/>
          <w:b/>
          <w:bCs/>
          <w:color w:val="000000" w:themeColor="text1"/>
          <w:lang w:val="en-US"/>
          <w:rPrChange w:id="1517" w:author="Jordon Beijing" w:date="2020-09-05T20:47:00Z">
            <w:rPr>
              <w:ins w:id="1518" w:author="Jordon Beijing" w:date="2020-09-05T20:47:00Z"/>
              <w:rFonts w:ascii="Times" w:hAnsi="Times"/>
              <w:color w:val="000000" w:themeColor="text1"/>
              <w:lang w:val="en-US"/>
            </w:rPr>
          </w:rPrChange>
        </w:rPr>
      </w:pPr>
      <w:ins w:id="1519" w:author="Jordon Beijing" w:date="2020-09-05T20:47:00Z">
        <w:r w:rsidRPr="00A54001">
          <w:rPr>
            <w:rFonts w:ascii="Times" w:hAnsi="Times"/>
            <w:b/>
            <w:bCs/>
            <w:color w:val="000000" w:themeColor="text1"/>
            <w:lang w:val="en-US"/>
            <w:rPrChange w:id="1520" w:author="Jordon Beijing" w:date="2020-09-05T20:47:00Z">
              <w:rPr>
                <w:rFonts w:ascii="Times" w:hAnsi="Times"/>
                <w:color w:val="000000" w:themeColor="text1"/>
                <w:lang w:val="en-US"/>
              </w:rPr>
            </w:rPrChange>
          </w:rPr>
          <w:t>The Truth That I Left</w:t>
        </w:r>
      </w:ins>
    </w:p>
    <w:p w14:paraId="3DC462F2" w14:textId="77777777" w:rsidR="00075754" w:rsidRDefault="00075754" w:rsidP="00031886">
      <w:pPr>
        <w:ind w:firstLine="720"/>
        <w:rPr>
          <w:ins w:id="1521" w:author="Jordon Beijing" w:date="2020-09-04T11:29:00Z"/>
          <w:rFonts w:ascii="Times New Roman" w:hAnsi="Times New Roman" w:cs="Times New Roman"/>
          <w:lang w:val="en-US"/>
        </w:rPr>
      </w:pPr>
    </w:p>
    <w:p w14:paraId="625EB776" w14:textId="77E85F40" w:rsidR="00220E03" w:rsidRPr="00031886" w:rsidRDefault="00220E03" w:rsidP="00A54001">
      <w:pPr>
        <w:ind w:firstLine="420"/>
        <w:rPr>
          <w:rFonts w:ascii="Times New Roman" w:hAnsi="Times New Roman" w:cs="Times New Roman"/>
          <w:lang w:val="en-US"/>
          <w:rPrChange w:id="1522" w:author="Jordon Beijing" w:date="2020-09-04T11:29:00Z">
            <w:rPr>
              <w:rFonts w:ascii="Times" w:hAnsi="Times"/>
              <w:lang w:val="en-US"/>
            </w:rPr>
          </w:rPrChange>
        </w:rPr>
        <w:pPrChange w:id="1523" w:author="Jordon Beijing" w:date="2020-09-05T20:48:00Z">
          <w:pPr/>
        </w:pPrChange>
      </w:pPr>
      <w:r w:rsidRPr="00031886">
        <w:rPr>
          <w:rFonts w:ascii="Times New Roman" w:hAnsi="Times New Roman" w:cs="Times New Roman"/>
          <w:lang w:val="en-US"/>
          <w:rPrChange w:id="1524" w:author="Jordon Beijing" w:date="2020-09-04T11:29:00Z">
            <w:rPr>
              <w:rFonts w:ascii="Times" w:hAnsi="Times"/>
              <w:lang w:val="en-US"/>
            </w:rPr>
          </w:rPrChange>
        </w:rPr>
        <w:t xml:space="preserve">When I was young, I lived in a poor village in 234 BC. Our village </w:t>
      </w:r>
      <w:del w:id="1525" w:author="Jordon Beijing" w:date="2020-09-04T11:29:00Z">
        <w:r w:rsidRPr="00031886" w:rsidDel="00031886">
          <w:rPr>
            <w:rFonts w:ascii="Times New Roman" w:hAnsi="Times New Roman" w:cs="Times New Roman"/>
            <w:lang w:val="en-US"/>
            <w:rPrChange w:id="1526" w:author="Jordon Beijing" w:date="2020-09-04T11:29:00Z">
              <w:rPr>
                <w:rFonts w:ascii="Times" w:hAnsi="Times"/>
                <w:lang w:val="en-US"/>
              </w:rPr>
            </w:rPrChange>
          </w:rPr>
          <w:delText xml:space="preserve">is </w:delText>
        </w:r>
      </w:del>
      <w:ins w:id="1527" w:author="Jordon Beijing" w:date="2020-09-04T11:29:00Z">
        <w:r w:rsidR="00031886">
          <w:rPr>
            <w:rFonts w:ascii="Times New Roman" w:hAnsi="Times New Roman" w:cs="Times New Roman"/>
            <w:lang w:val="en-US"/>
          </w:rPr>
          <w:t>was</w:t>
        </w:r>
        <w:r w:rsidR="00031886" w:rsidRPr="00031886">
          <w:rPr>
            <w:rFonts w:ascii="Times New Roman" w:hAnsi="Times New Roman" w:cs="Times New Roman"/>
            <w:lang w:val="en-US"/>
            <w:rPrChange w:id="1528" w:author="Jordon Beijing" w:date="2020-09-04T11:29:00Z">
              <w:rPr>
                <w:rFonts w:ascii="Times" w:hAnsi="Times"/>
                <w:lang w:val="en-US"/>
              </w:rPr>
            </w:rPrChange>
          </w:rPr>
          <w:t xml:space="preserve"> </w:t>
        </w:r>
      </w:ins>
      <w:r w:rsidRPr="00031886">
        <w:rPr>
          <w:rFonts w:ascii="Times New Roman" w:hAnsi="Times New Roman" w:cs="Times New Roman"/>
          <w:lang w:val="en-US"/>
          <w:rPrChange w:id="1529" w:author="Jordon Beijing" w:date="2020-09-04T11:29:00Z">
            <w:rPr>
              <w:rFonts w:ascii="Times" w:hAnsi="Times"/>
              <w:lang w:val="en-US"/>
            </w:rPr>
          </w:rPrChange>
        </w:rPr>
        <w:t>cold all season, with no water. If we need</w:t>
      </w:r>
      <w:ins w:id="1530" w:author="Jordon Beijing" w:date="2020-09-04T11:29:00Z">
        <w:r w:rsidR="00031886">
          <w:rPr>
            <w:rFonts w:ascii="Times New Roman" w:hAnsi="Times New Roman" w:cs="Times New Roman"/>
            <w:lang w:val="en-US"/>
          </w:rPr>
          <w:t>ed</w:t>
        </w:r>
      </w:ins>
      <w:r w:rsidRPr="00031886">
        <w:rPr>
          <w:rFonts w:ascii="Times New Roman" w:hAnsi="Times New Roman" w:cs="Times New Roman"/>
          <w:lang w:val="en-US"/>
          <w:rPrChange w:id="1531" w:author="Jordon Beijing" w:date="2020-09-04T11:29:00Z">
            <w:rPr>
              <w:rFonts w:ascii="Times" w:hAnsi="Times"/>
              <w:lang w:val="en-US"/>
            </w:rPr>
          </w:rPrChange>
        </w:rPr>
        <w:t xml:space="preserve"> water, we </w:t>
      </w:r>
      <w:del w:id="1532" w:author="Jordon Beijing" w:date="2020-09-04T11:29:00Z">
        <w:r w:rsidRPr="00031886" w:rsidDel="00031886">
          <w:rPr>
            <w:rFonts w:ascii="Times New Roman" w:hAnsi="Times New Roman" w:cs="Times New Roman"/>
            <w:lang w:val="en-US"/>
            <w:rPrChange w:id="1533" w:author="Jordon Beijing" w:date="2020-09-04T11:29:00Z">
              <w:rPr>
                <w:rFonts w:ascii="Times" w:hAnsi="Times"/>
                <w:lang w:val="en-US"/>
              </w:rPr>
            </w:rPrChange>
          </w:rPr>
          <w:delText xml:space="preserve">have </w:delText>
        </w:r>
      </w:del>
      <w:ins w:id="1534" w:author="Jordon Beijing" w:date="2020-09-04T11:29:00Z">
        <w:r w:rsidR="00031886">
          <w:rPr>
            <w:rFonts w:ascii="Times New Roman" w:hAnsi="Times New Roman" w:cs="Times New Roman"/>
            <w:lang w:val="en-US"/>
          </w:rPr>
          <w:t>had</w:t>
        </w:r>
        <w:r w:rsidR="00031886" w:rsidRPr="00031886">
          <w:rPr>
            <w:rFonts w:ascii="Times New Roman" w:hAnsi="Times New Roman" w:cs="Times New Roman"/>
            <w:lang w:val="en-US"/>
            <w:rPrChange w:id="1535" w:author="Jordon Beijing" w:date="2020-09-04T11:29:00Z">
              <w:rPr>
                <w:rFonts w:ascii="Times" w:hAnsi="Times"/>
                <w:lang w:val="en-US"/>
              </w:rPr>
            </w:rPrChange>
          </w:rPr>
          <w:t xml:space="preserve"> </w:t>
        </w:r>
      </w:ins>
      <w:r w:rsidRPr="00031886">
        <w:rPr>
          <w:rFonts w:ascii="Times New Roman" w:hAnsi="Times New Roman" w:cs="Times New Roman"/>
          <w:lang w:val="en-US"/>
          <w:rPrChange w:id="1536" w:author="Jordon Beijing" w:date="2020-09-04T11:29:00Z">
            <w:rPr>
              <w:rFonts w:ascii="Times" w:hAnsi="Times"/>
              <w:lang w:val="en-US"/>
            </w:rPr>
          </w:rPrChange>
        </w:rPr>
        <w:t xml:space="preserve">to walk one kilometer to get to a well. One day </w:t>
      </w:r>
      <w:del w:id="1537" w:author="Jordon Beijing" w:date="2020-09-04T11:29:00Z">
        <w:r w:rsidRPr="00031886" w:rsidDel="00031886">
          <w:rPr>
            <w:rFonts w:ascii="Times New Roman" w:hAnsi="Times New Roman" w:cs="Times New Roman"/>
            <w:lang w:val="en-US"/>
            <w:rPrChange w:id="1538" w:author="Jordon Beijing" w:date="2020-09-04T11:29:00Z">
              <w:rPr>
                <w:rFonts w:ascii="Times" w:hAnsi="Times"/>
                <w:lang w:val="en-US"/>
              </w:rPr>
            </w:rPrChange>
          </w:rPr>
          <w:delText xml:space="preserve">in </w:delText>
        </w:r>
      </w:del>
      <w:ins w:id="1539" w:author="Jordon Beijing" w:date="2020-09-04T11:29:00Z">
        <w:r w:rsidR="00031886">
          <w:rPr>
            <w:rFonts w:ascii="Times New Roman" w:hAnsi="Times New Roman" w:cs="Times New Roman"/>
            <w:lang w:val="en-US"/>
          </w:rPr>
          <w:t>on</w:t>
        </w:r>
        <w:r w:rsidR="00031886" w:rsidRPr="00031886">
          <w:rPr>
            <w:rFonts w:ascii="Times New Roman" w:hAnsi="Times New Roman" w:cs="Times New Roman"/>
            <w:lang w:val="en-US"/>
            <w:rPrChange w:id="1540" w:author="Jordon Beijing" w:date="2020-09-04T11:29:00Z">
              <w:rPr>
                <w:rFonts w:ascii="Times" w:hAnsi="Times"/>
                <w:lang w:val="en-US"/>
              </w:rPr>
            </w:rPrChange>
          </w:rPr>
          <w:t xml:space="preserve"> </w:t>
        </w:r>
      </w:ins>
      <w:r w:rsidRPr="00031886">
        <w:rPr>
          <w:rFonts w:ascii="Times New Roman" w:hAnsi="Times New Roman" w:cs="Times New Roman"/>
          <w:lang w:val="en-US"/>
          <w:rPrChange w:id="1541" w:author="Jordon Beijing" w:date="2020-09-04T11:29:00Z">
            <w:rPr>
              <w:rFonts w:ascii="Times" w:hAnsi="Times"/>
              <w:lang w:val="en-US"/>
            </w:rPr>
          </w:rPrChange>
        </w:rPr>
        <w:t>a peace</w:t>
      </w:r>
      <w:ins w:id="1542" w:author="Jordon Beijing" w:date="2020-09-04T11:29:00Z">
        <w:r w:rsidR="00031886">
          <w:rPr>
            <w:rFonts w:ascii="Times New Roman" w:hAnsi="Times New Roman" w:cs="Times New Roman"/>
            <w:lang w:val="en-US"/>
          </w:rPr>
          <w:t>ful</w:t>
        </w:r>
      </w:ins>
      <w:r w:rsidRPr="00031886">
        <w:rPr>
          <w:rFonts w:ascii="Times New Roman" w:hAnsi="Times New Roman" w:cs="Times New Roman"/>
          <w:lang w:val="en-US"/>
          <w:rPrChange w:id="1543" w:author="Jordon Beijing" w:date="2020-09-04T11:29:00Z">
            <w:rPr>
              <w:rFonts w:ascii="Times" w:hAnsi="Times"/>
              <w:lang w:val="en-US"/>
            </w:rPr>
          </w:rPrChange>
        </w:rPr>
        <w:t xml:space="preserve"> normal morning, we heard </w:t>
      </w:r>
      <w:del w:id="1544" w:author="Jordon Beijing" w:date="2020-09-04T11:30:00Z">
        <w:r w:rsidRPr="00031886" w:rsidDel="00031886">
          <w:rPr>
            <w:rFonts w:ascii="Times New Roman" w:hAnsi="Times New Roman" w:cs="Times New Roman"/>
            <w:lang w:val="en-US"/>
            <w:rPrChange w:id="1545" w:author="Jordon Beijing" w:date="2020-09-04T11:29:00Z">
              <w:rPr>
                <w:rFonts w:ascii="Times" w:hAnsi="Times"/>
                <w:lang w:val="en-US"/>
              </w:rPr>
            </w:rPrChange>
          </w:rPr>
          <w:delText xml:space="preserve">the </w:delText>
        </w:r>
      </w:del>
      <w:del w:id="1546" w:author="Jordon Beijing" w:date="2020-09-04T11:29:00Z">
        <w:r w:rsidRPr="00031886" w:rsidDel="00031886">
          <w:rPr>
            <w:rFonts w:ascii="Times New Roman" w:hAnsi="Times New Roman" w:cs="Times New Roman"/>
            <w:lang w:val="en-US"/>
            <w:rPrChange w:id="1547" w:author="Jordon Beijing" w:date="2020-09-04T11:29:00Z">
              <w:rPr>
                <w:rFonts w:ascii="Times" w:hAnsi="Times"/>
                <w:lang w:val="en-US"/>
              </w:rPr>
            </w:rPrChange>
          </w:rPr>
          <w:delText xml:space="preserve">horseshoe </w:delText>
        </w:r>
      </w:del>
      <w:ins w:id="1548" w:author="Jordon Beijing" w:date="2020-09-04T11:30:00Z">
        <w:r w:rsidR="00031886">
          <w:rPr>
            <w:rFonts w:ascii="Times New Roman" w:hAnsi="Times New Roman" w:cs="Times New Roman"/>
            <w:lang w:val="en-US"/>
          </w:rPr>
          <w:t>hoofbeats</w:t>
        </w:r>
      </w:ins>
      <w:ins w:id="1549" w:author="Jordon Beijing" w:date="2020-09-04T11:29:00Z">
        <w:r w:rsidR="00031886" w:rsidRPr="00031886">
          <w:rPr>
            <w:rFonts w:ascii="Times New Roman" w:hAnsi="Times New Roman" w:cs="Times New Roman"/>
            <w:lang w:val="en-US"/>
            <w:rPrChange w:id="1550" w:author="Jordon Beijing" w:date="2020-09-04T11:29:00Z">
              <w:rPr>
                <w:rFonts w:ascii="Times" w:hAnsi="Times"/>
                <w:lang w:val="en-US"/>
              </w:rPr>
            </w:rPrChange>
          </w:rPr>
          <w:t xml:space="preserve"> </w:t>
        </w:r>
      </w:ins>
      <w:r w:rsidRPr="00031886">
        <w:rPr>
          <w:rFonts w:ascii="Times New Roman" w:hAnsi="Times New Roman" w:cs="Times New Roman"/>
          <w:lang w:val="en-US"/>
          <w:rPrChange w:id="1551" w:author="Jordon Beijing" w:date="2020-09-04T11:29:00Z">
            <w:rPr>
              <w:rFonts w:ascii="Times" w:hAnsi="Times"/>
              <w:lang w:val="en-US"/>
            </w:rPr>
          </w:rPrChange>
        </w:rPr>
        <w:t xml:space="preserve">from a distance. That day was the worst day of my life, </w:t>
      </w:r>
      <w:ins w:id="1552" w:author="Jordon Beijing" w:date="2020-09-04T11:30:00Z">
        <w:r w:rsidR="00031886">
          <w:rPr>
            <w:rFonts w:ascii="Times New Roman" w:hAnsi="Times New Roman" w:cs="Times New Roman"/>
            <w:lang w:val="en-US"/>
          </w:rPr>
          <w:t xml:space="preserve">with </w:t>
        </w:r>
      </w:ins>
      <w:del w:id="1553" w:author="Jordon Beijing" w:date="2020-09-04T11:31:00Z">
        <w:r w:rsidRPr="00031886" w:rsidDel="004A184C">
          <w:rPr>
            <w:rFonts w:ascii="Times New Roman" w:hAnsi="Times New Roman" w:cs="Times New Roman"/>
            <w:lang w:val="en-US"/>
            <w:rPrChange w:id="1554" w:author="Jordon Beijing" w:date="2020-09-04T11:29:00Z">
              <w:rPr>
                <w:rFonts w:ascii="Times" w:hAnsi="Times"/>
                <w:lang w:val="en-US"/>
              </w:rPr>
            </w:rPrChange>
          </w:rPr>
          <w:delText xml:space="preserve">blood </w:delText>
        </w:r>
      </w:del>
      <w:r w:rsidRPr="00031886">
        <w:rPr>
          <w:rFonts w:ascii="Times New Roman" w:hAnsi="Times New Roman" w:cs="Times New Roman"/>
          <w:lang w:val="en-US"/>
          <w:rPrChange w:id="1555" w:author="Jordon Beijing" w:date="2020-09-04T11:29:00Z">
            <w:rPr>
              <w:rFonts w:ascii="Times" w:hAnsi="Times"/>
              <w:lang w:val="en-US"/>
            </w:rPr>
          </w:rPrChange>
        </w:rPr>
        <w:t>splashes</w:t>
      </w:r>
      <w:ins w:id="1556" w:author="Jordon Beijing" w:date="2020-09-04T11:31:00Z">
        <w:r w:rsidR="004A184C">
          <w:rPr>
            <w:rFonts w:ascii="Times New Roman" w:hAnsi="Times New Roman" w:cs="Times New Roman"/>
            <w:lang w:val="en-US"/>
          </w:rPr>
          <w:t xml:space="preserve"> of </w:t>
        </w:r>
        <w:r w:rsidR="004A184C" w:rsidRPr="00D864DB">
          <w:rPr>
            <w:rFonts w:ascii="Times New Roman" w:hAnsi="Times New Roman" w:cs="Times New Roman"/>
            <w:lang w:val="en-US"/>
          </w:rPr>
          <w:t>blood</w:t>
        </w:r>
      </w:ins>
      <w:ins w:id="1557" w:author="Jordon Beijing" w:date="2020-09-04T11:30:00Z">
        <w:r w:rsidR="00031886">
          <w:rPr>
            <w:rFonts w:ascii="Times New Roman" w:hAnsi="Times New Roman" w:cs="Times New Roman"/>
            <w:lang w:val="en-US"/>
          </w:rPr>
          <w:t xml:space="preserve">, and </w:t>
        </w:r>
      </w:ins>
      <w:del w:id="1558" w:author="Jordon Beijing" w:date="2020-09-04T11:30:00Z">
        <w:r w:rsidRPr="00031886" w:rsidDel="00031886">
          <w:rPr>
            <w:rFonts w:ascii="Times New Roman" w:hAnsi="Times New Roman" w:cs="Times New Roman"/>
            <w:lang w:val="en-US"/>
            <w:rPrChange w:id="1559" w:author="Jordon Beijing" w:date="2020-09-04T11:29:00Z">
              <w:rPr>
                <w:rFonts w:ascii="Times" w:hAnsi="Times"/>
                <w:lang w:val="en-US"/>
              </w:rPr>
            </w:rPrChange>
          </w:rPr>
          <w:delText xml:space="preserve">, </w:delText>
        </w:r>
      </w:del>
      <w:r w:rsidRPr="00031886">
        <w:rPr>
          <w:rFonts w:ascii="Times New Roman" w:hAnsi="Times New Roman" w:cs="Times New Roman"/>
          <w:lang w:val="en-US"/>
          <w:rPrChange w:id="1560" w:author="Jordon Beijing" w:date="2020-09-04T11:29:00Z">
            <w:rPr>
              <w:rFonts w:ascii="Times" w:hAnsi="Times"/>
              <w:lang w:val="en-US"/>
            </w:rPr>
          </w:rPrChange>
        </w:rPr>
        <w:t xml:space="preserve">women and children screaming. I </w:t>
      </w:r>
      <w:del w:id="1561" w:author="Jordon Beijing" w:date="2020-09-04T11:30:00Z">
        <w:r w:rsidRPr="00031886" w:rsidDel="00031886">
          <w:rPr>
            <w:rFonts w:ascii="Times New Roman" w:hAnsi="Times New Roman" w:cs="Times New Roman"/>
            <w:lang w:val="en-US"/>
            <w:rPrChange w:id="1562" w:author="Jordon Beijing" w:date="2020-09-04T11:29:00Z">
              <w:rPr>
                <w:rFonts w:ascii="Times" w:hAnsi="Times"/>
                <w:lang w:val="en-US"/>
              </w:rPr>
            </w:rPrChange>
          </w:rPr>
          <w:delText xml:space="preserve">run </w:delText>
        </w:r>
      </w:del>
      <w:ins w:id="1563" w:author="Jordon Beijing" w:date="2020-09-04T11:30:00Z">
        <w:r w:rsidR="00031886">
          <w:rPr>
            <w:rFonts w:ascii="Times New Roman" w:hAnsi="Times New Roman" w:cs="Times New Roman"/>
            <w:lang w:val="en-US"/>
          </w:rPr>
          <w:t>ran</w:t>
        </w:r>
        <w:r w:rsidR="00031886" w:rsidRPr="00031886">
          <w:rPr>
            <w:rFonts w:ascii="Times New Roman" w:hAnsi="Times New Roman" w:cs="Times New Roman"/>
            <w:lang w:val="en-US"/>
            <w:rPrChange w:id="1564" w:author="Jordon Beijing" w:date="2020-09-04T11:29:00Z">
              <w:rPr>
                <w:rFonts w:ascii="Times" w:hAnsi="Times"/>
                <w:lang w:val="en-US"/>
              </w:rPr>
            </w:rPrChange>
          </w:rPr>
          <w:t xml:space="preserve"> </w:t>
        </w:r>
      </w:ins>
      <w:r w:rsidRPr="00031886">
        <w:rPr>
          <w:rFonts w:ascii="Times New Roman" w:hAnsi="Times New Roman" w:cs="Times New Roman"/>
          <w:lang w:val="en-US"/>
          <w:rPrChange w:id="1565" w:author="Jordon Beijing" w:date="2020-09-04T11:29:00Z">
            <w:rPr>
              <w:rFonts w:ascii="Times" w:hAnsi="Times"/>
              <w:lang w:val="en-US"/>
            </w:rPr>
          </w:rPrChange>
        </w:rPr>
        <w:t>away and hid</w:t>
      </w:r>
      <w:del w:id="1566" w:author="Jordon Beijing" w:date="2020-09-04T11:30:00Z">
        <w:r w:rsidRPr="00031886" w:rsidDel="00031886">
          <w:rPr>
            <w:rFonts w:ascii="Times New Roman" w:hAnsi="Times New Roman" w:cs="Times New Roman"/>
            <w:lang w:val="en-US"/>
            <w:rPrChange w:id="1567" w:author="Jordon Beijing" w:date="2020-09-04T11:29:00Z">
              <w:rPr>
                <w:rFonts w:ascii="Times" w:hAnsi="Times"/>
                <w:lang w:val="en-US"/>
              </w:rPr>
            </w:rPrChange>
          </w:rPr>
          <w:delText>e</w:delText>
        </w:r>
      </w:del>
      <w:r w:rsidRPr="00031886">
        <w:rPr>
          <w:rFonts w:ascii="Times New Roman" w:hAnsi="Times New Roman" w:cs="Times New Roman"/>
          <w:lang w:val="en-US"/>
          <w:rPrChange w:id="1568" w:author="Jordon Beijing" w:date="2020-09-04T11:29:00Z">
            <w:rPr>
              <w:rFonts w:ascii="Times" w:hAnsi="Times"/>
              <w:lang w:val="en-US"/>
            </w:rPr>
          </w:rPrChange>
        </w:rPr>
        <w:t xml:space="preserve"> in a cave beside the village, </w:t>
      </w:r>
      <w:ins w:id="1569" w:author="Jordon Beijing" w:date="2020-09-04T11:30:00Z">
        <w:r w:rsidR="00031886">
          <w:rPr>
            <w:rFonts w:ascii="Times New Roman" w:hAnsi="Times New Roman" w:cs="Times New Roman"/>
            <w:lang w:val="en-US"/>
          </w:rPr>
          <w:t xml:space="preserve">where </w:t>
        </w:r>
      </w:ins>
      <w:r w:rsidRPr="00031886">
        <w:rPr>
          <w:rFonts w:ascii="Times New Roman" w:hAnsi="Times New Roman" w:cs="Times New Roman"/>
          <w:lang w:val="en-US"/>
          <w:rPrChange w:id="1570" w:author="Jordon Beijing" w:date="2020-09-04T11:29:00Z">
            <w:rPr>
              <w:rFonts w:ascii="Times" w:hAnsi="Times"/>
              <w:lang w:val="en-US"/>
            </w:rPr>
          </w:rPrChange>
        </w:rPr>
        <w:t xml:space="preserve">I </w:t>
      </w:r>
      <w:del w:id="1571" w:author="Jordon Beijing" w:date="2020-09-04T11:30:00Z">
        <w:r w:rsidRPr="00031886" w:rsidDel="00031886">
          <w:rPr>
            <w:rFonts w:ascii="Times New Roman" w:hAnsi="Times New Roman" w:cs="Times New Roman"/>
            <w:lang w:val="en-US"/>
            <w:rPrChange w:id="1572" w:author="Jordon Beijing" w:date="2020-09-04T11:29:00Z">
              <w:rPr>
                <w:rFonts w:ascii="Times" w:hAnsi="Times"/>
                <w:lang w:val="en-US"/>
              </w:rPr>
            </w:rPrChange>
          </w:rPr>
          <w:delText xml:space="preserve">had </w:delText>
        </w:r>
      </w:del>
      <w:r w:rsidRPr="00031886">
        <w:rPr>
          <w:rFonts w:ascii="Times New Roman" w:hAnsi="Times New Roman" w:cs="Times New Roman"/>
          <w:lang w:val="en-US"/>
          <w:rPrChange w:id="1573" w:author="Jordon Beijing" w:date="2020-09-04T11:29:00Z">
            <w:rPr>
              <w:rFonts w:ascii="Times" w:hAnsi="Times"/>
              <w:lang w:val="en-US"/>
            </w:rPr>
          </w:rPrChange>
        </w:rPr>
        <w:t xml:space="preserve">stayed </w:t>
      </w:r>
      <w:del w:id="1574" w:author="Jordon Beijing" w:date="2020-09-04T11:30:00Z">
        <w:r w:rsidRPr="00031886" w:rsidDel="00031886">
          <w:rPr>
            <w:rFonts w:ascii="Times New Roman" w:hAnsi="Times New Roman" w:cs="Times New Roman"/>
            <w:lang w:val="en-US"/>
            <w:rPrChange w:id="1575" w:author="Jordon Beijing" w:date="2020-09-04T11:29:00Z">
              <w:rPr>
                <w:rFonts w:ascii="Times" w:hAnsi="Times"/>
                <w:lang w:val="en-US"/>
              </w:rPr>
            </w:rPrChange>
          </w:rPr>
          <w:delText xml:space="preserve">in there </w:delText>
        </w:r>
      </w:del>
      <w:r w:rsidRPr="00031886">
        <w:rPr>
          <w:rFonts w:ascii="Times New Roman" w:hAnsi="Times New Roman" w:cs="Times New Roman"/>
          <w:lang w:val="en-US"/>
          <w:rPrChange w:id="1576" w:author="Jordon Beijing" w:date="2020-09-04T11:29:00Z">
            <w:rPr>
              <w:rFonts w:ascii="Times" w:hAnsi="Times"/>
              <w:lang w:val="en-US"/>
            </w:rPr>
          </w:rPrChange>
        </w:rPr>
        <w:t>for three day</w:t>
      </w:r>
      <w:ins w:id="1577" w:author="Jordon Beijing" w:date="2020-09-06T08:40:00Z">
        <w:r w:rsidR="000E1596">
          <w:rPr>
            <w:rFonts w:ascii="Times New Roman" w:hAnsi="Times New Roman" w:cs="Times New Roman"/>
            <w:lang w:val="en-US"/>
          </w:rPr>
          <w:t>s</w:t>
        </w:r>
      </w:ins>
      <w:r w:rsidRPr="00031886">
        <w:rPr>
          <w:rFonts w:ascii="Times New Roman" w:hAnsi="Times New Roman" w:cs="Times New Roman"/>
          <w:lang w:val="en-US"/>
          <w:rPrChange w:id="1578" w:author="Jordon Beijing" w:date="2020-09-04T11:29:00Z">
            <w:rPr>
              <w:rFonts w:ascii="Times" w:hAnsi="Times"/>
              <w:lang w:val="en-US"/>
            </w:rPr>
          </w:rPrChange>
        </w:rPr>
        <w:t xml:space="preserve"> with a bottle of water and a magical mirror that tells truth</w:t>
      </w:r>
      <w:ins w:id="1579" w:author="Jordon Beijing" w:date="2020-09-04T11:30:00Z">
        <w:r w:rsidR="00031886">
          <w:rPr>
            <w:rFonts w:ascii="Times New Roman" w:hAnsi="Times New Roman" w:cs="Times New Roman"/>
            <w:lang w:val="en-US"/>
          </w:rPr>
          <w:t xml:space="preserve">. </w:t>
        </w:r>
      </w:ins>
      <w:del w:id="1580" w:author="Jordon Beijing" w:date="2020-09-04T11:30:00Z">
        <w:r w:rsidRPr="00031886" w:rsidDel="00031886">
          <w:rPr>
            <w:rFonts w:ascii="Times New Roman" w:hAnsi="Times New Roman" w:cs="Times New Roman"/>
            <w:lang w:val="en-US"/>
            <w:rPrChange w:id="1581" w:author="Jordon Beijing" w:date="2020-09-04T11:29:00Z">
              <w:rPr>
                <w:rFonts w:ascii="Times" w:hAnsi="Times"/>
                <w:lang w:val="en-US"/>
              </w:rPr>
            </w:rPrChange>
          </w:rPr>
          <w:delText xml:space="preserve">, and then </w:delText>
        </w:r>
      </w:del>
      <w:r w:rsidRPr="00031886">
        <w:rPr>
          <w:rFonts w:ascii="Times New Roman" w:hAnsi="Times New Roman" w:cs="Times New Roman"/>
          <w:lang w:val="en-US"/>
          <w:rPrChange w:id="1582" w:author="Jordon Beijing" w:date="2020-09-04T11:29:00Z">
            <w:rPr>
              <w:rFonts w:ascii="Times" w:hAnsi="Times"/>
              <w:lang w:val="en-US"/>
            </w:rPr>
          </w:rPrChange>
        </w:rPr>
        <w:t>I</w:t>
      </w:r>
      <w:ins w:id="1583" w:author="Jordon Beijing" w:date="2020-09-06T08:41:00Z">
        <w:r w:rsidR="000E1596">
          <w:rPr>
            <w:rFonts w:ascii="Times New Roman" w:hAnsi="Times New Roman" w:cs="Times New Roman"/>
            <w:lang w:val="en-US"/>
          </w:rPr>
          <w:t xml:space="preserve"> </w:t>
        </w:r>
      </w:ins>
      <w:del w:id="1584" w:author="Jordon Beijing" w:date="2020-09-06T08:41:00Z">
        <w:r w:rsidRPr="00031886" w:rsidDel="000E1596">
          <w:rPr>
            <w:rFonts w:ascii="Times New Roman" w:hAnsi="Times New Roman" w:cs="Times New Roman"/>
            <w:lang w:val="en-US"/>
            <w:rPrChange w:id="1585" w:author="Jordon Beijing" w:date="2020-09-04T11:29:00Z">
              <w:rPr>
                <w:rFonts w:ascii="Times" w:hAnsi="Times"/>
                <w:lang w:val="en-US"/>
              </w:rPr>
            </w:rPrChange>
          </w:rPr>
          <w:delText xml:space="preserve"> </w:delText>
        </w:r>
      </w:del>
      <w:r w:rsidRPr="00031886">
        <w:rPr>
          <w:rFonts w:ascii="Times New Roman" w:hAnsi="Times New Roman" w:cs="Times New Roman"/>
          <w:lang w:val="en-US"/>
          <w:rPrChange w:id="1586" w:author="Jordon Beijing" w:date="2020-09-04T11:29:00Z">
            <w:rPr>
              <w:rFonts w:ascii="Times" w:hAnsi="Times"/>
              <w:lang w:val="en-US"/>
            </w:rPr>
          </w:rPrChange>
        </w:rPr>
        <w:t xml:space="preserve">never </w:t>
      </w:r>
      <w:del w:id="1587" w:author="Jordon Beijing" w:date="2020-09-06T08:41:00Z">
        <w:r w:rsidRPr="00031886" w:rsidDel="000E1596">
          <w:rPr>
            <w:rFonts w:ascii="Times New Roman" w:hAnsi="Times New Roman" w:cs="Times New Roman"/>
            <w:lang w:val="en-US"/>
            <w:rPrChange w:id="1588" w:author="Jordon Beijing" w:date="2020-09-04T11:29:00Z">
              <w:rPr>
                <w:rFonts w:ascii="Times" w:hAnsi="Times"/>
                <w:lang w:val="en-US"/>
              </w:rPr>
            </w:rPrChange>
          </w:rPr>
          <w:delText xml:space="preserve">see </w:delText>
        </w:r>
      </w:del>
      <w:ins w:id="1589" w:author="Jordon Beijing" w:date="2020-09-06T08:41:00Z">
        <w:r w:rsidR="000E1596">
          <w:rPr>
            <w:rFonts w:ascii="Times New Roman" w:hAnsi="Times New Roman" w:cs="Times New Roman"/>
            <w:lang w:val="en-US"/>
          </w:rPr>
          <w:t>saw</w:t>
        </w:r>
        <w:r w:rsidR="000E1596" w:rsidRPr="00031886">
          <w:rPr>
            <w:rFonts w:ascii="Times New Roman" w:hAnsi="Times New Roman" w:cs="Times New Roman"/>
            <w:lang w:val="en-US"/>
            <w:rPrChange w:id="1590" w:author="Jordon Beijing" w:date="2020-09-04T11:29:00Z">
              <w:rPr>
                <w:rFonts w:ascii="Times" w:hAnsi="Times"/>
                <w:lang w:val="en-US"/>
              </w:rPr>
            </w:rPrChange>
          </w:rPr>
          <w:t xml:space="preserve"> </w:t>
        </w:r>
      </w:ins>
      <w:r w:rsidRPr="00031886">
        <w:rPr>
          <w:rFonts w:ascii="Times New Roman" w:hAnsi="Times New Roman" w:cs="Times New Roman"/>
          <w:lang w:val="en-US"/>
          <w:rPrChange w:id="1591" w:author="Jordon Beijing" w:date="2020-09-04T11:29:00Z">
            <w:rPr>
              <w:rFonts w:ascii="Times" w:hAnsi="Times"/>
              <w:lang w:val="en-US"/>
            </w:rPr>
          </w:rPrChange>
        </w:rPr>
        <w:t>my parent</w:t>
      </w:r>
      <w:ins w:id="1592" w:author="Jordon Beijing" w:date="2020-09-04T11:31:00Z">
        <w:r w:rsidR="00031886">
          <w:rPr>
            <w:rFonts w:ascii="Times New Roman" w:hAnsi="Times New Roman" w:cs="Times New Roman"/>
            <w:lang w:val="en-US"/>
          </w:rPr>
          <w:t>s again</w:t>
        </w:r>
      </w:ins>
      <w:r w:rsidRPr="00031886">
        <w:rPr>
          <w:rFonts w:ascii="Times New Roman" w:hAnsi="Times New Roman" w:cs="Times New Roman"/>
          <w:lang w:val="en-US"/>
          <w:rPrChange w:id="1593" w:author="Jordon Beijing" w:date="2020-09-04T11:29:00Z">
            <w:rPr>
              <w:rFonts w:ascii="Times" w:hAnsi="Times"/>
              <w:lang w:val="en-US"/>
            </w:rPr>
          </w:rPrChange>
        </w:rPr>
        <w:t xml:space="preserve"> since that day.</w:t>
      </w:r>
      <w:del w:id="1594" w:author="Jordon Beijing" w:date="2020-09-04T11:31:00Z">
        <w:r w:rsidRPr="00031886" w:rsidDel="00031886">
          <w:rPr>
            <w:rFonts w:ascii="Times New Roman" w:hAnsi="Times New Roman" w:cs="Times New Roman"/>
            <w:lang w:val="en-US"/>
            <w:rPrChange w:id="1595" w:author="Jordon Beijing" w:date="2020-09-04T11:29:00Z">
              <w:rPr>
                <w:rFonts w:ascii="Times" w:hAnsi="Times"/>
                <w:lang w:val="en-US"/>
              </w:rPr>
            </w:rPrChange>
          </w:rPr>
          <w:delText xml:space="preserve"> </w:delText>
        </w:r>
      </w:del>
    </w:p>
    <w:p w14:paraId="66B12340" w14:textId="344E6C92" w:rsidR="00220E03" w:rsidRPr="00031886" w:rsidRDefault="00220E03" w:rsidP="00A54001">
      <w:pPr>
        <w:ind w:firstLine="420"/>
        <w:rPr>
          <w:rFonts w:ascii="Times New Roman" w:hAnsi="Times New Roman" w:cs="Times New Roman"/>
          <w:lang w:val="en-US"/>
          <w:rPrChange w:id="1596" w:author="Jordon Beijing" w:date="2020-09-04T11:29:00Z">
            <w:rPr>
              <w:rFonts w:ascii="Times" w:hAnsi="Times"/>
              <w:lang w:val="en-US"/>
            </w:rPr>
          </w:rPrChange>
        </w:rPr>
        <w:pPrChange w:id="1597" w:author="Jordon Beijing" w:date="2020-09-05T20:48:00Z">
          <w:pPr/>
        </w:pPrChange>
      </w:pPr>
      <w:del w:id="1598" w:author="Jordon Beijing" w:date="2020-09-04T11:32:00Z">
        <w:r w:rsidRPr="00031886" w:rsidDel="00B818DF">
          <w:rPr>
            <w:rFonts w:ascii="Times New Roman" w:hAnsi="Times New Roman" w:cs="Times New Roman"/>
            <w:lang w:val="en-US"/>
            <w:rPrChange w:id="1599" w:author="Jordon Beijing" w:date="2020-09-04T11:29:00Z">
              <w:rPr>
                <w:rFonts w:ascii="Times" w:hAnsi="Times"/>
                <w:lang w:val="en-US"/>
              </w:rPr>
            </w:rPrChange>
          </w:rPr>
          <w:delText xml:space="preserve"> </w:delText>
        </w:r>
      </w:del>
      <w:r w:rsidRPr="00031886">
        <w:rPr>
          <w:rFonts w:ascii="Times New Roman" w:hAnsi="Times New Roman" w:cs="Times New Roman"/>
          <w:lang w:val="en-US"/>
          <w:rPrChange w:id="1600" w:author="Jordon Beijing" w:date="2020-09-04T11:29:00Z">
            <w:rPr>
              <w:rFonts w:ascii="Times" w:hAnsi="Times"/>
              <w:lang w:val="en-US"/>
            </w:rPr>
          </w:rPrChange>
        </w:rPr>
        <w:t>I had lived in a forest for several years</w:t>
      </w:r>
      <w:del w:id="1601" w:author="Jordon Beijing" w:date="2020-09-06T08:42:00Z">
        <w:r w:rsidRPr="00031886" w:rsidDel="000E1596">
          <w:rPr>
            <w:rFonts w:ascii="Times New Roman" w:hAnsi="Times New Roman" w:cs="Times New Roman"/>
            <w:lang w:val="en-US"/>
            <w:rPrChange w:id="1602" w:author="Jordon Beijing" w:date="2020-09-04T11:29:00Z">
              <w:rPr>
                <w:rFonts w:ascii="Times" w:hAnsi="Times"/>
                <w:lang w:val="en-US"/>
              </w:rPr>
            </w:rPrChange>
          </w:rPr>
          <w:delText>, I find</w:delText>
        </w:r>
      </w:del>
      <w:ins w:id="1603" w:author="Jordon Beijing" w:date="2020-09-06T08:42:00Z">
        <w:r w:rsidR="000E1596">
          <w:rPr>
            <w:rFonts w:ascii="Times New Roman" w:hAnsi="Times New Roman" w:cs="Times New Roman"/>
            <w:lang w:val="en-US"/>
          </w:rPr>
          <w:t xml:space="preserve"> in</w:t>
        </w:r>
      </w:ins>
      <w:r w:rsidRPr="00031886">
        <w:rPr>
          <w:rFonts w:ascii="Times New Roman" w:hAnsi="Times New Roman" w:cs="Times New Roman"/>
          <w:lang w:val="en-US"/>
          <w:rPrChange w:id="1604" w:author="Jordon Beijing" w:date="2020-09-04T11:29:00Z">
            <w:rPr>
              <w:rFonts w:ascii="Times" w:hAnsi="Times"/>
              <w:lang w:val="en-US"/>
            </w:rPr>
          </w:rPrChange>
        </w:rPr>
        <w:t xml:space="preserve"> a place that </w:t>
      </w:r>
      <w:ins w:id="1605" w:author="Jordon Beijing" w:date="2020-09-06T08:42:00Z">
        <w:r w:rsidR="000E1596" w:rsidRPr="00A646A5">
          <w:rPr>
            <w:rFonts w:ascii="Times New Roman" w:hAnsi="Times New Roman" w:cs="Times New Roman"/>
            <w:lang w:val="en-US"/>
          </w:rPr>
          <w:t xml:space="preserve">I </w:t>
        </w:r>
        <w:r w:rsidR="000E1596">
          <w:rPr>
            <w:rFonts w:ascii="Times New Roman" w:hAnsi="Times New Roman" w:cs="Times New Roman"/>
            <w:lang w:val="en-US"/>
          </w:rPr>
          <w:t>had found</w:t>
        </w:r>
        <w:r w:rsidR="000E1596" w:rsidRPr="00A646A5">
          <w:rPr>
            <w:rFonts w:ascii="Times New Roman" w:hAnsi="Times New Roman" w:cs="Times New Roman"/>
            <w:lang w:val="en-US"/>
          </w:rPr>
          <w:t xml:space="preserve"> </w:t>
        </w:r>
      </w:ins>
      <w:r w:rsidRPr="00031886">
        <w:rPr>
          <w:rFonts w:ascii="Times New Roman" w:hAnsi="Times New Roman" w:cs="Times New Roman"/>
          <w:lang w:val="en-US"/>
          <w:rPrChange w:id="1606" w:author="Jordon Beijing" w:date="2020-09-04T11:29:00Z">
            <w:rPr>
              <w:rFonts w:ascii="Times" w:hAnsi="Times"/>
              <w:lang w:val="en-US"/>
            </w:rPr>
          </w:rPrChange>
        </w:rPr>
        <w:t>close to the river, so I d</w:t>
      </w:r>
      <w:ins w:id="1607" w:author="Jordon Beijing" w:date="2020-09-06T08:43:00Z">
        <w:r w:rsidR="000E1596">
          <w:rPr>
            <w:rFonts w:ascii="Times New Roman" w:hAnsi="Times New Roman" w:cs="Times New Roman"/>
            <w:lang w:val="en-US"/>
          </w:rPr>
          <w:t>id</w:t>
        </w:r>
      </w:ins>
      <w:del w:id="1608" w:author="Jordon Beijing" w:date="2020-09-06T08:42:00Z">
        <w:r w:rsidRPr="00031886" w:rsidDel="000E1596">
          <w:rPr>
            <w:rFonts w:ascii="Times New Roman" w:hAnsi="Times New Roman" w:cs="Times New Roman"/>
            <w:lang w:val="en-US"/>
            <w:rPrChange w:id="1609" w:author="Jordon Beijing" w:date="2020-09-04T11:29:00Z">
              <w:rPr>
                <w:rFonts w:ascii="Times" w:hAnsi="Times"/>
                <w:lang w:val="en-US"/>
              </w:rPr>
            </w:rPrChange>
          </w:rPr>
          <w:delText>o</w:delText>
        </w:r>
      </w:del>
      <w:r w:rsidRPr="00031886">
        <w:rPr>
          <w:rFonts w:ascii="Times New Roman" w:hAnsi="Times New Roman" w:cs="Times New Roman"/>
          <w:lang w:val="en-US"/>
          <w:rPrChange w:id="1610" w:author="Jordon Beijing" w:date="2020-09-04T11:29:00Z">
            <w:rPr>
              <w:rFonts w:ascii="Times" w:hAnsi="Times"/>
              <w:lang w:val="en-US"/>
            </w:rPr>
          </w:rPrChange>
        </w:rPr>
        <w:t>n’t need to worry about no</w:t>
      </w:r>
      <w:ins w:id="1611" w:author="Jordon Beijing" w:date="2020-09-06T08:43:00Z">
        <w:r w:rsidR="000E1596">
          <w:rPr>
            <w:rFonts w:ascii="Times New Roman" w:hAnsi="Times New Roman" w:cs="Times New Roman"/>
            <w:lang w:val="en-US"/>
          </w:rPr>
          <w:t>t having</w:t>
        </w:r>
      </w:ins>
      <w:r w:rsidRPr="00031886">
        <w:rPr>
          <w:rFonts w:ascii="Times New Roman" w:hAnsi="Times New Roman" w:cs="Times New Roman"/>
          <w:lang w:val="en-US"/>
          <w:rPrChange w:id="1612" w:author="Jordon Beijing" w:date="2020-09-04T11:29:00Z">
            <w:rPr>
              <w:rFonts w:ascii="Times" w:hAnsi="Times"/>
              <w:lang w:val="en-US"/>
            </w:rPr>
          </w:rPrChange>
        </w:rPr>
        <w:t xml:space="preserve"> water. When I was 20 years old, I was found</w:t>
      </w:r>
      <w:ins w:id="1613" w:author="Jordon Beijing" w:date="2020-09-06T08:43:00Z">
        <w:r w:rsidR="000E1596">
          <w:rPr>
            <w:rFonts w:ascii="Times New Roman" w:hAnsi="Times New Roman" w:cs="Times New Roman"/>
            <w:lang w:val="en-US"/>
          </w:rPr>
          <w:t xml:space="preserve"> </w:t>
        </w:r>
      </w:ins>
      <w:del w:id="1614" w:author="Jordon Beijing" w:date="2020-09-06T08:43:00Z">
        <w:r w:rsidRPr="00031886" w:rsidDel="000E1596">
          <w:rPr>
            <w:rFonts w:ascii="Times New Roman" w:hAnsi="Times New Roman" w:cs="Times New Roman"/>
            <w:lang w:val="en-US"/>
            <w:rPrChange w:id="1615" w:author="Jordon Beijing" w:date="2020-09-04T11:29:00Z">
              <w:rPr>
                <w:rFonts w:ascii="Times" w:hAnsi="Times"/>
                <w:lang w:val="en-US"/>
              </w:rPr>
            </w:rPrChange>
          </w:rPr>
          <w:delText xml:space="preserve">ed </w:delText>
        </w:r>
      </w:del>
      <w:r w:rsidRPr="00031886">
        <w:rPr>
          <w:rFonts w:ascii="Times New Roman" w:hAnsi="Times New Roman" w:cs="Times New Roman"/>
          <w:lang w:val="en-US"/>
          <w:rPrChange w:id="1616" w:author="Jordon Beijing" w:date="2020-09-04T11:29:00Z">
            <w:rPr>
              <w:rFonts w:ascii="Times" w:hAnsi="Times"/>
              <w:lang w:val="en-US"/>
            </w:rPr>
          </w:rPrChange>
        </w:rPr>
        <w:t xml:space="preserve">by </w:t>
      </w:r>
      <w:del w:id="1617" w:author="Jordon Beijing" w:date="2020-09-06T08:43:00Z">
        <w:r w:rsidRPr="00031886" w:rsidDel="000E1596">
          <w:rPr>
            <w:rFonts w:ascii="Times New Roman" w:hAnsi="Times New Roman" w:cs="Times New Roman"/>
            <w:lang w:val="en-US"/>
            <w:rPrChange w:id="1618" w:author="Jordon Beijing" w:date="2020-09-04T11:29:00Z">
              <w:rPr>
                <w:rFonts w:ascii="Times" w:hAnsi="Times"/>
                <w:lang w:val="en-US"/>
              </w:rPr>
            </w:rPrChange>
          </w:rPr>
          <w:delText xml:space="preserve">a </w:delText>
        </w:r>
      </w:del>
      <w:ins w:id="1619" w:author="Jordon Beijing" w:date="2020-09-06T08:43:00Z">
        <w:r w:rsidR="000E1596">
          <w:rPr>
            <w:rFonts w:ascii="Times New Roman" w:hAnsi="Times New Roman" w:cs="Times New Roman"/>
            <w:lang w:val="en-US"/>
          </w:rPr>
          <w:t>the</w:t>
        </w:r>
        <w:r w:rsidR="000E1596" w:rsidRPr="00031886">
          <w:rPr>
            <w:rFonts w:ascii="Times New Roman" w:hAnsi="Times New Roman" w:cs="Times New Roman"/>
            <w:lang w:val="en-US"/>
            <w:rPrChange w:id="1620" w:author="Jordon Beijing" w:date="2020-09-04T11:29:00Z">
              <w:rPr>
                <w:rFonts w:ascii="Times" w:hAnsi="Times"/>
                <w:lang w:val="en-US"/>
              </w:rPr>
            </w:rPrChange>
          </w:rPr>
          <w:t xml:space="preserve"> </w:t>
        </w:r>
      </w:ins>
      <w:r w:rsidRPr="00031886">
        <w:rPr>
          <w:rFonts w:ascii="Times New Roman" w:hAnsi="Times New Roman" w:cs="Times New Roman"/>
          <w:lang w:val="en-US"/>
          <w:rPrChange w:id="1621" w:author="Jordon Beijing" w:date="2020-09-04T11:29:00Z">
            <w:rPr>
              <w:rFonts w:ascii="Times" w:hAnsi="Times"/>
              <w:lang w:val="en-US"/>
            </w:rPr>
          </w:rPrChange>
        </w:rPr>
        <w:t>King of England</w:t>
      </w:r>
      <w:ins w:id="1622" w:author="Jordon Beijing" w:date="2020-09-06T08:43:00Z">
        <w:r w:rsidR="000E1596">
          <w:rPr>
            <w:rFonts w:ascii="Times New Roman" w:hAnsi="Times New Roman" w:cs="Times New Roman"/>
            <w:lang w:val="en-US"/>
          </w:rPr>
          <w:t>.</w:t>
        </w:r>
      </w:ins>
      <w:del w:id="1623" w:author="Jordon Beijing" w:date="2020-09-06T08:43:00Z">
        <w:r w:rsidRPr="00031886" w:rsidDel="000E1596">
          <w:rPr>
            <w:rFonts w:ascii="Times New Roman" w:hAnsi="Times New Roman" w:cs="Times New Roman"/>
            <w:lang w:val="en-US"/>
            <w:rPrChange w:id="1624" w:author="Jordon Beijing" w:date="2020-09-04T11:29:00Z">
              <w:rPr>
                <w:rFonts w:ascii="Times" w:hAnsi="Times"/>
                <w:lang w:val="en-US"/>
              </w:rPr>
            </w:rPrChange>
          </w:rPr>
          <w:delText>,</w:delText>
        </w:r>
      </w:del>
      <w:r w:rsidRPr="00031886">
        <w:rPr>
          <w:rFonts w:ascii="Times New Roman" w:hAnsi="Times New Roman" w:cs="Times New Roman"/>
          <w:lang w:val="en-US"/>
          <w:rPrChange w:id="1625" w:author="Jordon Beijing" w:date="2020-09-04T11:29:00Z">
            <w:rPr>
              <w:rFonts w:ascii="Times" w:hAnsi="Times"/>
              <w:lang w:val="en-US"/>
            </w:rPr>
          </w:rPrChange>
        </w:rPr>
        <w:t xml:space="preserve"> </w:t>
      </w:r>
      <w:ins w:id="1626" w:author="Jordon Beijing" w:date="2020-09-06T08:43:00Z">
        <w:r w:rsidR="000E1596">
          <w:rPr>
            <w:rFonts w:ascii="Times New Roman" w:hAnsi="Times New Roman" w:cs="Times New Roman"/>
            <w:lang w:val="en-US"/>
          </w:rPr>
          <w:t>H</w:t>
        </w:r>
      </w:ins>
      <w:del w:id="1627" w:author="Jordon Beijing" w:date="2020-09-06T08:43:00Z">
        <w:r w:rsidRPr="00031886" w:rsidDel="000E1596">
          <w:rPr>
            <w:rFonts w:ascii="Times New Roman" w:hAnsi="Times New Roman" w:cs="Times New Roman"/>
            <w:lang w:val="en-US"/>
            <w:rPrChange w:id="1628" w:author="Jordon Beijing" w:date="2020-09-04T11:29:00Z">
              <w:rPr>
                <w:rFonts w:ascii="Times" w:hAnsi="Times"/>
                <w:lang w:val="en-US"/>
              </w:rPr>
            </w:rPrChange>
          </w:rPr>
          <w:delText>h</w:delText>
        </w:r>
      </w:del>
      <w:r w:rsidRPr="00031886">
        <w:rPr>
          <w:rFonts w:ascii="Times New Roman" w:hAnsi="Times New Roman" w:cs="Times New Roman"/>
          <w:lang w:val="en-US"/>
          <w:rPrChange w:id="1629" w:author="Jordon Beijing" w:date="2020-09-04T11:29:00Z">
            <w:rPr>
              <w:rFonts w:ascii="Times" w:hAnsi="Times"/>
              <w:lang w:val="en-US"/>
            </w:rPr>
          </w:rPrChange>
        </w:rPr>
        <w:t xml:space="preserve">e </w:t>
      </w:r>
      <w:del w:id="1630" w:author="Jordon Beijing" w:date="2020-09-06T08:43:00Z">
        <w:r w:rsidRPr="00031886" w:rsidDel="000E1596">
          <w:rPr>
            <w:rFonts w:ascii="Times New Roman" w:hAnsi="Times New Roman" w:cs="Times New Roman"/>
            <w:lang w:val="en-US"/>
            <w:rPrChange w:id="1631" w:author="Jordon Beijing" w:date="2020-09-04T11:29:00Z">
              <w:rPr>
                <w:rFonts w:ascii="Times" w:hAnsi="Times"/>
                <w:lang w:val="en-US"/>
              </w:rPr>
            </w:rPrChange>
          </w:rPr>
          <w:delText xml:space="preserve">founded </w:delText>
        </w:r>
      </w:del>
      <w:ins w:id="1632" w:author="Jordon Beijing" w:date="2020-09-06T08:43:00Z">
        <w:r w:rsidR="000E1596">
          <w:rPr>
            <w:rFonts w:ascii="Times New Roman" w:hAnsi="Times New Roman" w:cs="Times New Roman"/>
            <w:lang w:val="en-US"/>
          </w:rPr>
          <w:t>rescued</w:t>
        </w:r>
        <w:r w:rsidR="000E1596" w:rsidRPr="00031886">
          <w:rPr>
            <w:rFonts w:ascii="Times New Roman" w:hAnsi="Times New Roman" w:cs="Times New Roman"/>
            <w:lang w:val="en-US"/>
            <w:rPrChange w:id="1633" w:author="Jordon Beijing" w:date="2020-09-04T11:29:00Z">
              <w:rPr>
                <w:rFonts w:ascii="Times" w:hAnsi="Times"/>
                <w:lang w:val="en-US"/>
              </w:rPr>
            </w:rPrChange>
          </w:rPr>
          <w:t xml:space="preserve"> </w:t>
        </w:r>
      </w:ins>
      <w:r w:rsidRPr="00031886">
        <w:rPr>
          <w:rFonts w:ascii="Times New Roman" w:hAnsi="Times New Roman" w:cs="Times New Roman"/>
          <w:lang w:val="en-US"/>
          <w:rPrChange w:id="1634" w:author="Jordon Beijing" w:date="2020-09-04T11:29:00Z">
            <w:rPr>
              <w:rFonts w:ascii="Times" w:hAnsi="Times"/>
              <w:lang w:val="en-US"/>
            </w:rPr>
          </w:rPrChange>
        </w:rPr>
        <w:t>me and</w:t>
      </w:r>
      <w:del w:id="1635" w:author="Jordon Beijing" w:date="2020-09-06T08:43:00Z">
        <w:r w:rsidRPr="00031886" w:rsidDel="000E1596">
          <w:rPr>
            <w:rFonts w:ascii="Times New Roman" w:hAnsi="Times New Roman" w:cs="Times New Roman"/>
            <w:lang w:val="en-US"/>
            <w:rPrChange w:id="1636" w:author="Jordon Beijing" w:date="2020-09-04T11:29:00Z">
              <w:rPr>
                <w:rFonts w:ascii="Times" w:hAnsi="Times"/>
                <w:lang w:val="en-US"/>
              </w:rPr>
            </w:rPrChange>
          </w:rPr>
          <w:delText xml:space="preserve"> I</w:delText>
        </w:r>
      </w:del>
      <w:r w:rsidRPr="00031886">
        <w:rPr>
          <w:rFonts w:ascii="Times New Roman" w:hAnsi="Times New Roman" w:cs="Times New Roman"/>
          <w:lang w:val="en-US"/>
          <w:rPrChange w:id="1637" w:author="Jordon Beijing" w:date="2020-09-04T11:29:00Z">
            <w:rPr>
              <w:rFonts w:ascii="Times" w:hAnsi="Times"/>
              <w:lang w:val="en-US"/>
            </w:rPr>
          </w:rPrChange>
        </w:rPr>
        <w:t xml:space="preserve"> </w:t>
      </w:r>
      <w:del w:id="1638" w:author="Jordon Beijing" w:date="2020-09-06T08:44:00Z">
        <w:r w:rsidRPr="00031886" w:rsidDel="000E1596">
          <w:rPr>
            <w:rFonts w:ascii="Times New Roman" w:hAnsi="Times New Roman" w:cs="Times New Roman"/>
            <w:lang w:val="en-US"/>
            <w:rPrChange w:id="1639" w:author="Jordon Beijing" w:date="2020-09-04T11:29:00Z">
              <w:rPr>
                <w:rFonts w:ascii="Times" w:hAnsi="Times"/>
                <w:lang w:val="en-US"/>
              </w:rPr>
            </w:rPrChange>
          </w:rPr>
          <w:delText xml:space="preserve">married </w:delText>
        </w:r>
      </w:del>
      <w:ins w:id="1640" w:author="Jordon Beijing" w:date="2020-09-06T08:44:00Z">
        <w:r w:rsidR="000E1596">
          <w:rPr>
            <w:rFonts w:ascii="Times New Roman" w:hAnsi="Times New Roman" w:cs="Times New Roman"/>
            <w:lang w:val="en-US"/>
          </w:rPr>
          <w:t>took me to</w:t>
        </w:r>
        <w:r w:rsidR="000E1596" w:rsidRPr="00031886">
          <w:rPr>
            <w:rFonts w:ascii="Times New Roman" w:hAnsi="Times New Roman" w:cs="Times New Roman"/>
            <w:lang w:val="en-US"/>
            <w:rPrChange w:id="1641" w:author="Jordon Beijing" w:date="2020-09-04T11:29:00Z">
              <w:rPr>
                <w:rFonts w:ascii="Times" w:hAnsi="Times"/>
                <w:lang w:val="en-US"/>
              </w:rPr>
            </w:rPrChange>
          </w:rPr>
          <w:t xml:space="preserve"> </w:t>
        </w:r>
      </w:ins>
      <w:del w:id="1642" w:author="Jordon Beijing" w:date="2020-09-06T08:44:00Z">
        <w:r w:rsidRPr="00031886" w:rsidDel="000E1596">
          <w:rPr>
            <w:rFonts w:ascii="Times New Roman" w:hAnsi="Times New Roman" w:cs="Times New Roman"/>
            <w:lang w:val="en-US"/>
            <w:rPrChange w:id="1643" w:author="Jordon Beijing" w:date="2020-09-04T11:29:00Z">
              <w:rPr>
                <w:rFonts w:ascii="Times" w:hAnsi="Times"/>
                <w:lang w:val="en-US"/>
              </w:rPr>
            </w:rPrChange>
          </w:rPr>
          <w:delText xml:space="preserve">him to </w:delText>
        </w:r>
      </w:del>
      <w:r w:rsidRPr="00031886">
        <w:rPr>
          <w:rFonts w:ascii="Times New Roman" w:hAnsi="Times New Roman" w:cs="Times New Roman"/>
          <w:lang w:val="en-US"/>
          <w:rPrChange w:id="1644" w:author="Jordon Beijing" w:date="2020-09-04T11:29:00Z">
            <w:rPr>
              <w:rFonts w:ascii="Times" w:hAnsi="Times"/>
              <w:lang w:val="en-US"/>
            </w:rPr>
          </w:rPrChange>
        </w:rPr>
        <w:t xml:space="preserve">be his wife. He had a beautiful daughter called </w:t>
      </w:r>
      <w:ins w:id="1645" w:author="Jordon Beijing" w:date="2020-09-06T08:44:00Z">
        <w:r w:rsidR="000E1596">
          <w:rPr>
            <w:rFonts w:ascii="Times New Roman" w:hAnsi="Times New Roman" w:cs="Times New Roman"/>
            <w:lang w:val="en-US"/>
          </w:rPr>
          <w:t>S</w:t>
        </w:r>
      </w:ins>
      <w:del w:id="1646" w:author="Jordon Beijing" w:date="2020-09-06T08:44:00Z">
        <w:r w:rsidRPr="00031886" w:rsidDel="000E1596">
          <w:rPr>
            <w:rFonts w:ascii="Times New Roman" w:hAnsi="Times New Roman" w:cs="Times New Roman"/>
            <w:lang w:val="en-US"/>
            <w:rPrChange w:id="1647" w:author="Jordon Beijing" w:date="2020-09-04T11:29:00Z">
              <w:rPr>
                <w:rFonts w:ascii="Times" w:hAnsi="Times"/>
                <w:lang w:val="en-US"/>
              </w:rPr>
            </w:rPrChange>
          </w:rPr>
          <w:delText>s</w:delText>
        </w:r>
      </w:del>
      <w:r w:rsidRPr="00031886">
        <w:rPr>
          <w:rFonts w:ascii="Times New Roman" w:hAnsi="Times New Roman" w:cs="Times New Roman"/>
          <w:lang w:val="en-US"/>
          <w:rPrChange w:id="1648" w:author="Jordon Beijing" w:date="2020-09-04T11:29:00Z">
            <w:rPr>
              <w:rFonts w:ascii="Times" w:hAnsi="Times"/>
              <w:lang w:val="en-US"/>
            </w:rPr>
          </w:rPrChange>
        </w:rPr>
        <w:t xml:space="preserve">now </w:t>
      </w:r>
      <w:ins w:id="1649" w:author="Jordon Beijing" w:date="2020-09-06T08:44:00Z">
        <w:r w:rsidR="000E1596">
          <w:rPr>
            <w:rFonts w:ascii="Times New Roman" w:hAnsi="Times New Roman" w:cs="Times New Roman"/>
            <w:lang w:val="en-US"/>
          </w:rPr>
          <w:t>W</w:t>
        </w:r>
      </w:ins>
      <w:del w:id="1650" w:author="Jordon Beijing" w:date="2020-09-06T08:44:00Z">
        <w:r w:rsidRPr="00031886" w:rsidDel="000E1596">
          <w:rPr>
            <w:rFonts w:ascii="Times New Roman" w:hAnsi="Times New Roman" w:cs="Times New Roman"/>
            <w:lang w:val="en-US"/>
            <w:rPrChange w:id="1651" w:author="Jordon Beijing" w:date="2020-09-04T11:29:00Z">
              <w:rPr>
                <w:rFonts w:ascii="Times" w:hAnsi="Times"/>
                <w:lang w:val="en-US"/>
              </w:rPr>
            </w:rPrChange>
          </w:rPr>
          <w:delText>w</w:delText>
        </w:r>
      </w:del>
      <w:r w:rsidRPr="00031886">
        <w:rPr>
          <w:rFonts w:ascii="Times New Roman" w:hAnsi="Times New Roman" w:cs="Times New Roman"/>
          <w:lang w:val="en-US"/>
          <w:rPrChange w:id="1652" w:author="Jordon Beijing" w:date="2020-09-04T11:29:00Z">
            <w:rPr>
              <w:rFonts w:ascii="Times" w:hAnsi="Times"/>
              <w:lang w:val="en-US"/>
            </w:rPr>
          </w:rPrChange>
        </w:rPr>
        <w:t xml:space="preserve">hite. She had beautiful white skin and </w:t>
      </w:r>
      <w:ins w:id="1653" w:author="Jordon Beijing" w:date="2020-09-06T08:44:00Z">
        <w:r w:rsidR="000E1596">
          <w:rPr>
            <w:rFonts w:ascii="Times New Roman" w:hAnsi="Times New Roman" w:cs="Times New Roman"/>
            <w:lang w:val="en-US"/>
          </w:rPr>
          <w:t xml:space="preserve">a </w:t>
        </w:r>
      </w:ins>
      <w:r w:rsidRPr="00031886">
        <w:rPr>
          <w:rFonts w:ascii="Times New Roman" w:hAnsi="Times New Roman" w:cs="Times New Roman"/>
          <w:lang w:val="en-US"/>
          <w:rPrChange w:id="1654" w:author="Jordon Beijing" w:date="2020-09-04T11:29:00Z">
            <w:rPr>
              <w:rFonts w:ascii="Times" w:hAnsi="Times"/>
              <w:lang w:val="en-US"/>
            </w:rPr>
          </w:rPrChange>
        </w:rPr>
        <w:t xml:space="preserve">skinny body </w:t>
      </w:r>
      <w:ins w:id="1655" w:author="Jordon Beijing" w:date="2020-09-06T08:44:00Z">
        <w:r w:rsidR="000E1596">
          <w:rPr>
            <w:rFonts w:ascii="Times New Roman" w:hAnsi="Times New Roman" w:cs="Times New Roman"/>
            <w:lang w:val="en-US"/>
          </w:rPr>
          <w:t>and</w:t>
        </w:r>
      </w:ins>
      <w:del w:id="1656" w:author="Jordon Beijing" w:date="2020-09-06T08:44:00Z">
        <w:r w:rsidRPr="00031886" w:rsidDel="000E1596">
          <w:rPr>
            <w:rFonts w:ascii="Times New Roman" w:hAnsi="Times New Roman" w:cs="Times New Roman"/>
            <w:lang w:val="en-US"/>
            <w:rPrChange w:id="1657" w:author="Jordon Beijing" w:date="2020-09-04T11:29:00Z">
              <w:rPr>
                <w:rFonts w:ascii="Times" w:hAnsi="Times"/>
                <w:lang w:val="en-US"/>
              </w:rPr>
            </w:rPrChange>
          </w:rPr>
          <w:delText>with a</w:delText>
        </w:r>
      </w:del>
      <w:r w:rsidRPr="00031886">
        <w:rPr>
          <w:rFonts w:ascii="Times New Roman" w:hAnsi="Times New Roman" w:cs="Times New Roman"/>
          <w:lang w:val="en-US"/>
          <w:rPrChange w:id="1658" w:author="Jordon Beijing" w:date="2020-09-04T11:29:00Z">
            <w:rPr>
              <w:rFonts w:ascii="Times" w:hAnsi="Times"/>
              <w:lang w:val="en-US"/>
            </w:rPr>
          </w:rPrChange>
        </w:rPr>
        <w:t xml:space="preserve"> lot</w:t>
      </w:r>
      <w:ins w:id="1659" w:author="Jordon Beijing" w:date="2020-09-06T08:44:00Z">
        <w:r w:rsidR="000E1596">
          <w:rPr>
            <w:rFonts w:ascii="Times New Roman" w:hAnsi="Times New Roman" w:cs="Times New Roman"/>
            <w:lang w:val="en-US"/>
          </w:rPr>
          <w:t>s</w:t>
        </w:r>
      </w:ins>
      <w:r w:rsidRPr="00031886">
        <w:rPr>
          <w:rFonts w:ascii="Times New Roman" w:hAnsi="Times New Roman" w:cs="Times New Roman"/>
          <w:lang w:val="en-US"/>
          <w:rPrChange w:id="1660" w:author="Jordon Beijing" w:date="2020-09-04T11:29:00Z">
            <w:rPr>
              <w:rFonts w:ascii="Times" w:hAnsi="Times"/>
              <w:lang w:val="en-US"/>
            </w:rPr>
          </w:rPrChange>
        </w:rPr>
        <w:t xml:space="preserve"> of beautiful dresses. I like</w:t>
      </w:r>
      <w:ins w:id="1661" w:author="Jordon Beijing" w:date="2020-09-06T08:44:00Z">
        <w:r w:rsidR="000E1596">
          <w:rPr>
            <w:rFonts w:ascii="Times New Roman" w:hAnsi="Times New Roman" w:cs="Times New Roman"/>
            <w:lang w:val="en-US"/>
          </w:rPr>
          <w:t>d</w:t>
        </w:r>
      </w:ins>
      <w:r w:rsidRPr="00031886">
        <w:rPr>
          <w:rFonts w:ascii="Times New Roman" w:hAnsi="Times New Roman" w:cs="Times New Roman"/>
          <w:lang w:val="en-US"/>
          <w:rPrChange w:id="1662" w:author="Jordon Beijing" w:date="2020-09-04T11:29:00Z">
            <w:rPr>
              <w:rFonts w:ascii="Times" w:hAnsi="Times"/>
              <w:lang w:val="en-US"/>
            </w:rPr>
          </w:rPrChange>
        </w:rPr>
        <w:t xml:space="preserve"> her</w:t>
      </w:r>
      <w:ins w:id="1663" w:author="Jordon Beijing" w:date="2020-09-06T08:45:00Z">
        <w:r w:rsidR="000E1596">
          <w:rPr>
            <w:rFonts w:ascii="Times New Roman" w:hAnsi="Times New Roman" w:cs="Times New Roman"/>
            <w:lang w:val="en-US"/>
          </w:rPr>
          <w:t>;</w:t>
        </w:r>
      </w:ins>
      <w:del w:id="1664" w:author="Jordon Beijing" w:date="2020-09-06T08:45:00Z">
        <w:r w:rsidRPr="00031886" w:rsidDel="000E1596">
          <w:rPr>
            <w:rFonts w:ascii="Times New Roman" w:hAnsi="Times New Roman" w:cs="Times New Roman"/>
            <w:lang w:val="en-US"/>
            <w:rPrChange w:id="1665" w:author="Jordon Beijing" w:date="2020-09-04T11:29:00Z">
              <w:rPr>
                <w:rFonts w:ascii="Times" w:hAnsi="Times"/>
                <w:lang w:val="en-US"/>
              </w:rPr>
            </w:rPrChange>
          </w:rPr>
          <w:delText>,</w:delText>
        </w:r>
      </w:del>
      <w:r w:rsidRPr="00031886">
        <w:rPr>
          <w:rFonts w:ascii="Times New Roman" w:hAnsi="Times New Roman" w:cs="Times New Roman"/>
          <w:lang w:val="en-US"/>
          <w:rPrChange w:id="1666" w:author="Jordon Beijing" w:date="2020-09-04T11:29:00Z">
            <w:rPr>
              <w:rFonts w:ascii="Times" w:hAnsi="Times"/>
              <w:lang w:val="en-US"/>
            </w:rPr>
          </w:rPrChange>
        </w:rPr>
        <w:t xml:space="preserve"> she was so kind and nice to me.</w:t>
      </w:r>
    </w:p>
    <w:p w14:paraId="34A231FB" w14:textId="37EFBFEB" w:rsidR="00220E03" w:rsidRPr="00031886" w:rsidRDefault="00220E03" w:rsidP="00A54001">
      <w:pPr>
        <w:ind w:firstLine="420"/>
        <w:rPr>
          <w:rFonts w:ascii="Times New Roman" w:hAnsi="Times New Roman" w:cs="Times New Roman"/>
          <w:lang w:val="en-US"/>
          <w:rPrChange w:id="1667" w:author="Jordon Beijing" w:date="2020-09-04T11:29:00Z">
            <w:rPr>
              <w:rFonts w:ascii="Times" w:hAnsi="Times"/>
              <w:lang w:val="en-US"/>
            </w:rPr>
          </w:rPrChange>
        </w:rPr>
        <w:pPrChange w:id="1668" w:author="Jordon Beijing" w:date="2020-09-05T20:48:00Z">
          <w:pPr/>
        </w:pPrChange>
      </w:pPr>
      <w:del w:id="1669" w:author="Jordon Beijing" w:date="2020-09-04T11:32:00Z">
        <w:r w:rsidRPr="00031886" w:rsidDel="00B818DF">
          <w:rPr>
            <w:rFonts w:ascii="Times New Roman" w:hAnsi="Times New Roman" w:cs="Times New Roman"/>
            <w:lang w:val="en-US"/>
            <w:rPrChange w:id="1670" w:author="Jordon Beijing" w:date="2020-09-04T11:29:00Z">
              <w:rPr>
                <w:rFonts w:ascii="Times" w:hAnsi="Times"/>
                <w:lang w:val="en-US"/>
              </w:rPr>
            </w:rPrChange>
          </w:rPr>
          <w:delText xml:space="preserve"> </w:delText>
        </w:r>
      </w:del>
      <w:r w:rsidRPr="00031886">
        <w:rPr>
          <w:rFonts w:ascii="Times New Roman" w:hAnsi="Times New Roman" w:cs="Times New Roman"/>
          <w:lang w:val="en-US"/>
          <w:rPrChange w:id="1671" w:author="Jordon Beijing" w:date="2020-09-04T11:29:00Z">
            <w:rPr>
              <w:rFonts w:ascii="Times" w:hAnsi="Times"/>
              <w:lang w:val="en-US"/>
            </w:rPr>
          </w:rPrChange>
        </w:rPr>
        <w:t xml:space="preserve">One day in the middle of the night, I </w:t>
      </w:r>
      <w:del w:id="1672" w:author="Jordon Beijing" w:date="2020-09-06T08:45:00Z">
        <w:r w:rsidRPr="00031886" w:rsidDel="000E1596">
          <w:rPr>
            <w:rFonts w:ascii="Times New Roman" w:hAnsi="Times New Roman" w:cs="Times New Roman"/>
            <w:lang w:val="en-US"/>
            <w:rPrChange w:id="1673" w:author="Jordon Beijing" w:date="2020-09-04T11:29:00Z">
              <w:rPr>
                <w:rFonts w:ascii="Times" w:hAnsi="Times"/>
                <w:lang w:val="en-US"/>
              </w:rPr>
            </w:rPrChange>
          </w:rPr>
          <w:delText xml:space="preserve">can’t </w:delText>
        </w:r>
      </w:del>
      <w:ins w:id="1674" w:author="Jordon Beijing" w:date="2020-09-06T08:45:00Z">
        <w:r w:rsidR="000E1596">
          <w:rPr>
            <w:rFonts w:ascii="Times New Roman" w:hAnsi="Times New Roman" w:cs="Times New Roman"/>
            <w:lang w:val="en-US"/>
          </w:rPr>
          <w:t>couldn’t</w:t>
        </w:r>
        <w:r w:rsidR="000E1596" w:rsidRPr="00031886">
          <w:rPr>
            <w:rFonts w:ascii="Times New Roman" w:hAnsi="Times New Roman" w:cs="Times New Roman"/>
            <w:lang w:val="en-US"/>
            <w:rPrChange w:id="1675" w:author="Jordon Beijing" w:date="2020-09-04T11:29:00Z">
              <w:rPr>
                <w:rFonts w:ascii="Times" w:hAnsi="Times"/>
                <w:lang w:val="en-US"/>
              </w:rPr>
            </w:rPrChange>
          </w:rPr>
          <w:t xml:space="preserve"> </w:t>
        </w:r>
      </w:ins>
      <w:r w:rsidRPr="00031886">
        <w:rPr>
          <w:rFonts w:ascii="Times New Roman" w:hAnsi="Times New Roman" w:cs="Times New Roman"/>
          <w:lang w:val="en-US"/>
          <w:rPrChange w:id="1676" w:author="Jordon Beijing" w:date="2020-09-04T11:29:00Z">
            <w:rPr>
              <w:rFonts w:ascii="Times" w:hAnsi="Times"/>
              <w:lang w:val="en-US"/>
            </w:rPr>
          </w:rPrChange>
        </w:rPr>
        <w:t>sleep. I walked out</w:t>
      </w:r>
      <w:ins w:id="1677" w:author="Jordon Beijing" w:date="2020-09-06T08:45:00Z">
        <w:r w:rsidR="000E1596">
          <w:rPr>
            <w:rFonts w:ascii="Times New Roman" w:hAnsi="Times New Roman" w:cs="Times New Roman"/>
            <w:lang w:val="en-US"/>
          </w:rPr>
          <w:t>side</w:t>
        </w:r>
      </w:ins>
      <w:r w:rsidRPr="00031886">
        <w:rPr>
          <w:rFonts w:ascii="Times New Roman" w:hAnsi="Times New Roman" w:cs="Times New Roman"/>
          <w:lang w:val="en-US"/>
          <w:rPrChange w:id="1678" w:author="Jordon Beijing" w:date="2020-09-04T11:29:00Z">
            <w:rPr>
              <w:rFonts w:ascii="Times" w:hAnsi="Times"/>
              <w:lang w:val="en-US"/>
            </w:rPr>
          </w:rPrChange>
        </w:rPr>
        <w:t xml:space="preserve"> </w:t>
      </w:r>
      <w:del w:id="1679" w:author="Jordon Beijing" w:date="2020-09-06T08:45:00Z">
        <w:r w:rsidRPr="00031886" w:rsidDel="000E1596">
          <w:rPr>
            <w:rFonts w:ascii="Times New Roman" w:hAnsi="Times New Roman" w:cs="Times New Roman"/>
            <w:lang w:val="en-US"/>
            <w:rPrChange w:id="1680" w:author="Jordon Beijing" w:date="2020-09-04T11:29:00Z">
              <w:rPr>
                <w:rFonts w:ascii="Times" w:hAnsi="Times"/>
                <w:lang w:val="en-US"/>
              </w:rPr>
            </w:rPrChange>
          </w:rPr>
          <w:delText xml:space="preserve">and </w:delText>
        </w:r>
      </w:del>
      <w:r w:rsidRPr="00031886">
        <w:rPr>
          <w:rFonts w:ascii="Times New Roman" w:hAnsi="Times New Roman" w:cs="Times New Roman"/>
          <w:lang w:val="en-US"/>
          <w:rPrChange w:id="1681" w:author="Jordon Beijing" w:date="2020-09-04T11:29:00Z">
            <w:rPr>
              <w:rFonts w:ascii="Times" w:hAnsi="Times"/>
              <w:lang w:val="en-US"/>
            </w:rPr>
          </w:rPrChange>
        </w:rPr>
        <w:t xml:space="preserve">trying to find the path </w:t>
      </w:r>
      <w:del w:id="1682" w:author="Jordon Beijing" w:date="2020-09-06T08:45:00Z">
        <w:r w:rsidRPr="00031886" w:rsidDel="000E1596">
          <w:rPr>
            <w:rFonts w:ascii="Times New Roman" w:hAnsi="Times New Roman" w:cs="Times New Roman"/>
            <w:lang w:val="en-US"/>
            <w:rPrChange w:id="1683" w:author="Jordon Beijing" w:date="2020-09-04T11:29:00Z">
              <w:rPr>
                <w:rFonts w:ascii="Times" w:hAnsi="Times"/>
                <w:lang w:val="en-US"/>
              </w:rPr>
            </w:rPrChange>
          </w:rPr>
          <w:delText xml:space="preserve">of </w:delText>
        </w:r>
      </w:del>
      <w:ins w:id="1684" w:author="Jordon Beijing" w:date="2020-09-06T08:45:00Z">
        <w:r w:rsidR="000E1596">
          <w:rPr>
            <w:rFonts w:ascii="Times New Roman" w:hAnsi="Times New Roman" w:cs="Times New Roman"/>
            <w:lang w:val="en-US"/>
          </w:rPr>
          <w:t>from the</w:t>
        </w:r>
        <w:r w:rsidR="000E1596" w:rsidRPr="00031886">
          <w:rPr>
            <w:rFonts w:ascii="Times New Roman" w:hAnsi="Times New Roman" w:cs="Times New Roman"/>
            <w:lang w:val="en-US"/>
            <w:rPrChange w:id="1685" w:author="Jordon Beijing" w:date="2020-09-04T11:29:00Z">
              <w:rPr>
                <w:rFonts w:ascii="Times" w:hAnsi="Times"/>
                <w:lang w:val="en-US"/>
              </w:rPr>
            </w:rPrChange>
          </w:rPr>
          <w:t xml:space="preserve"> </w:t>
        </w:r>
      </w:ins>
      <w:r w:rsidRPr="00031886">
        <w:rPr>
          <w:rFonts w:ascii="Times New Roman" w:hAnsi="Times New Roman" w:cs="Times New Roman"/>
          <w:lang w:val="en-US"/>
          <w:rPrChange w:id="1686" w:author="Jordon Beijing" w:date="2020-09-04T11:29:00Z">
            <w:rPr>
              <w:rFonts w:ascii="Times" w:hAnsi="Times"/>
              <w:lang w:val="en-US"/>
            </w:rPr>
          </w:rPrChange>
        </w:rPr>
        <w:t xml:space="preserve">palace to </w:t>
      </w:r>
      <w:ins w:id="1687" w:author="Jordon Beijing" w:date="2020-09-06T08:45:00Z">
        <w:r w:rsidR="000E1596">
          <w:rPr>
            <w:rFonts w:ascii="Times New Roman" w:hAnsi="Times New Roman" w:cs="Times New Roman"/>
            <w:lang w:val="en-US"/>
          </w:rPr>
          <w:t xml:space="preserve">the </w:t>
        </w:r>
      </w:ins>
      <w:r w:rsidRPr="00031886">
        <w:rPr>
          <w:rFonts w:ascii="Times New Roman" w:hAnsi="Times New Roman" w:cs="Times New Roman"/>
          <w:lang w:val="en-US"/>
          <w:rPrChange w:id="1688" w:author="Jordon Beijing" w:date="2020-09-04T11:29:00Z">
            <w:rPr>
              <w:rFonts w:ascii="Times" w:hAnsi="Times"/>
              <w:lang w:val="en-US"/>
            </w:rPr>
          </w:rPrChange>
        </w:rPr>
        <w:t xml:space="preserve">garden. I </w:t>
      </w:r>
      <w:del w:id="1689" w:author="Jordon Beijing" w:date="2020-09-06T08:45:00Z">
        <w:r w:rsidRPr="00031886" w:rsidDel="000E1596">
          <w:rPr>
            <w:rFonts w:ascii="Times New Roman" w:hAnsi="Times New Roman" w:cs="Times New Roman"/>
            <w:lang w:val="en-US"/>
            <w:rPrChange w:id="1690" w:author="Jordon Beijing" w:date="2020-09-04T11:29:00Z">
              <w:rPr>
                <w:rFonts w:ascii="Times" w:hAnsi="Times"/>
                <w:lang w:val="en-US"/>
              </w:rPr>
            </w:rPrChange>
          </w:rPr>
          <w:delText xml:space="preserve">hold </w:delText>
        </w:r>
      </w:del>
      <w:ins w:id="1691" w:author="Jordon Beijing" w:date="2020-09-06T08:45:00Z">
        <w:r w:rsidR="000E1596">
          <w:rPr>
            <w:rFonts w:ascii="Times New Roman" w:hAnsi="Times New Roman" w:cs="Times New Roman"/>
            <w:lang w:val="en-US"/>
          </w:rPr>
          <w:t>held</w:t>
        </w:r>
        <w:r w:rsidR="000E1596" w:rsidRPr="00031886">
          <w:rPr>
            <w:rFonts w:ascii="Times New Roman" w:hAnsi="Times New Roman" w:cs="Times New Roman"/>
            <w:lang w:val="en-US"/>
            <w:rPrChange w:id="1692" w:author="Jordon Beijing" w:date="2020-09-04T11:29:00Z">
              <w:rPr>
                <w:rFonts w:ascii="Times" w:hAnsi="Times"/>
                <w:lang w:val="en-US"/>
              </w:rPr>
            </w:rPrChange>
          </w:rPr>
          <w:t xml:space="preserve"> </w:t>
        </w:r>
      </w:ins>
      <w:r w:rsidRPr="00031886">
        <w:rPr>
          <w:rFonts w:ascii="Times New Roman" w:hAnsi="Times New Roman" w:cs="Times New Roman"/>
          <w:lang w:val="en-US"/>
          <w:rPrChange w:id="1693" w:author="Jordon Beijing" w:date="2020-09-04T11:29:00Z">
            <w:rPr>
              <w:rFonts w:ascii="Times" w:hAnsi="Times"/>
              <w:lang w:val="en-US"/>
            </w:rPr>
          </w:rPrChange>
        </w:rPr>
        <w:t>my delicate antique handed lamp and airily walked on the flagstone</w:t>
      </w:r>
      <w:ins w:id="1694" w:author="Jordon Beijing" w:date="2020-09-06T08:45:00Z">
        <w:r w:rsidR="000E1596">
          <w:rPr>
            <w:rFonts w:ascii="Times New Roman" w:hAnsi="Times New Roman" w:cs="Times New Roman"/>
            <w:lang w:val="en-US"/>
          </w:rPr>
          <w:t>s</w:t>
        </w:r>
      </w:ins>
      <w:r w:rsidRPr="00031886">
        <w:rPr>
          <w:rFonts w:ascii="Times New Roman" w:hAnsi="Times New Roman" w:cs="Times New Roman"/>
          <w:lang w:val="en-US"/>
          <w:rPrChange w:id="1695" w:author="Jordon Beijing" w:date="2020-09-04T11:29:00Z">
            <w:rPr>
              <w:rFonts w:ascii="Times" w:hAnsi="Times"/>
              <w:lang w:val="en-US"/>
            </w:rPr>
          </w:rPrChange>
        </w:rPr>
        <w:t xml:space="preserve">. </w:t>
      </w:r>
      <w:del w:id="1696" w:author="Jordon Beijing" w:date="2020-09-06T08:46:00Z">
        <w:r w:rsidRPr="00031886" w:rsidDel="000E1596">
          <w:rPr>
            <w:rFonts w:ascii="Times New Roman" w:hAnsi="Times New Roman" w:cs="Times New Roman"/>
            <w:lang w:val="en-US"/>
            <w:rPrChange w:id="1697" w:author="Jordon Beijing" w:date="2020-09-04T11:29:00Z">
              <w:rPr>
                <w:rFonts w:ascii="Times" w:hAnsi="Times"/>
                <w:lang w:val="en-US"/>
              </w:rPr>
            </w:rPrChange>
          </w:rPr>
          <w:delText xml:space="preserve">I heard </w:delText>
        </w:r>
      </w:del>
      <w:ins w:id="1698" w:author="Jordon Beijing" w:date="2020-09-06T08:47:00Z">
        <w:r w:rsidR="000E1596">
          <w:rPr>
            <w:rFonts w:ascii="Times New Roman" w:hAnsi="Times New Roman" w:cs="Times New Roman"/>
            <w:lang w:val="en-US"/>
          </w:rPr>
          <w:t>I heard o</w:t>
        </w:r>
      </w:ins>
      <w:del w:id="1699" w:author="Jordon Beijing" w:date="2020-09-06T08:46:00Z">
        <w:r w:rsidRPr="00031886" w:rsidDel="000E1596">
          <w:rPr>
            <w:rFonts w:ascii="Times New Roman" w:hAnsi="Times New Roman" w:cs="Times New Roman"/>
            <w:lang w:val="en-US"/>
            <w:rPrChange w:id="1700" w:author="Jordon Beijing" w:date="2020-09-04T11:29:00Z">
              <w:rPr>
                <w:rFonts w:ascii="Times" w:hAnsi="Times"/>
                <w:lang w:val="en-US"/>
              </w:rPr>
            </w:rPrChange>
          </w:rPr>
          <w:delText>o</w:delText>
        </w:r>
      </w:del>
      <w:r w:rsidRPr="00031886">
        <w:rPr>
          <w:rFonts w:ascii="Times New Roman" w:hAnsi="Times New Roman" w:cs="Times New Roman"/>
          <w:lang w:val="en-US"/>
          <w:rPrChange w:id="1701" w:author="Jordon Beijing" w:date="2020-09-04T11:29:00Z">
            <w:rPr>
              <w:rFonts w:ascii="Times" w:hAnsi="Times"/>
              <w:lang w:val="en-US"/>
            </w:rPr>
          </w:rPrChange>
        </w:rPr>
        <w:t xml:space="preserve">wls </w:t>
      </w:r>
      <w:del w:id="1702" w:author="Jordon Beijing" w:date="2020-09-06T08:47:00Z">
        <w:r w:rsidRPr="00031886" w:rsidDel="000E1596">
          <w:rPr>
            <w:rFonts w:ascii="Times New Roman" w:hAnsi="Times New Roman" w:cs="Times New Roman"/>
            <w:lang w:val="en-US"/>
            <w:rPrChange w:id="1703" w:author="Jordon Beijing" w:date="2020-09-04T11:29:00Z">
              <w:rPr>
                <w:rFonts w:ascii="Times" w:hAnsi="Times"/>
                <w:lang w:val="en-US"/>
              </w:rPr>
            </w:rPrChange>
          </w:rPr>
          <w:delText xml:space="preserve">were </w:delText>
        </w:r>
      </w:del>
      <w:del w:id="1704" w:author="Jordon Beijing" w:date="2020-09-06T08:46:00Z">
        <w:r w:rsidRPr="00031886" w:rsidDel="000E1596">
          <w:rPr>
            <w:rFonts w:ascii="Times New Roman" w:hAnsi="Times New Roman" w:cs="Times New Roman"/>
            <w:lang w:val="en-US"/>
            <w:rPrChange w:id="1705" w:author="Jordon Beijing" w:date="2020-09-04T11:29:00Z">
              <w:rPr>
                <w:rFonts w:ascii="Times" w:hAnsi="Times"/>
                <w:lang w:val="en-US"/>
              </w:rPr>
            </w:rPrChange>
          </w:rPr>
          <w:delText xml:space="preserve">purr </w:delText>
        </w:r>
      </w:del>
      <w:ins w:id="1706" w:author="Jordon Beijing" w:date="2020-09-06T08:46:00Z">
        <w:r w:rsidR="000E1596">
          <w:rPr>
            <w:rFonts w:ascii="Times New Roman" w:hAnsi="Times New Roman" w:cs="Times New Roman"/>
            <w:lang w:val="en-US"/>
          </w:rPr>
          <w:t>hooting</w:t>
        </w:r>
        <w:r w:rsidR="000E1596" w:rsidRPr="00031886">
          <w:rPr>
            <w:rFonts w:ascii="Times New Roman" w:hAnsi="Times New Roman" w:cs="Times New Roman"/>
            <w:lang w:val="en-US"/>
            <w:rPrChange w:id="1707" w:author="Jordon Beijing" w:date="2020-09-04T11:29:00Z">
              <w:rPr>
                <w:rFonts w:ascii="Times" w:hAnsi="Times"/>
                <w:lang w:val="en-US"/>
              </w:rPr>
            </w:rPrChange>
          </w:rPr>
          <w:t xml:space="preserve"> </w:t>
        </w:r>
      </w:ins>
      <w:r w:rsidRPr="00031886">
        <w:rPr>
          <w:rFonts w:ascii="Times New Roman" w:hAnsi="Times New Roman" w:cs="Times New Roman"/>
          <w:lang w:val="en-US"/>
          <w:rPrChange w:id="1708" w:author="Jordon Beijing" w:date="2020-09-04T11:29:00Z">
            <w:rPr>
              <w:rFonts w:ascii="Times" w:hAnsi="Times"/>
              <w:lang w:val="en-US"/>
            </w:rPr>
          </w:rPrChange>
        </w:rPr>
        <w:t xml:space="preserve">and the noise of wind slashing the old tung tree. I was humming along </w:t>
      </w:r>
      <w:ins w:id="1709" w:author="Jordon Beijing" w:date="2020-09-06T08:47:00Z">
        <w:r w:rsidR="000E1596">
          <w:rPr>
            <w:rFonts w:ascii="Times New Roman" w:hAnsi="Times New Roman" w:cs="Times New Roman"/>
            <w:lang w:val="en-US"/>
          </w:rPr>
          <w:t xml:space="preserve">at a </w:t>
        </w:r>
      </w:ins>
      <w:del w:id="1710" w:author="Jordon Beijing" w:date="2020-09-06T08:47:00Z">
        <w:r w:rsidRPr="00031886" w:rsidDel="000E1596">
          <w:rPr>
            <w:rFonts w:ascii="Times New Roman" w:hAnsi="Times New Roman" w:cs="Times New Roman"/>
            <w:lang w:val="en-US"/>
            <w:rPrChange w:id="1711" w:author="Jordon Beijing" w:date="2020-09-04T11:29:00Z">
              <w:rPr>
                <w:rFonts w:ascii="Times" w:hAnsi="Times"/>
                <w:lang w:val="en-US"/>
              </w:rPr>
            </w:rPrChange>
          </w:rPr>
          <w:delText xml:space="preserve">the </w:delText>
        </w:r>
      </w:del>
      <w:r w:rsidRPr="00031886">
        <w:rPr>
          <w:rFonts w:ascii="Times New Roman" w:hAnsi="Times New Roman" w:cs="Times New Roman"/>
          <w:lang w:val="en-US"/>
          <w:rPrChange w:id="1712" w:author="Jordon Beijing" w:date="2020-09-04T11:29:00Z">
            <w:rPr>
              <w:rFonts w:ascii="Times" w:hAnsi="Times"/>
              <w:lang w:val="en-US"/>
            </w:rPr>
          </w:rPrChange>
        </w:rPr>
        <w:t xml:space="preserve">brisk pace and felt excited. </w:t>
      </w:r>
    </w:p>
    <w:p w14:paraId="4D643AF5" w14:textId="421453C5" w:rsidR="00220E03" w:rsidRPr="00031886" w:rsidRDefault="00220E03" w:rsidP="00A54001">
      <w:pPr>
        <w:ind w:firstLine="420"/>
        <w:rPr>
          <w:rFonts w:ascii="Times New Roman" w:hAnsi="Times New Roman" w:cs="Times New Roman"/>
          <w:lang w:val="en-US"/>
          <w:rPrChange w:id="1713" w:author="Jordon Beijing" w:date="2020-09-04T11:29:00Z">
            <w:rPr>
              <w:rFonts w:ascii="Times" w:hAnsi="Times"/>
              <w:lang w:val="en-US"/>
            </w:rPr>
          </w:rPrChange>
        </w:rPr>
        <w:pPrChange w:id="1714" w:author="Jordon Beijing" w:date="2020-09-05T20:48:00Z">
          <w:pPr/>
        </w:pPrChange>
      </w:pPr>
      <w:r w:rsidRPr="00031886">
        <w:rPr>
          <w:rFonts w:ascii="Times New Roman" w:hAnsi="Times New Roman" w:cs="Times New Roman"/>
          <w:lang w:val="en-US"/>
          <w:rPrChange w:id="1715" w:author="Jordon Beijing" w:date="2020-09-04T11:29:00Z">
            <w:rPr>
              <w:rFonts w:ascii="Times" w:hAnsi="Times"/>
              <w:lang w:val="en-US"/>
            </w:rPr>
          </w:rPrChange>
        </w:rPr>
        <w:t xml:space="preserve">Suddenly, </w:t>
      </w:r>
      <w:del w:id="1716" w:author="Jordon Beijing" w:date="2020-09-06T08:47:00Z">
        <w:r w:rsidRPr="00031886" w:rsidDel="000E1596">
          <w:rPr>
            <w:rFonts w:ascii="Times New Roman" w:hAnsi="Times New Roman" w:cs="Times New Roman"/>
            <w:lang w:val="en-US"/>
            <w:rPrChange w:id="1717" w:author="Jordon Beijing" w:date="2020-09-04T11:29:00Z">
              <w:rPr>
                <w:rFonts w:ascii="Times" w:hAnsi="Times"/>
                <w:lang w:val="en-US"/>
              </w:rPr>
            </w:rPrChange>
          </w:rPr>
          <w:delText>there was a noise that</w:delText>
        </w:r>
      </w:del>
      <w:ins w:id="1718" w:author="Jordon Beijing" w:date="2020-09-06T08:48:00Z">
        <w:r w:rsidR="000E1596">
          <w:rPr>
            <w:rFonts w:ascii="Times New Roman" w:hAnsi="Times New Roman" w:cs="Times New Roman"/>
            <w:lang w:val="en-US"/>
          </w:rPr>
          <w:t xml:space="preserve">there was </w:t>
        </w:r>
      </w:ins>
      <w:del w:id="1719" w:author="Jordon Beijing" w:date="2020-09-06T08:48:00Z">
        <w:r w:rsidRPr="00031886" w:rsidDel="000E1596">
          <w:rPr>
            <w:rFonts w:ascii="Times New Roman" w:hAnsi="Times New Roman" w:cs="Times New Roman"/>
            <w:lang w:val="en-US"/>
            <w:rPrChange w:id="1720" w:author="Jordon Beijing" w:date="2020-09-04T11:29:00Z">
              <w:rPr>
                <w:rFonts w:ascii="Times" w:hAnsi="Times"/>
                <w:lang w:val="en-US"/>
              </w:rPr>
            </w:rPrChange>
          </w:rPr>
          <w:delText xml:space="preserve"> </w:delText>
        </w:r>
      </w:del>
      <w:del w:id="1721" w:author="Jordon Beijing" w:date="2020-09-06T08:47:00Z">
        <w:r w:rsidRPr="00031886" w:rsidDel="000E1596">
          <w:rPr>
            <w:rFonts w:ascii="Times New Roman" w:hAnsi="Times New Roman" w:cs="Times New Roman"/>
            <w:lang w:val="en-US"/>
            <w:rPrChange w:id="1722" w:author="Jordon Beijing" w:date="2020-09-04T11:29:00Z">
              <w:rPr>
                <w:rFonts w:ascii="Times" w:hAnsi="Times"/>
                <w:lang w:val="en-US"/>
              </w:rPr>
            </w:rPrChange>
          </w:rPr>
          <w:delText xml:space="preserve">was </w:delText>
        </w:r>
      </w:del>
      <w:ins w:id="1723" w:author="Jordon Beijing" w:date="2020-09-06T08:47:00Z">
        <w:r w:rsidR="000E1596">
          <w:rPr>
            <w:rFonts w:ascii="Times New Roman" w:hAnsi="Times New Roman" w:cs="Times New Roman"/>
            <w:lang w:val="en-US"/>
          </w:rPr>
          <w:t>a</w:t>
        </w:r>
        <w:r w:rsidR="000E1596" w:rsidRPr="00031886">
          <w:rPr>
            <w:rFonts w:ascii="Times New Roman" w:hAnsi="Times New Roman" w:cs="Times New Roman"/>
            <w:lang w:val="en-US"/>
            <w:rPrChange w:id="1724" w:author="Jordon Beijing" w:date="2020-09-04T11:29:00Z">
              <w:rPr>
                <w:rFonts w:ascii="Times" w:hAnsi="Times"/>
                <w:lang w:val="en-US"/>
              </w:rPr>
            </w:rPrChange>
          </w:rPr>
          <w:t xml:space="preserve"> </w:t>
        </w:r>
      </w:ins>
      <w:r w:rsidRPr="00031886">
        <w:rPr>
          <w:rFonts w:ascii="Times New Roman" w:hAnsi="Times New Roman" w:cs="Times New Roman"/>
          <w:lang w:val="en-US"/>
          <w:rPrChange w:id="1725" w:author="Jordon Beijing" w:date="2020-09-04T11:29:00Z">
            <w:rPr>
              <w:rFonts w:ascii="Times" w:hAnsi="Times"/>
              <w:lang w:val="en-US"/>
            </w:rPr>
          </w:rPrChange>
        </w:rPr>
        <w:t>groaning</w:t>
      </w:r>
      <w:ins w:id="1726" w:author="Jordon Beijing" w:date="2020-09-06T08:47:00Z">
        <w:r w:rsidR="000E1596">
          <w:rPr>
            <w:rFonts w:ascii="Times New Roman" w:hAnsi="Times New Roman" w:cs="Times New Roman"/>
            <w:lang w:val="en-US"/>
          </w:rPr>
          <w:t xml:space="preserve"> sound</w:t>
        </w:r>
      </w:ins>
      <w:r w:rsidRPr="00031886">
        <w:rPr>
          <w:rFonts w:ascii="Times New Roman" w:hAnsi="Times New Roman" w:cs="Times New Roman"/>
          <w:lang w:val="en-US"/>
          <w:rPrChange w:id="1727" w:author="Jordon Beijing" w:date="2020-09-04T11:29:00Z">
            <w:rPr>
              <w:rFonts w:ascii="Times" w:hAnsi="Times"/>
              <w:lang w:val="en-US"/>
            </w:rPr>
          </w:rPrChange>
        </w:rPr>
        <w:t xml:space="preserve">, </w:t>
      </w:r>
      <w:ins w:id="1728" w:author="Jordon Beijing" w:date="2020-09-06T08:48:00Z">
        <w:r w:rsidR="000E1596">
          <w:rPr>
            <w:rFonts w:ascii="Times New Roman" w:hAnsi="Times New Roman" w:cs="Times New Roman"/>
            <w:lang w:val="en-US"/>
          </w:rPr>
          <w:t xml:space="preserve">but </w:t>
        </w:r>
      </w:ins>
      <w:r w:rsidRPr="00031886">
        <w:rPr>
          <w:rFonts w:ascii="Times New Roman" w:hAnsi="Times New Roman" w:cs="Times New Roman"/>
          <w:lang w:val="en-US"/>
          <w:rPrChange w:id="1729" w:author="Jordon Beijing" w:date="2020-09-04T11:29:00Z">
            <w:rPr>
              <w:rFonts w:ascii="Times" w:hAnsi="Times"/>
              <w:lang w:val="en-US"/>
            </w:rPr>
          </w:rPrChange>
        </w:rPr>
        <w:t>I didn’t notice</w:t>
      </w:r>
      <w:ins w:id="1730" w:author="Jordon Beijing" w:date="2020-09-06T08:48:00Z">
        <w:r w:rsidR="000E1596">
          <w:rPr>
            <w:rFonts w:ascii="Times New Roman" w:hAnsi="Times New Roman" w:cs="Times New Roman"/>
            <w:lang w:val="en-US"/>
          </w:rPr>
          <w:t xml:space="preserve"> it at first</w:t>
        </w:r>
      </w:ins>
      <w:r w:rsidRPr="00031886">
        <w:rPr>
          <w:rFonts w:ascii="Times New Roman" w:hAnsi="Times New Roman" w:cs="Times New Roman"/>
          <w:lang w:val="en-US"/>
          <w:rPrChange w:id="1731" w:author="Jordon Beijing" w:date="2020-09-04T11:29:00Z">
            <w:rPr>
              <w:rFonts w:ascii="Times" w:hAnsi="Times"/>
              <w:lang w:val="en-US"/>
            </w:rPr>
          </w:rPrChange>
        </w:rPr>
        <w:t xml:space="preserve">. I still walked through the byway </w:t>
      </w:r>
      <w:del w:id="1732" w:author="Jordon Beijing" w:date="2020-09-06T10:18:00Z">
        <w:r w:rsidRPr="00031886" w:rsidDel="00C71F80">
          <w:rPr>
            <w:rFonts w:ascii="Times New Roman" w:hAnsi="Times New Roman" w:cs="Times New Roman"/>
            <w:lang w:val="en-US"/>
            <w:rPrChange w:id="1733" w:author="Jordon Beijing" w:date="2020-09-04T11:29:00Z">
              <w:rPr>
                <w:rFonts w:ascii="Times" w:hAnsi="Times"/>
                <w:lang w:val="en-US"/>
              </w:rPr>
            </w:rPrChange>
          </w:rPr>
          <w:delText xml:space="preserve">and </w:delText>
        </w:r>
      </w:del>
      <w:del w:id="1734" w:author="Jordon Beijing" w:date="2020-09-06T08:48:00Z">
        <w:r w:rsidRPr="00031886" w:rsidDel="001D129B">
          <w:rPr>
            <w:rFonts w:ascii="Times New Roman" w:hAnsi="Times New Roman" w:cs="Times New Roman"/>
            <w:lang w:val="en-US"/>
            <w:rPrChange w:id="1735" w:author="Jordon Beijing" w:date="2020-09-04T11:29:00Z">
              <w:rPr>
                <w:rFonts w:ascii="Times" w:hAnsi="Times"/>
                <w:lang w:val="en-US"/>
              </w:rPr>
            </w:rPrChange>
          </w:rPr>
          <w:delText xml:space="preserve">I still </w:delText>
        </w:r>
      </w:del>
      <w:r w:rsidRPr="00031886">
        <w:rPr>
          <w:rFonts w:ascii="Times New Roman" w:hAnsi="Times New Roman" w:cs="Times New Roman"/>
          <w:lang w:val="en-US"/>
          <w:rPrChange w:id="1736" w:author="Jordon Beijing" w:date="2020-09-04T11:29:00Z">
            <w:rPr>
              <w:rFonts w:ascii="Times" w:hAnsi="Times"/>
              <w:lang w:val="en-US"/>
            </w:rPr>
          </w:rPrChange>
        </w:rPr>
        <w:t xml:space="preserve">in a cheerful mood. </w:t>
      </w:r>
      <w:commentRangeStart w:id="1737"/>
      <w:r w:rsidRPr="00031886">
        <w:rPr>
          <w:rFonts w:ascii="Times New Roman" w:hAnsi="Times New Roman" w:cs="Times New Roman"/>
          <w:lang w:val="en-US"/>
          <w:rPrChange w:id="1738" w:author="Jordon Beijing" w:date="2020-09-04T11:29:00Z">
            <w:rPr>
              <w:rFonts w:ascii="Times" w:hAnsi="Times"/>
              <w:lang w:val="en-US"/>
            </w:rPr>
          </w:rPrChange>
        </w:rPr>
        <w:t xml:space="preserve">In a second, a sharp </w:t>
      </w:r>
      <w:del w:id="1739" w:author="Jordon Beijing" w:date="2020-09-06T08:48:00Z">
        <w:r w:rsidRPr="00031886" w:rsidDel="001D129B">
          <w:rPr>
            <w:rFonts w:ascii="Times New Roman" w:hAnsi="Times New Roman" w:cs="Times New Roman"/>
            <w:lang w:val="en-US"/>
            <w:rPrChange w:id="1740" w:author="Jordon Beijing" w:date="2020-09-04T11:29:00Z">
              <w:rPr>
                <w:rFonts w:ascii="Times" w:hAnsi="Times"/>
                <w:lang w:val="en-US"/>
              </w:rPr>
            </w:rPrChange>
          </w:rPr>
          <w:delText xml:space="preserve">classical </w:delText>
        </w:r>
      </w:del>
      <w:r w:rsidRPr="00031886">
        <w:rPr>
          <w:rFonts w:ascii="Times New Roman" w:hAnsi="Times New Roman" w:cs="Times New Roman"/>
          <w:lang w:val="en-US"/>
          <w:rPrChange w:id="1741" w:author="Jordon Beijing" w:date="2020-09-04T11:29:00Z">
            <w:rPr>
              <w:rFonts w:ascii="Times" w:hAnsi="Times"/>
              <w:lang w:val="en-US"/>
            </w:rPr>
          </w:rPrChange>
        </w:rPr>
        <w:t xml:space="preserve">arrow </w:t>
      </w:r>
      <w:del w:id="1742" w:author="Jordon Beijing" w:date="2020-09-06T08:48:00Z">
        <w:r w:rsidRPr="00031886" w:rsidDel="001D129B">
          <w:rPr>
            <w:rFonts w:ascii="Times New Roman" w:hAnsi="Times New Roman" w:cs="Times New Roman"/>
            <w:lang w:val="en-US"/>
            <w:rPrChange w:id="1743" w:author="Jordon Beijing" w:date="2020-09-04T11:29:00Z">
              <w:rPr>
                <w:rFonts w:ascii="Times" w:hAnsi="Times"/>
                <w:lang w:val="en-US"/>
              </w:rPr>
            </w:rPrChange>
          </w:rPr>
          <w:delText xml:space="preserve">came </w:delText>
        </w:r>
      </w:del>
      <w:ins w:id="1744" w:author="Jordon Beijing" w:date="2020-09-06T08:48:00Z">
        <w:r w:rsidR="001D129B">
          <w:rPr>
            <w:rFonts w:ascii="Times New Roman" w:hAnsi="Times New Roman" w:cs="Times New Roman"/>
            <w:lang w:val="en-US"/>
          </w:rPr>
          <w:t>flew</w:t>
        </w:r>
        <w:r w:rsidR="001D129B" w:rsidRPr="00031886">
          <w:rPr>
            <w:rFonts w:ascii="Times New Roman" w:hAnsi="Times New Roman" w:cs="Times New Roman"/>
            <w:lang w:val="en-US"/>
            <w:rPrChange w:id="1745" w:author="Jordon Beijing" w:date="2020-09-04T11:29:00Z">
              <w:rPr>
                <w:rFonts w:ascii="Times" w:hAnsi="Times"/>
                <w:lang w:val="en-US"/>
              </w:rPr>
            </w:rPrChange>
          </w:rPr>
          <w:t xml:space="preserve"> </w:t>
        </w:r>
      </w:ins>
      <w:r w:rsidRPr="00031886">
        <w:rPr>
          <w:rFonts w:ascii="Times New Roman" w:hAnsi="Times New Roman" w:cs="Times New Roman"/>
          <w:lang w:val="en-US"/>
          <w:rPrChange w:id="1746" w:author="Jordon Beijing" w:date="2020-09-04T11:29:00Z">
            <w:rPr>
              <w:rFonts w:ascii="Times" w:hAnsi="Times"/>
              <w:lang w:val="en-US"/>
            </w:rPr>
          </w:rPrChange>
        </w:rPr>
        <w:t>at me</w:t>
      </w:r>
      <w:ins w:id="1747" w:author="Jordon Beijing" w:date="2020-09-06T08:49:00Z">
        <w:r w:rsidR="001D129B">
          <w:rPr>
            <w:rFonts w:ascii="Times New Roman" w:hAnsi="Times New Roman" w:cs="Times New Roman"/>
            <w:lang w:val="en-US"/>
          </w:rPr>
          <w:t xml:space="preserve">. </w:t>
        </w:r>
      </w:ins>
      <w:ins w:id="1748" w:author="Jordon Beijing" w:date="2020-09-06T08:50:00Z">
        <w:r w:rsidR="001D129B">
          <w:rPr>
            <w:rFonts w:ascii="Times New Roman" w:hAnsi="Times New Roman" w:cs="Times New Roman"/>
            <w:lang w:val="en-US"/>
          </w:rPr>
          <w:t>Luckily</w:t>
        </w:r>
      </w:ins>
      <w:ins w:id="1749" w:author="Jordon Beijing" w:date="2020-09-06T08:49:00Z">
        <w:r w:rsidR="001D129B">
          <w:rPr>
            <w:rFonts w:ascii="Times New Roman" w:hAnsi="Times New Roman" w:cs="Times New Roman"/>
            <w:lang w:val="en-US"/>
          </w:rPr>
          <w:t xml:space="preserve">, </w:t>
        </w:r>
      </w:ins>
      <w:del w:id="1750" w:author="Jordon Beijing" w:date="2020-09-06T08:49:00Z">
        <w:r w:rsidRPr="00031886" w:rsidDel="001D129B">
          <w:rPr>
            <w:rFonts w:ascii="Times New Roman" w:hAnsi="Times New Roman" w:cs="Times New Roman"/>
            <w:lang w:val="en-US"/>
            <w:rPrChange w:id="1751" w:author="Jordon Beijing" w:date="2020-09-04T11:29:00Z">
              <w:rPr>
                <w:rFonts w:ascii="Times" w:hAnsi="Times"/>
                <w:lang w:val="en-US"/>
              </w:rPr>
            </w:rPrChange>
          </w:rPr>
          <w:delText>,</w:delText>
        </w:r>
      </w:del>
      <w:r w:rsidRPr="00031886">
        <w:rPr>
          <w:rFonts w:ascii="Times New Roman" w:hAnsi="Times New Roman" w:cs="Times New Roman"/>
          <w:lang w:val="en-US"/>
          <w:rPrChange w:id="1752" w:author="Jordon Beijing" w:date="2020-09-04T11:29:00Z">
            <w:rPr>
              <w:rFonts w:ascii="Times" w:hAnsi="Times"/>
              <w:lang w:val="en-US"/>
            </w:rPr>
          </w:rPrChange>
        </w:rPr>
        <w:t xml:space="preserve"> </w:t>
      </w:r>
      <w:del w:id="1753" w:author="Jordon Beijing" w:date="2020-09-06T08:49:00Z">
        <w:r w:rsidRPr="00031886" w:rsidDel="001D129B">
          <w:rPr>
            <w:rFonts w:ascii="Times New Roman" w:hAnsi="Times New Roman" w:cs="Times New Roman"/>
            <w:lang w:val="en-US"/>
            <w:rPrChange w:id="1754" w:author="Jordon Beijing" w:date="2020-09-04T11:29:00Z">
              <w:rPr>
                <w:rFonts w:ascii="Times" w:hAnsi="Times"/>
                <w:lang w:val="en-US"/>
              </w:rPr>
            </w:rPrChange>
          </w:rPr>
          <w:delText xml:space="preserve">and although </w:delText>
        </w:r>
      </w:del>
      <w:r w:rsidRPr="00031886">
        <w:rPr>
          <w:rFonts w:ascii="Times New Roman" w:hAnsi="Times New Roman" w:cs="Times New Roman"/>
          <w:lang w:val="en-US"/>
          <w:rPrChange w:id="1755" w:author="Jordon Beijing" w:date="2020-09-04T11:29:00Z">
            <w:rPr>
              <w:rFonts w:ascii="Times" w:hAnsi="Times"/>
              <w:lang w:val="en-US"/>
            </w:rPr>
          </w:rPrChange>
        </w:rPr>
        <w:t xml:space="preserve">I was not shot, </w:t>
      </w:r>
      <w:ins w:id="1756" w:author="Jordon Beijing" w:date="2020-09-06T08:49:00Z">
        <w:r w:rsidR="001D129B">
          <w:rPr>
            <w:rFonts w:ascii="Times New Roman" w:hAnsi="Times New Roman" w:cs="Times New Roman"/>
            <w:lang w:val="en-US"/>
          </w:rPr>
          <w:t xml:space="preserve">but </w:t>
        </w:r>
      </w:ins>
      <w:del w:id="1757" w:author="Jordon Beijing" w:date="2020-09-06T08:49:00Z">
        <w:r w:rsidRPr="00031886" w:rsidDel="001D129B">
          <w:rPr>
            <w:rFonts w:ascii="Times New Roman" w:hAnsi="Times New Roman" w:cs="Times New Roman"/>
            <w:lang w:val="en-US"/>
            <w:rPrChange w:id="1758" w:author="Jordon Beijing" w:date="2020-09-04T11:29:00Z">
              <w:rPr>
                <w:rFonts w:ascii="Times" w:hAnsi="Times"/>
                <w:lang w:val="en-US"/>
              </w:rPr>
            </w:rPrChange>
          </w:rPr>
          <w:delText xml:space="preserve">but </w:delText>
        </w:r>
      </w:del>
      <w:r w:rsidRPr="00031886">
        <w:rPr>
          <w:rFonts w:ascii="Times New Roman" w:hAnsi="Times New Roman" w:cs="Times New Roman"/>
          <w:lang w:val="en-US"/>
          <w:rPrChange w:id="1759" w:author="Jordon Beijing" w:date="2020-09-04T11:29:00Z">
            <w:rPr>
              <w:rFonts w:ascii="Times" w:hAnsi="Times"/>
              <w:lang w:val="en-US"/>
            </w:rPr>
          </w:rPrChange>
        </w:rPr>
        <w:t xml:space="preserve">it </w:t>
      </w:r>
      <w:del w:id="1760" w:author="Jordon Beijing" w:date="2020-09-06T08:49:00Z">
        <w:r w:rsidRPr="00031886" w:rsidDel="001D129B">
          <w:rPr>
            <w:rFonts w:ascii="Times New Roman" w:hAnsi="Times New Roman" w:cs="Times New Roman"/>
            <w:lang w:val="en-US"/>
            <w:rPrChange w:id="1761" w:author="Jordon Beijing" w:date="2020-09-04T11:29:00Z">
              <w:rPr>
                <w:rFonts w:ascii="Times" w:hAnsi="Times"/>
                <w:lang w:val="en-US"/>
              </w:rPr>
            </w:rPrChange>
          </w:rPr>
          <w:delText xml:space="preserve">still </w:delText>
        </w:r>
      </w:del>
      <w:r w:rsidRPr="00031886">
        <w:rPr>
          <w:rFonts w:ascii="Times New Roman" w:hAnsi="Times New Roman" w:cs="Times New Roman"/>
          <w:lang w:val="en-US"/>
          <w:rPrChange w:id="1762" w:author="Jordon Beijing" w:date="2020-09-04T11:29:00Z">
            <w:rPr>
              <w:rFonts w:ascii="Times" w:hAnsi="Times"/>
              <w:lang w:val="en-US"/>
            </w:rPr>
          </w:rPrChange>
        </w:rPr>
        <w:t>scratched my cheek</w:t>
      </w:r>
      <w:commentRangeEnd w:id="1737"/>
      <w:r w:rsidR="001D129B">
        <w:rPr>
          <w:rStyle w:val="CommentReference"/>
          <w:kern w:val="2"/>
          <w:lang w:val="en-US" w:bidi="ar-SA"/>
        </w:rPr>
        <w:commentReference w:id="1737"/>
      </w:r>
      <w:r w:rsidRPr="00031886">
        <w:rPr>
          <w:rFonts w:ascii="Times New Roman" w:hAnsi="Times New Roman" w:cs="Times New Roman"/>
          <w:lang w:val="en-US"/>
          <w:rPrChange w:id="1763" w:author="Jordon Beijing" w:date="2020-09-04T11:29:00Z">
            <w:rPr>
              <w:rFonts w:ascii="Times" w:hAnsi="Times"/>
              <w:lang w:val="en-US"/>
            </w:rPr>
          </w:rPrChange>
        </w:rPr>
        <w:t>. I was scared</w:t>
      </w:r>
      <w:ins w:id="1764" w:author="Jordon Beijing" w:date="2020-09-06T10:18:00Z">
        <w:r w:rsidR="00917D3E">
          <w:rPr>
            <w:rFonts w:ascii="Times New Roman" w:hAnsi="Times New Roman" w:cs="Times New Roman" w:hint="eastAsia"/>
            <w:lang w:val="en-US"/>
          </w:rPr>
          <w:t xml:space="preserve"> </w:t>
        </w:r>
        <w:r w:rsidR="00917D3E">
          <w:rPr>
            <w:rFonts w:ascii="Times New Roman" w:hAnsi="Times New Roman" w:cs="Times New Roman"/>
            <w:lang w:val="en-US"/>
          </w:rPr>
          <w:t xml:space="preserve">and </w:t>
        </w:r>
      </w:ins>
      <w:del w:id="1765" w:author="Jordon Beijing" w:date="2020-09-06T10:18:00Z">
        <w:r w:rsidRPr="00031886" w:rsidDel="00917D3E">
          <w:rPr>
            <w:rFonts w:ascii="Times New Roman" w:hAnsi="Times New Roman" w:cs="Times New Roman"/>
            <w:lang w:val="en-US"/>
            <w:rPrChange w:id="1766" w:author="Jordon Beijing" w:date="2020-09-04T11:29:00Z">
              <w:rPr>
                <w:rFonts w:ascii="Times" w:hAnsi="Times"/>
                <w:lang w:val="en-US"/>
              </w:rPr>
            </w:rPrChange>
          </w:rPr>
          <w:delText xml:space="preserve">, but </w:delText>
        </w:r>
      </w:del>
      <w:r w:rsidRPr="00031886">
        <w:rPr>
          <w:rFonts w:ascii="Times New Roman" w:hAnsi="Times New Roman" w:cs="Times New Roman"/>
          <w:lang w:val="en-US"/>
          <w:rPrChange w:id="1767" w:author="Jordon Beijing" w:date="2020-09-04T11:29:00Z">
            <w:rPr>
              <w:rFonts w:ascii="Times" w:hAnsi="Times"/>
              <w:lang w:val="en-US"/>
            </w:rPr>
          </w:rPrChange>
        </w:rPr>
        <w:t>I kn</w:t>
      </w:r>
      <w:ins w:id="1768" w:author="Jordon Beijing" w:date="2020-09-06T08:53:00Z">
        <w:r w:rsidR="001235E1">
          <w:rPr>
            <w:rFonts w:ascii="Times New Roman" w:hAnsi="Times New Roman" w:cs="Times New Roman"/>
            <w:lang w:val="en-US"/>
          </w:rPr>
          <w:t>e</w:t>
        </w:r>
      </w:ins>
      <w:del w:id="1769" w:author="Jordon Beijing" w:date="2020-09-06T08:53:00Z">
        <w:r w:rsidRPr="00031886" w:rsidDel="001235E1">
          <w:rPr>
            <w:rFonts w:ascii="Times New Roman" w:hAnsi="Times New Roman" w:cs="Times New Roman"/>
            <w:lang w:val="en-US"/>
            <w:rPrChange w:id="1770" w:author="Jordon Beijing" w:date="2020-09-04T11:29:00Z">
              <w:rPr>
                <w:rFonts w:ascii="Times" w:hAnsi="Times"/>
                <w:lang w:val="en-US"/>
              </w:rPr>
            </w:rPrChange>
          </w:rPr>
          <w:delText>o</w:delText>
        </w:r>
      </w:del>
      <w:r w:rsidRPr="00031886">
        <w:rPr>
          <w:rFonts w:ascii="Times New Roman" w:hAnsi="Times New Roman" w:cs="Times New Roman"/>
          <w:lang w:val="en-US"/>
          <w:rPrChange w:id="1771" w:author="Jordon Beijing" w:date="2020-09-04T11:29:00Z">
            <w:rPr>
              <w:rFonts w:ascii="Times" w:hAnsi="Times"/>
              <w:lang w:val="en-US"/>
            </w:rPr>
          </w:rPrChange>
        </w:rPr>
        <w:t xml:space="preserve">w that I </w:t>
      </w:r>
      <w:del w:id="1772" w:author="Jordon Beijing" w:date="2020-09-06T08:53:00Z">
        <w:r w:rsidRPr="00031886" w:rsidDel="001235E1">
          <w:rPr>
            <w:rFonts w:ascii="Times New Roman" w:hAnsi="Times New Roman" w:cs="Times New Roman"/>
            <w:lang w:val="en-US"/>
            <w:rPrChange w:id="1773" w:author="Jordon Beijing" w:date="2020-09-04T11:29:00Z">
              <w:rPr>
                <w:rFonts w:ascii="Times" w:hAnsi="Times"/>
                <w:lang w:val="en-US"/>
              </w:rPr>
            </w:rPrChange>
          </w:rPr>
          <w:delText xml:space="preserve">can’t </w:delText>
        </w:r>
      </w:del>
      <w:ins w:id="1774" w:author="Jordon Beijing" w:date="2020-09-06T08:53:00Z">
        <w:r w:rsidR="001235E1">
          <w:rPr>
            <w:rFonts w:ascii="Times New Roman" w:hAnsi="Times New Roman" w:cs="Times New Roman"/>
            <w:lang w:val="en-US"/>
          </w:rPr>
          <w:t>c</w:t>
        </w:r>
      </w:ins>
      <w:del w:id="1775" w:author="Jordon Beijing" w:date="2020-09-06T08:53:00Z">
        <w:r w:rsidRPr="00031886" w:rsidDel="001235E1">
          <w:rPr>
            <w:rFonts w:ascii="Times New Roman" w:hAnsi="Times New Roman" w:cs="Times New Roman"/>
            <w:lang w:val="en-US"/>
            <w:rPrChange w:id="1776" w:author="Jordon Beijing" w:date="2020-09-04T11:29:00Z">
              <w:rPr>
                <w:rFonts w:ascii="Times" w:hAnsi="Times"/>
                <w:lang w:val="en-US"/>
              </w:rPr>
            </w:rPrChange>
          </w:rPr>
          <w:delText>s</w:delText>
        </w:r>
      </w:del>
      <w:ins w:id="1777" w:author="Jordon Beijing" w:date="2020-09-06T08:53:00Z">
        <w:r w:rsidR="001235E1">
          <w:rPr>
            <w:rFonts w:ascii="Times New Roman" w:hAnsi="Times New Roman" w:cs="Times New Roman"/>
            <w:lang w:val="en-US"/>
          </w:rPr>
          <w:t>ouldn’t s</w:t>
        </w:r>
      </w:ins>
      <w:r w:rsidRPr="00031886">
        <w:rPr>
          <w:rFonts w:ascii="Times New Roman" w:hAnsi="Times New Roman" w:cs="Times New Roman"/>
          <w:lang w:val="en-US"/>
          <w:rPrChange w:id="1778" w:author="Jordon Beijing" w:date="2020-09-04T11:29:00Z">
            <w:rPr>
              <w:rFonts w:ascii="Times" w:hAnsi="Times"/>
              <w:lang w:val="en-US"/>
            </w:rPr>
          </w:rPrChange>
        </w:rPr>
        <w:t xml:space="preserve">tay </w:t>
      </w:r>
      <w:ins w:id="1779" w:author="Jordon Beijing" w:date="2020-09-06T08:53:00Z">
        <w:r w:rsidR="001235E1">
          <w:rPr>
            <w:rFonts w:ascii="Times New Roman" w:hAnsi="Times New Roman" w:cs="Times New Roman"/>
            <w:lang w:val="en-US"/>
          </w:rPr>
          <w:t>t</w:t>
        </w:r>
      </w:ins>
      <w:r w:rsidRPr="00031886">
        <w:rPr>
          <w:rFonts w:ascii="Times New Roman" w:hAnsi="Times New Roman" w:cs="Times New Roman"/>
          <w:lang w:val="en-US"/>
          <w:rPrChange w:id="1780" w:author="Jordon Beijing" w:date="2020-09-04T11:29:00Z">
            <w:rPr>
              <w:rFonts w:ascii="Times" w:hAnsi="Times"/>
              <w:lang w:val="en-US"/>
            </w:rPr>
          </w:rPrChange>
        </w:rPr>
        <w:t xml:space="preserve">here anymore. I put out </w:t>
      </w:r>
      <w:del w:id="1781" w:author="Jordon Beijing" w:date="2020-09-06T08:54:00Z">
        <w:r w:rsidRPr="00031886" w:rsidDel="001235E1">
          <w:rPr>
            <w:rFonts w:ascii="Times New Roman" w:hAnsi="Times New Roman" w:cs="Times New Roman"/>
            <w:lang w:val="en-US"/>
            <w:rPrChange w:id="1782" w:author="Jordon Beijing" w:date="2020-09-04T11:29:00Z">
              <w:rPr>
                <w:rFonts w:ascii="Times" w:hAnsi="Times"/>
                <w:lang w:val="en-US"/>
              </w:rPr>
            </w:rPrChange>
          </w:rPr>
          <w:delText xml:space="preserve">the </w:delText>
        </w:r>
      </w:del>
      <w:ins w:id="1783" w:author="Jordon Beijing" w:date="2020-09-06T08:54:00Z">
        <w:r w:rsidR="001235E1">
          <w:rPr>
            <w:rFonts w:ascii="Times New Roman" w:hAnsi="Times New Roman" w:cs="Times New Roman"/>
            <w:lang w:val="en-US"/>
          </w:rPr>
          <w:t>my</w:t>
        </w:r>
        <w:r w:rsidR="001235E1" w:rsidRPr="00031886">
          <w:rPr>
            <w:rFonts w:ascii="Times New Roman" w:hAnsi="Times New Roman" w:cs="Times New Roman"/>
            <w:lang w:val="en-US"/>
            <w:rPrChange w:id="1784" w:author="Jordon Beijing" w:date="2020-09-04T11:29:00Z">
              <w:rPr>
                <w:rFonts w:ascii="Times" w:hAnsi="Times"/>
                <w:lang w:val="en-US"/>
              </w:rPr>
            </w:rPrChange>
          </w:rPr>
          <w:t xml:space="preserve"> </w:t>
        </w:r>
      </w:ins>
      <w:del w:id="1785" w:author="Jordon Beijing" w:date="2020-09-06T08:54:00Z">
        <w:r w:rsidRPr="00031886" w:rsidDel="001235E1">
          <w:rPr>
            <w:rFonts w:ascii="Times New Roman" w:hAnsi="Times New Roman" w:cs="Times New Roman"/>
            <w:lang w:val="en-US"/>
            <w:rPrChange w:id="1786" w:author="Jordon Beijing" w:date="2020-09-04T11:29:00Z">
              <w:rPr>
                <w:rFonts w:ascii="Times" w:hAnsi="Times"/>
                <w:lang w:val="en-US"/>
              </w:rPr>
            </w:rPrChange>
          </w:rPr>
          <w:delText xml:space="preserve">light </w:delText>
        </w:r>
      </w:del>
      <w:ins w:id="1787" w:author="Jordon Beijing" w:date="2020-09-06T08:54:00Z">
        <w:r w:rsidR="001235E1">
          <w:rPr>
            <w:rFonts w:ascii="Times New Roman" w:hAnsi="Times New Roman" w:cs="Times New Roman"/>
            <w:lang w:val="en-US"/>
          </w:rPr>
          <w:t>lamp</w:t>
        </w:r>
        <w:r w:rsidR="001235E1" w:rsidRPr="00031886">
          <w:rPr>
            <w:rFonts w:ascii="Times New Roman" w:hAnsi="Times New Roman" w:cs="Times New Roman"/>
            <w:lang w:val="en-US"/>
            <w:rPrChange w:id="1788" w:author="Jordon Beijing" w:date="2020-09-04T11:29:00Z">
              <w:rPr>
                <w:rFonts w:ascii="Times" w:hAnsi="Times"/>
                <w:lang w:val="en-US"/>
              </w:rPr>
            </w:rPrChange>
          </w:rPr>
          <w:t xml:space="preserve"> </w:t>
        </w:r>
      </w:ins>
      <w:r w:rsidRPr="00031886">
        <w:rPr>
          <w:rFonts w:ascii="Times New Roman" w:hAnsi="Times New Roman" w:cs="Times New Roman"/>
          <w:lang w:val="en-US"/>
          <w:rPrChange w:id="1789" w:author="Jordon Beijing" w:date="2020-09-04T11:29:00Z">
            <w:rPr>
              <w:rFonts w:ascii="Times" w:hAnsi="Times"/>
              <w:lang w:val="en-US"/>
            </w:rPr>
          </w:rPrChange>
        </w:rPr>
        <w:t>and quickly ran in</w:t>
      </w:r>
      <w:del w:id="1790" w:author="Jordon Beijing" w:date="2020-09-06T08:54:00Z">
        <w:r w:rsidRPr="00031886" w:rsidDel="001235E1">
          <w:rPr>
            <w:rFonts w:ascii="Times New Roman" w:hAnsi="Times New Roman" w:cs="Times New Roman"/>
            <w:lang w:val="en-US"/>
            <w:rPrChange w:id="1791" w:author="Jordon Beijing" w:date="2020-09-04T11:29:00Z">
              <w:rPr>
                <w:rFonts w:ascii="Times" w:hAnsi="Times"/>
                <w:lang w:val="en-US"/>
              </w:rPr>
            </w:rPrChange>
          </w:rPr>
          <w:delText xml:space="preserve"> </w:delText>
        </w:r>
      </w:del>
      <w:r w:rsidRPr="00031886">
        <w:rPr>
          <w:rFonts w:ascii="Times New Roman" w:hAnsi="Times New Roman" w:cs="Times New Roman"/>
          <w:lang w:val="en-US"/>
          <w:rPrChange w:id="1792" w:author="Jordon Beijing" w:date="2020-09-04T11:29:00Z">
            <w:rPr>
              <w:rFonts w:ascii="Times" w:hAnsi="Times"/>
              <w:lang w:val="en-US"/>
            </w:rPr>
          </w:rPrChange>
        </w:rPr>
        <w:t>to the garden that I was going to. I crept quietly into the nearby bushes and held my breath for fear that I would fall to death. I heard foot</w:t>
      </w:r>
      <w:del w:id="1793" w:author="Jordon Beijing" w:date="2020-09-06T08:54:00Z">
        <w:r w:rsidRPr="00031886" w:rsidDel="001235E1">
          <w:rPr>
            <w:rFonts w:ascii="Times New Roman" w:hAnsi="Times New Roman" w:cs="Times New Roman"/>
            <w:lang w:val="en-US"/>
            <w:rPrChange w:id="1794" w:author="Jordon Beijing" w:date="2020-09-04T11:29:00Z">
              <w:rPr>
                <w:rFonts w:ascii="Times" w:hAnsi="Times"/>
                <w:lang w:val="en-US"/>
              </w:rPr>
            </w:rPrChange>
          </w:rPr>
          <w:delText xml:space="preserve"> </w:delText>
        </w:r>
      </w:del>
      <w:r w:rsidRPr="00031886">
        <w:rPr>
          <w:rFonts w:ascii="Times New Roman" w:hAnsi="Times New Roman" w:cs="Times New Roman"/>
          <w:lang w:val="en-US"/>
          <w:rPrChange w:id="1795" w:author="Jordon Beijing" w:date="2020-09-04T11:29:00Z">
            <w:rPr>
              <w:rFonts w:ascii="Times" w:hAnsi="Times"/>
              <w:lang w:val="en-US"/>
            </w:rPr>
          </w:rPrChange>
        </w:rPr>
        <w:t>step</w:t>
      </w:r>
      <w:ins w:id="1796" w:author="Jordon Beijing" w:date="2020-09-06T08:54:00Z">
        <w:r w:rsidR="001235E1">
          <w:rPr>
            <w:rFonts w:ascii="Times New Roman" w:hAnsi="Times New Roman" w:cs="Times New Roman"/>
            <w:lang w:val="en-US"/>
          </w:rPr>
          <w:t>s</w:t>
        </w:r>
      </w:ins>
      <w:r w:rsidRPr="00031886">
        <w:rPr>
          <w:rFonts w:ascii="Times New Roman" w:hAnsi="Times New Roman" w:cs="Times New Roman"/>
          <w:lang w:val="en-US"/>
          <w:rPrChange w:id="1797" w:author="Jordon Beijing" w:date="2020-09-04T11:29:00Z">
            <w:rPr>
              <w:rFonts w:ascii="Times" w:hAnsi="Times"/>
              <w:lang w:val="en-US"/>
            </w:rPr>
          </w:rPrChange>
        </w:rPr>
        <w:t xml:space="preserve"> near </w:t>
      </w:r>
      <w:del w:id="1798" w:author="Jordon Beijing" w:date="2020-09-06T08:54:00Z">
        <w:r w:rsidRPr="00031886" w:rsidDel="001235E1">
          <w:rPr>
            <w:rFonts w:ascii="Times New Roman" w:hAnsi="Times New Roman" w:cs="Times New Roman"/>
            <w:lang w:val="en-US"/>
            <w:rPrChange w:id="1799" w:author="Jordon Beijing" w:date="2020-09-04T11:29:00Z">
              <w:rPr>
                <w:rFonts w:ascii="Times" w:hAnsi="Times"/>
                <w:lang w:val="en-US"/>
              </w:rPr>
            </w:rPrChange>
          </w:rPr>
          <w:delText xml:space="preserve">around </w:delText>
        </w:r>
      </w:del>
      <w:r w:rsidRPr="00031886">
        <w:rPr>
          <w:rFonts w:ascii="Times New Roman" w:hAnsi="Times New Roman" w:cs="Times New Roman"/>
          <w:lang w:val="en-US"/>
          <w:rPrChange w:id="1800" w:author="Jordon Beijing" w:date="2020-09-04T11:29:00Z">
            <w:rPr>
              <w:rFonts w:ascii="Times" w:hAnsi="Times"/>
              <w:lang w:val="en-US"/>
            </w:rPr>
          </w:rPrChange>
        </w:rPr>
        <w:t>me</w:t>
      </w:r>
      <w:ins w:id="1801" w:author="Jordon Beijing" w:date="2020-09-06T10:20:00Z">
        <w:r w:rsidR="00917D3E">
          <w:rPr>
            <w:rFonts w:ascii="Times New Roman" w:hAnsi="Times New Roman" w:cs="Times New Roman"/>
            <w:lang w:val="en-US"/>
          </w:rPr>
          <w:t>.</w:t>
        </w:r>
      </w:ins>
      <w:del w:id="1802" w:author="Jordon Beijing" w:date="2020-09-06T10:20:00Z">
        <w:r w:rsidRPr="00031886" w:rsidDel="00917D3E">
          <w:rPr>
            <w:rFonts w:ascii="Times New Roman" w:hAnsi="Times New Roman" w:cs="Times New Roman"/>
            <w:lang w:val="en-US"/>
            <w:rPrChange w:id="1803" w:author="Jordon Beijing" w:date="2020-09-04T11:29:00Z">
              <w:rPr>
                <w:rFonts w:ascii="Times" w:hAnsi="Times"/>
                <w:lang w:val="en-US"/>
              </w:rPr>
            </w:rPrChange>
          </w:rPr>
          <w:delText>,</w:delText>
        </w:r>
      </w:del>
      <w:r w:rsidRPr="00031886">
        <w:rPr>
          <w:rFonts w:ascii="Times New Roman" w:hAnsi="Times New Roman" w:cs="Times New Roman"/>
          <w:lang w:val="en-US"/>
          <w:rPrChange w:id="1804" w:author="Jordon Beijing" w:date="2020-09-04T11:29:00Z">
            <w:rPr>
              <w:rFonts w:ascii="Times" w:hAnsi="Times"/>
              <w:lang w:val="en-US"/>
            </w:rPr>
          </w:rPrChange>
        </w:rPr>
        <w:t xml:space="preserve"> </w:t>
      </w:r>
      <w:ins w:id="1805" w:author="Jordon Beijing" w:date="2020-09-06T10:20:00Z">
        <w:r w:rsidR="00917D3E">
          <w:rPr>
            <w:rFonts w:ascii="Times New Roman" w:hAnsi="Times New Roman" w:cs="Times New Roman"/>
            <w:lang w:val="en-US"/>
          </w:rPr>
          <w:t>They</w:t>
        </w:r>
      </w:ins>
      <w:del w:id="1806" w:author="Jordon Beijing" w:date="2020-09-06T10:20:00Z">
        <w:r w:rsidRPr="00031886" w:rsidDel="00917D3E">
          <w:rPr>
            <w:rFonts w:ascii="Times New Roman" w:hAnsi="Times New Roman" w:cs="Times New Roman"/>
            <w:lang w:val="en-US"/>
            <w:rPrChange w:id="1807" w:author="Jordon Beijing" w:date="2020-09-04T11:29:00Z">
              <w:rPr>
                <w:rFonts w:ascii="Times" w:hAnsi="Times"/>
                <w:lang w:val="en-US"/>
              </w:rPr>
            </w:rPrChange>
          </w:rPr>
          <w:delText>it</w:delText>
        </w:r>
      </w:del>
      <w:r w:rsidRPr="00031886">
        <w:rPr>
          <w:rFonts w:ascii="Times New Roman" w:hAnsi="Times New Roman" w:cs="Times New Roman"/>
          <w:lang w:val="en-US"/>
          <w:rPrChange w:id="1808" w:author="Jordon Beijing" w:date="2020-09-04T11:29:00Z">
            <w:rPr>
              <w:rFonts w:ascii="Times" w:hAnsi="Times"/>
              <w:lang w:val="en-US"/>
            </w:rPr>
          </w:rPrChange>
        </w:rPr>
        <w:t xml:space="preserve"> w</w:t>
      </w:r>
      <w:ins w:id="1809" w:author="Jordon Beijing" w:date="2020-09-06T10:20:00Z">
        <w:r w:rsidR="00917D3E">
          <w:rPr>
            <w:rFonts w:ascii="Times New Roman" w:hAnsi="Times New Roman" w:cs="Times New Roman"/>
            <w:lang w:val="en-US"/>
          </w:rPr>
          <w:t>ere</w:t>
        </w:r>
      </w:ins>
      <w:del w:id="1810" w:author="Jordon Beijing" w:date="2020-09-06T10:20:00Z">
        <w:r w:rsidRPr="00031886" w:rsidDel="00917D3E">
          <w:rPr>
            <w:rFonts w:ascii="Times New Roman" w:hAnsi="Times New Roman" w:cs="Times New Roman"/>
            <w:lang w:val="en-US"/>
            <w:rPrChange w:id="1811" w:author="Jordon Beijing" w:date="2020-09-04T11:29:00Z">
              <w:rPr>
                <w:rFonts w:ascii="Times" w:hAnsi="Times"/>
                <w:lang w:val="en-US"/>
              </w:rPr>
            </w:rPrChange>
          </w:rPr>
          <w:delText>as</w:delText>
        </w:r>
      </w:del>
      <w:r w:rsidRPr="00031886">
        <w:rPr>
          <w:rFonts w:ascii="Times New Roman" w:hAnsi="Times New Roman" w:cs="Times New Roman"/>
          <w:lang w:val="en-US"/>
          <w:rPrChange w:id="1812" w:author="Jordon Beijing" w:date="2020-09-04T11:29:00Z">
            <w:rPr>
              <w:rFonts w:ascii="Times" w:hAnsi="Times"/>
              <w:lang w:val="en-US"/>
            </w:rPr>
          </w:rPrChange>
        </w:rPr>
        <w:t xml:space="preserve"> heavy and careful step</w:t>
      </w:r>
      <w:ins w:id="1813" w:author="Jordon Beijing" w:date="2020-09-06T10:20:00Z">
        <w:r w:rsidR="00917D3E">
          <w:rPr>
            <w:rFonts w:ascii="Times New Roman" w:hAnsi="Times New Roman" w:cs="Times New Roman"/>
            <w:lang w:val="en-US"/>
          </w:rPr>
          <w:t>s</w:t>
        </w:r>
      </w:ins>
      <w:r w:rsidRPr="00031886">
        <w:rPr>
          <w:rFonts w:ascii="Times New Roman" w:hAnsi="Times New Roman" w:cs="Times New Roman"/>
          <w:lang w:val="en-US"/>
          <w:rPrChange w:id="1814" w:author="Jordon Beijing" w:date="2020-09-04T11:29:00Z">
            <w:rPr>
              <w:rFonts w:ascii="Times" w:hAnsi="Times"/>
              <w:lang w:val="en-US"/>
            </w:rPr>
          </w:rPrChange>
        </w:rPr>
        <w:t>. I s</w:t>
      </w:r>
      <w:del w:id="1815" w:author="Jordon Beijing" w:date="2020-09-06T08:55:00Z">
        <w:r w:rsidRPr="00031886" w:rsidDel="001235E1">
          <w:rPr>
            <w:rFonts w:ascii="Times New Roman" w:hAnsi="Times New Roman" w:cs="Times New Roman"/>
            <w:lang w:val="en-US"/>
            <w:rPrChange w:id="1816" w:author="Jordon Beijing" w:date="2020-09-04T11:29:00Z">
              <w:rPr>
                <w:rFonts w:ascii="Times" w:hAnsi="Times"/>
                <w:lang w:val="en-US"/>
              </w:rPr>
            </w:rPrChange>
          </w:rPr>
          <w:delText>eate</w:delText>
        </w:r>
      </w:del>
      <w:ins w:id="1817" w:author="Jordon Beijing" w:date="2020-09-06T08:55:00Z">
        <w:r w:rsidR="001235E1">
          <w:rPr>
            <w:rFonts w:ascii="Times New Roman" w:hAnsi="Times New Roman" w:cs="Times New Roman"/>
            <w:lang w:val="en-US"/>
          </w:rPr>
          <w:t>at</w:t>
        </w:r>
      </w:ins>
      <w:del w:id="1818" w:author="Jordon Beijing" w:date="2020-09-06T08:55:00Z">
        <w:r w:rsidRPr="00031886" w:rsidDel="001235E1">
          <w:rPr>
            <w:rFonts w:ascii="Times New Roman" w:hAnsi="Times New Roman" w:cs="Times New Roman"/>
            <w:lang w:val="en-US"/>
            <w:rPrChange w:id="1819" w:author="Jordon Beijing" w:date="2020-09-04T11:29:00Z">
              <w:rPr>
                <w:rFonts w:ascii="Times" w:hAnsi="Times"/>
                <w:lang w:val="en-US"/>
              </w:rPr>
            </w:rPrChange>
          </w:rPr>
          <w:delText>d</w:delText>
        </w:r>
      </w:del>
      <w:r w:rsidRPr="00031886">
        <w:rPr>
          <w:rFonts w:ascii="Times New Roman" w:hAnsi="Times New Roman" w:cs="Times New Roman"/>
          <w:lang w:val="en-US"/>
          <w:rPrChange w:id="1820" w:author="Jordon Beijing" w:date="2020-09-04T11:29:00Z">
            <w:rPr>
              <w:rFonts w:ascii="Times" w:hAnsi="Times"/>
              <w:lang w:val="en-US"/>
            </w:rPr>
          </w:rPrChange>
        </w:rPr>
        <w:t xml:space="preserve"> there for </w:t>
      </w:r>
      <w:del w:id="1821" w:author="Jordon Beijing" w:date="2020-09-06T08:54:00Z">
        <w:r w:rsidRPr="00031886" w:rsidDel="001235E1">
          <w:rPr>
            <w:rFonts w:ascii="Times New Roman" w:hAnsi="Times New Roman" w:cs="Times New Roman"/>
            <w:lang w:val="en-US"/>
            <w:rPrChange w:id="1822" w:author="Jordon Beijing" w:date="2020-09-04T11:29:00Z">
              <w:rPr>
                <w:rFonts w:ascii="Times" w:hAnsi="Times"/>
                <w:lang w:val="en-US"/>
              </w:rPr>
            </w:rPrChange>
          </w:rPr>
          <w:delText xml:space="preserve">ten </w:delText>
        </w:r>
      </w:del>
      <w:ins w:id="1823" w:author="Jordon Beijing" w:date="2020-09-06T08:54:00Z">
        <w:r w:rsidR="001235E1">
          <w:rPr>
            <w:rFonts w:ascii="Times New Roman" w:hAnsi="Times New Roman" w:cs="Times New Roman"/>
            <w:lang w:val="en-US"/>
          </w:rPr>
          <w:t>1</w:t>
        </w:r>
      </w:ins>
      <w:ins w:id="1824" w:author="Jordon Beijing" w:date="2020-09-06T08:55:00Z">
        <w:r w:rsidR="001235E1">
          <w:rPr>
            <w:rFonts w:ascii="Times New Roman" w:hAnsi="Times New Roman" w:cs="Times New Roman"/>
            <w:lang w:val="en-US"/>
          </w:rPr>
          <w:t>0</w:t>
        </w:r>
      </w:ins>
      <w:ins w:id="1825" w:author="Jordon Beijing" w:date="2020-09-06T08:54:00Z">
        <w:r w:rsidR="001235E1" w:rsidRPr="00031886">
          <w:rPr>
            <w:rFonts w:ascii="Times New Roman" w:hAnsi="Times New Roman" w:cs="Times New Roman"/>
            <w:lang w:val="en-US"/>
            <w:rPrChange w:id="1826" w:author="Jordon Beijing" w:date="2020-09-04T11:29:00Z">
              <w:rPr>
                <w:rFonts w:ascii="Times" w:hAnsi="Times"/>
                <w:lang w:val="en-US"/>
              </w:rPr>
            </w:rPrChange>
          </w:rPr>
          <w:t xml:space="preserve"> </w:t>
        </w:r>
      </w:ins>
      <w:r w:rsidRPr="00031886">
        <w:rPr>
          <w:rFonts w:ascii="Times New Roman" w:hAnsi="Times New Roman" w:cs="Times New Roman"/>
          <w:lang w:val="en-US"/>
          <w:rPrChange w:id="1827" w:author="Jordon Beijing" w:date="2020-09-04T11:29:00Z">
            <w:rPr>
              <w:rFonts w:ascii="Times" w:hAnsi="Times"/>
              <w:lang w:val="en-US"/>
            </w:rPr>
          </w:rPrChange>
        </w:rPr>
        <w:t>minu</w:t>
      </w:r>
      <w:del w:id="1828" w:author="Jordon Beijing" w:date="2020-09-06T10:23:00Z">
        <w:r w:rsidRPr="00031886" w:rsidDel="00917D3E">
          <w:rPr>
            <w:rFonts w:ascii="Times New Roman" w:hAnsi="Times New Roman" w:cs="Times New Roman"/>
            <w:lang w:val="en-US"/>
            <w:rPrChange w:id="1829" w:author="Jordon Beijing" w:date="2020-09-04T11:29:00Z">
              <w:rPr>
                <w:rFonts w:ascii="Times" w:hAnsi="Times"/>
                <w:lang w:val="en-US"/>
              </w:rPr>
            </w:rPrChange>
          </w:rPr>
          <w:delText>e</w:delText>
        </w:r>
      </w:del>
      <w:r w:rsidRPr="00031886">
        <w:rPr>
          <w:rFonts w:ascii="Times New Roman" w:hAnsi="Times New Roman" w:cs="Times New Roman"/>
          <w:lang w:val="en-US"/>
          <w:rPrChange w:id="1830" w:author="Jordon Beijing" w:date="2020-09-04T11:29:00Z">
            <w:rPr>
              <w:rFonts w:ascii="Times" w:hAnsi="Times"/>
              <w:lang w:val="en-US"/>
            </w:rPr>
          </w:rPrChange>
        </w:rPr>
        <w:t>t</w:t>
      </w:r>
      <w:ins w:id="1831" w:author="Jordon Beijing" w:date="2020-09-06T10:23:00Z">
        <w:r w:rsidR="00917D3E">
          <w:rPr>
            <w:rFonts w:ascii="Times New Roman" w:hAnsi="Times New Roman" w:cs="Times New Roman"/>
            <w:lang w:val="en-US"/>
          </w:rPr>
          <w:t>es</w:t>
        </w:r>
      </w:ins>
      <w:r w:rsidRPr="00031886">
        <w:rPr>
          <w:rFonts w:ascii="Times New Roman" w:hAnsi="Times New Roman" w:cs="Times New Roman"/>
          <w:lang w:val="en-US"/>
          <w:rPrChange w:id="1832" w:author="Jordon Beijing" w:date="2020-09-04T11:29:00Z">
            <w:rPr>
              <w:rFonts w:ascii="Times" w:hAnsi="Times"/>
              <w:lang w:val="en-US"/>
            </w:rPr>
          </w:rPrChange>
        </w:rPr>
        <w:t xml:space="preserve">, </w:t>
      </w:r>
      <w:del w:id="1833" w:author="Jordon Beijing" w:date="2020-09-06T10:33:00Z">
        <w:r w:rsidRPr="00031886" w:rsidDel="00F3694B">
          <w:rPr>
            <w:rFonts w:ascii="Times New Roman" w:hAnsi="Times New Roman" w:cs="Times New Roman"/>
            <w:lang w:val="en-US"/>
            <w:rPrChange w:id="1834" w:author="Jordon Beijing" w:date="2020-09-04T11:29:00Z">
              <w:rPr>
                <w:rFonts w:ascii="Times" w:hAnsi="Times"/>
                <w:lang w:val="en-US"/>
              </w:rPr>
            </w:rPrChange>
          </w:rPr>
          <w:delText xml:space="preserve">then </w:delText>
        </w:r>
      </w:del>
      <w:ins w:id="1835" w:author="Jordon Beijing" w:date="2020-09-06T10:33:00Z">
        <w:r w:rsidR="00F3694B">
          <w:rPr>
            <w:rFonts w:ascii="Times New Roman" w:hAnsi="Times New Roman" w:cs="Times New Roman"/>
            <w:lang w:val="en-US"/>
          </w:rPr>
          <w:t>until</w:t>
        </w:r>
        <w:r w:rsidR="00F3694B" w:rsidRPr="00031886">
          <w:rPr>
            <w:rFonts w:ascii="Times New Roman" w:hAnsi="Times New Roman" w:cs="Times New Roman"/>
            <w:lang w:val="en-US"/>
            <w:rPrChange w:id="1836" w:author="Jordon Beijing" w:date="2020-09-04T11:29:00Z">
              <w:rPr>
                <w:rFonts w:ascii="Times" w:hAnsi="Times"/>
                <w:lang w:val="en-US"/>
              </w:rPr>
            </w:rPrChange>
          </w:rPr>
          <w:t xml:space="preserve"> </w:t>
        </w:r>
      </w:ins>
      <w:r w:rsidRPr="00031886">
        <w:rPr>
          <w:rFonts w:ascii="Times New Roman" w:hAnsi="Times New Roman" w:cs="Times New Roman"/>
          <w:lang w:val="en-US"/>
          <w:rPrChange w:id="1837" w:author="Jordon Beijing" w:date="2020-09-04T11:29:00Z">
            <w:rPr>
              <w:rFonts w:ascii="Times" w:hAnsi="Times"/>
              <w:lang w:val="en-US"/>
            </w:rPr>
          </w:rPrChange>
        </w:rPr>
        <w:t>I heard the foot</w:t>
      </w:r>
      <w:del w:id="1838" w:author="Jordon Beijing" w:date="2020-09-06T08:55:00Z">
        <w:r w:rsidRPr="00031886" w:rsidDel="001235E1">
          <w:rPr>
            <w:rFonts w:ascii="Times New Roman" w:hAnsi="Times New Roman" w:cs="Times New Roman"/>
            <w:lang w:val="en-US"/>
            <w:rPrChange w:id="1839" w:author="Jordon Beijing" w:date="2020-09-04T11:29:00Z">
              <w:rPr>
                <w:rFonts w:ascii="Times" w:hAnsi="Times"/>
                <w:lang w:val="en-US"/>
              </w:rPr>
            </w:rPrChange>
          </w:rPr>
          <w:delText xml:space="preserve"> </w:delText>
        </w:r>
      </w:del>
      <w:r w:rsidRPr="00031886">
        <w:rPr>
          <w:rFonts w:ascii="Times New Roman" w:hAnsi="Times New Roman" w:cs="Times New Roman"/>
          <w:lang w:val="en-US"/>
          <w:rPrChange w:id="1840" w:author="Jordon Beijing" w:date="2020-09-04T11:29:00Z">
            <w:rPr>
              <w:rFonts w:ascii="Times" w:hAnsi="Times"/>
              <w:lang w:val="en-US"/>
            </w:rPr>
          </w:rPrChange>
        </w:rPr>
        <w:t>step</w:t>
      </w:r>
      <w:ins w:id="1841" w:author="Jordon Beijing" w:date="2020-09-06T10:23:00Z">
        <w:r w:rsidR="00917D3E">
          <w:rPr>
            <w:rFonts w:ascii="Times New Roman" w:hAnsi="Times New Roman" w:cs="Times New Roman"/>
            <w:lang w:val="en-US"/>
          </w:rPr>
          <w:t>s</w:t>
        </w:r>
      </w:ins>
      <w:r w:rsidRPr="00031886">
        <w:rPr>
          <w:rFonts w:ascii="Times New Roman" w:hAnsi="Times New Roman" w:cs="Times New Roman"/>
          <w:lang w:val="en-US"/>
          <w:rPrChange w:id="1842" w:author="Jordon Beijing" w:date="2020-09-04T11:29:00Z">
            <w:rPr>
              <w:rFonts w:ascii="Times" w:hAnsi="Times"/>
              <w:lang w:val="en-US"/>
            </w:rPr>
          </w:rPrChange>
        </w:rPr>
        <w:t xml:space="preserve"> walk</w:t>
      </w:r>
      <w:ins w:id="1843" w:author="Jordon Beijing" w:date="2020-09-06T10:24:00Z">
        <w:r w:rsidR="00917D3E">
          <w:rPr>
            <w:rFonts w:ascii="Times New Roman" w:hAnsi="Times New Roman" w:cs="Times New Roman"/>
            <w:lang w:val="en-US"/>
          </w:rPr>
          <w:t>ing</w:t>
        </w:r>
      </w:ins>
      <w:del w:id="1844" w:author="Jordon Beijing" w:date="2020-09-06T10:24:00Z">
        <w:r w:rsidRPr="00031886" w:rsidDel="00917D3E">
          <w:rPr>
            <w:rFonts w:ascii="Times New Roman" w:hAnsi="Times New Roman" w:cs="Times New Roman"/>
            <w:lang w:val="en-US"/>
            <w:rPrChange w:id="1845" w:author="Jordon Beijing" w:date="2020-09-04T11:29:00Z">
              <w:rPr>
                <w:rFonts w:ascii="Times" w:hAnsi="Times"/>
                <w:lang w:val="en-US"/>
              </w:rPr>
            </w:rPrChange>
          </w:rPr>
          <w:delText>ed</w:delText>
        </w:r>
      </w:del>
      <w:r w:rsidRPr="00031886">
        <w:rPr>
          <w:rFonts w:ascii="Times New Roman" w:hAnsi="Times New Roman" w:cs="Times New Roman"/>
          <w:lang w:val="en-US"/>
          <w:rPrChange w:id="1846" w:author="Jordon Beijing" w:date="2020-09-04T11:29:00Z">
            <w:rPr>
              <w:rFonts w:ascii="Times" w:hAnsi="Times"/>
              <w:lang w:val="en-US"/>
            </w:rPr>
          </w:rPrChange>
        </w:rPr>
        <w:t xml:space="preserve"> away. I carefully walked out. Suddenly</w:t>
      </w:r>
      <w:ins w:id="1847" w:author="Jordon Beijing" w:date="2020-09-06T08:55:00Z">
        <w:r w:rsidR="001235E1">
          <w:rPr>
            <w:rFonts w:ascii="Times New Roman" w:hAnsi="Times New Roman" w:cs="Times New Roman"/>
            <w:lang w:val="en-US"/>
          </w:rPr>
          <w:t>…</w:t>
        </w:r>
      </w:ins>
      <w:del w:id="1848" w:author="Jordon Beijing" w:date="2020-09-06T08:55:00Z">
        <w:r w:rsidRPr="00031886" w:rsidDel="001235E1">
          <w:rPr>
            <w:rFonts w:ascii="Times New Roman" w:hAnsi="Times New Roman" w:cs="Times New Roman"/>
            <w:lang w:val="en-US"/>
            <w:rPrChange w:id="1849" w:author="Jordon Beijing" w:date="2020-09-04T11:29:00Z">
              <w:rPr>
                <w:rFonts w:ascii="Times" w:hAnsi="Times"/>
                <w:lang w:val="en-US"/>
              </w:rPr>
            </w:rPrChange>
          </w:rPr>
          <w:delText>,</w:delText>
        </w:r>
      </w:del>
    </w:p>
    <w:p w14:paraId="19369B81" w14:textId="6C1C6BC3" w:rsidR="00220E03" w:rsidRPr="00031886" w:rsidRDefault="009A4536" w:rsidP="00A54001">
      <w:pPr>
        <w:ind w:firstLine="420"/>
        <w:rPr>
          <w:rFonts w:ascii="Times New Roman" w:hAnsi="Times New Roman" w:cs="Times New Roman"/>
          <w:lang w:val="en-US"/>
          <w:rPrChange w:id="1850" w:author="Jordon Beijing" w:date="2020-09-04T11:29:00Z">
            <w:rPr>
              <w:rFonts w:ascii="Times" w:hAnsi="Times"/>
              <w:lang w:val="en-US"/>
            </w:rPr>
          </w:rPrChange>
        </w:rPr>
        <w:pPrChange w:id="1851" w:author="Jordon Beijing" w:date="2020-09-05T20:48:00Z">
          <w:pPr/>
        </w:pPrChange>
      </w:pPr>
      <w:ins w:id="1852" w:author="Jordon Beijing" w:date="2020-09-06T10:31:00Z">
        <w:r>
          <w:rPr>
            <w:rFonts w:ascii="Times New Roman" w:hAnsi="Times New Roman" w:cs="Times New Roman"/>
            <w:lang w:val="en-US"/>
          </w:rPr>
          <w:t>“</w:t>
        </w:r>
      </w:ins>
      <w:del w:id="1853" w:author="Jordon Beijing" w:date="2020-09-06T10:31:00Z">
        <w:r w:rsidR="00220E03" w:rsidRPr="00031886" w:rsidDel="009A4536">
          <w:rPr>
            <w:rFonts w:ascii="Times New Roman" w:hAnsi="Times New Roman" w:cs="Times New Roman" w:hint="eastAsia"/>
            <w:lang w:val="en-US"/>
            <w:rPrChange w:id="1854" w:author="Jordon Beijing" w:date="2020-09-04T11:29:00Z">
              <w:rPr>
                <w:rFonts w:ascii="Times" w:hAnsi="Times" w:hint="eastAsia"/>
                <w:lang w:val="en-US"/>
              </w:rPr>
            </w:rPrChange>
          </w:rPr>
          <w:delText>“</w:delText>
        </w:r>
      </w:del>
      <w:r w:rsidR="00220E03" w:rsidRPr="00031886">
        <w:rPr>
          <w:rFonts w:ascii="Times New Roman" w:hAnsi="Times New Roman" w:cs="Times New Roman"/>
          <w:lang w:val="en-US"/>
          <w:rPrChange w:id="1855" w:author="Jordon Beijing" w:date="2020-09-04T11:29:00Z">
            <w:rPr>
              <w:rFonts w:ascii="Times" w:hAnsi="Times"/>
              <w:lang w:val="en-US"/>
            </w:rPr>
          </w:rPrChange>
        </w:rPr>
        <w:t>Stop</w:t>
      </w:r>
      <w:ins w:id="1856" w:author="Jordon Beijing" w:date="2020-09-06T10:28:00Z">
        <w:r w:rsidR="00917D3E">
          <w:rPr>
            <w:rFonts w:ascii="Times New Roman" w:hAnsi="Times New Roman" w:cs="Times New Roman"/>
            <w:lang w:val="en-US"/>
          </w:rPr>
          <w:t>!</w:t>
        </w:r>
      </w:ins>
      <w:del w:id="1857" w:author="Jordon Beijing" w:date="2020-09-06T10:28:00Z">
        <w:r w:rsidR="00220E03" w:rsidRPr="00031886" w:rsidDel="00917D3E">
          <w:rPr>
            <w:rFonts w:ascii="Times New Roman" w:hAnsi="Times New Roman" w:cs="Times New Roman"/>
            <w:lang w:val="en-US"/>
            <w:rPrChange w:id="1858" w:author="Jordon Beijing" w:date="2020-09-04T11:29:00Z">
              <w:rPr>
                <w:rFonts w:ascii="Times" w:hAnsi="Times"/>
                <w:lang w:val="en-US"/>
              </w:rPr>
            </w:rPrChange>
          </w:rPr>
          <w:delText>,</w:delText>
        </w:r>
      </w:del>
      <w:r w:rsidR="00220E03" w:rsidRPr="00031886">
        <w:rPr>
          <w:rFonts w:ascii="Times New Roman" w:hAnsi="Times New Roman" w:cs="Times New Roman"/>
          <w:lang w:val="en-US"/>
          <w:rPrChange w:id="1859" w:author="Jordon Beijing" w:date="2020-09-04T11:29:00Z">
            <w:rPr>
              <w:rFonts w:ascii="Times" w:hAnsi="Times"/>
              <w:lang w:val="en-US"/>
            </w:rPr>
          </w:rPrChange>
        </w:rPr>
        <w:t xml:space="preserve">” a voice </w:t>
      </w:r>
      <w:ins w:id="1860" w:author="Jordon Beijing" w:date="2020-09-06T11:02:00Z">
        <w:r w:rsidR="005369AB" w:rsidRPr="00A646A5">
          <w:rPr>
            <w:rFonts w:ascii="Times New Roman" w:hAnsi="Times New Roman" w:cs="Times New Roman"/>
            <w:lang w:val="en-US"/>
          </w:rPr>
          <w:t>cried</w:t>
        </w:r>
        <w:r w:rsidR="005369AB" w:rsidRPr="00031886">
          <w:rPr>
            <w:rFonts w:ascii="Times New Roman" w:hAnsi="Times New Roman" w:cs="Times New Roman"/>
            <w:lang w:val="en-US"/>
            <w:rPrChange w:id="1861" w:author="Jordon Beijing" w:date="2020-09-04T11:29:00Z">
              <w:rPr>
                <w:rFonts w:ascii="Times New Roman" w:hAnsi="Times New Roman" w:cs="Times New Roman"/>
                <w:lang w:val="en-US"/>
              </w:rPr>
            </w:rPrChange>
          </w:rPr>
          <w:t xml:space="preserve"> </w:t>
        </w:r>
        <w:r w:rsidR="005369AB">
          <w:rPr>
            <w:rFonts w:ascii="Times New Roman" w:hAnsi="Times New Roman" w:cs="Times New Roman"/>
            <w:lang w:val="en-US"/>
          </w:rPr>
          <w:t xml:space="preserve">out </w:t>
        </w:r>
      </w:ins>
      <w:r w:rsidR="00220E03" w:rsidRPr="00031886">
        <w:rPr>
          <w:rFonts w:ascii="Times New Roman" w:hAnsi="Times New Roman" w:cs="Times New Roman"/>
          <w:lang w:val="en-US"/>
          <w:rPrChange w:id="1862" w:author="Jordon Beijing" w:date="2020-09-04T11:29:00Z">
            <w:rPr>
              <w:rFonts w:ascii="Times" w:hAnsi="Times"/>
              <w:lang w:val="en-US"/>
            </w:rPr>
          </w:rPrChange>
        </w:rPr>
        <w:t>in the dark</w:t>
      </w:r>
      <w:del w:id="1863" w:author="Jordon Beijing" w:date="2020-09-06T11:01:00Z">
        <w:r w:rsidR="00220E03" w:rsidRPr="00031886" w:rsidDel="005369AB">
          <w:rPr>
            <w:rFonts w:ascii="Times New Roman" w:hAnsi="Times New Roman" w:cs="Times New Roman"/>
            <w:lang w:val="en-US"/>
            <w:rPrChange w:id="1864" w:author="Jordon Beijing" w:date="2020-09-04T11:29:00Z">
              <w:rPr>
                <w:rFonts w:ascii="Times" w:hAnsi="Times"/>
                <w:lang w:val="en-US"/>
              </w:rPr>
            </w:rPrChange>
          </w:rPr>
          <w:delText xml:space="preserve"> cried</w:delText>
        </w:r>
      </w:del>
      <w:ins w:id="1865" w:author="Jordon Beijing" w:date="2020-09-06T10:28:00Z">
        <w:r w:rsidR="00917D3E">
          <w:rPr>
            <w:rFonts w:ascii="Times New Roman" w:hAnsi="Times New Roman" w:cs="Times New Roman"/>
            <w:lang w:val="en-US"/>
          </w:rPr>
          <w:t>.</w:t>
        </w:r>
      </w:ins>
      <w:del w:id="1866" w:author="Jordon Beijing" w:date="2020-09-06T10:28:00Z">
        <w:r w:rsidR="00220E03" w:rsidRPr="00031886" w:rsidDel="00917D3E">
          <w:rPr>
            <w:rFonts w:ascii="Times New Roman" w:hAnsi="Times New Roman" w:cs="Times New Roman"/>
            <w:lang w:val="en-US"/>
            <w:rPrChange w:id="1867" w:author="Jordon Beijing" w:date="2020-09-04T11:29:00Z">
              <w:rPr>
                <w:rFonts w:ascii="Times" w:hAnsi="Times"/>
                <w:lang w:val="en-US"/>
              </w:rPr>
            </w:rPrChange>
          </w:rPr>
          <w:delText>,</w:delText>
        </w:r>
      </w:del>
      <w:r w:rsidR="00220E03" w:rsidRPr="00031886">
        <w:rPr>
          <w:rFonts w:ascii="Times New Roman" w:hAnsi="Times New Roman" w:cs="Times New Roman"/>
          <w:lang w:val="en-US"/>
          <w:rPrChange w:id="1868" w:author="Jordon Beijing" w:date="2020-09-04T11:29:00Z">
            <w:rPr>
              <w:rFonts w:ascii="Times" w:hAnsi="Times"/>
              <w:lang w:val="en-US"/>
            </w:rPr>
          </w:rPrChange>
        </w:rPr>
        <w:t xml:space="preserve"> </w:t>
      </w:r>
      <w:ins w:id="1869" w:author="Jordon Beijing" w:date="2020-09-06T10:28:00Z">
        <w:r w:rsidR="00917D3E">
          <w:rPr>
            <w:rFonts w:ascii="Times New Roman" w:hAnsi="Times New Roman" w:cs="Times New Roman"/>
            <w:lang w:val="en-US"/>
          </w:rPr>
          <w:t>E</w:t>
        </w:r>
      </w:ins>
      <w:del w:id="1870" w:author="Jordon Beijing" w:date="2020-09-06T10:28:00Z">
        <w:r w:rsidR="00220E03" w:rsidRPr="00031886" w:rsidDel="00917D3E">
          <w:rPr>
            <w:rFonts w:ascii="Times New Roman" w:hAnsi="Times New Roman" w:cs="Times New Roman"/>
            <w:lang w:val="en-US"/>
            <w:rPrChange w:id="1871" w:author="Jordon Beijing" w:date="2020-09-04T11:29:00Z">
              <w:rPr>
                <w:rFonts w:ascii="Times" w:hAnsi="Times"/>
                <w:lang w:val="en-US"/>
              </w:rPr>
            </w:rPrChange>
          </w:rPr>
          <w:delText>e</w:delText>
        </w:r>
      </w:del>
      <w:r w:rsidR="00220E03" w:rsidRPr="00031886">
        <w:rPr>
          <w:rFonts w:ascii="Times New Roman" w:hAnsi="Times New Roman" w:cs="Times New Roman"/>
          <w:lang w:val="en-US"/>
          <w:rPrChange w:id="1872" w:author="Jordon Beijing" w:date="2020-09-04T11:29:00Z">
            <w:rPr>
              <w:rFonts w:ascii="Times" w:hAnsi="Times"/>
              <w:lang w:val="en-US"/>
            </w:rPr>
          </w:rPrChange>
        </w:rPr>
        <w:t>ven though I d</w:t>
      </w:r>
      <w:ins w:id="1873" w:author="Jordon Beijing" w:date="2020-09-06T10:28:00Z">
        <w:r w:rsidR="00917D3E">
          <w:rPr>
            <w:rFonts w:ascii="Times New Roman" w:hAnsi="Times New Roman" w:cs="Times New Roman"/>
            <w:lang w:val="en-US"/>
          </w:rPr>
          <w:t>id</w:t>
        </w:r>
      </w:ins>
      <w:del w:id="1874" w:author="Jordon Beijing" w:date="2020-09-06T10:28:00Z">
        <w:r w:rsidR="00220E03" w:rsidRPr="00031886" w:rsidDel="00917D3E">
          <w:rPr>
            <w:rFonts w:ascii="Times New Roman" w:hAnsi="Times New Roman" w:cs="Times New Roman"/>
            <w:lang w:val="en-US"/>
            <w:rPrChange w:id="1875" w:author="Jordon Beijing" w:date="2020-09-04T11:29:00Z">
              <w:rPr>
                <w:rFonts w:ascii="Times" w:hAnsi="Times"/>
                <w:lang w:val="en-US"/>
              </w:rPr>
            </w:rPrChange>
          </w:rPr>
          <w:delText>o</w:delText>
        </w:r>
      </w:del>
      <w:r w:rsidR="00220E03" w:rsidRPr="00031886">
        <w:rPr>
          <w:rFonts w:ascii="Times New Roman" w:hAnsi="Times New Roman" w:cs="Times New Roman"/>
          <w:lang w:val="en-US"/>
          <w:rPrChange w:id="1876" w:author="Jordon Beijing" w:date="2020-09-04T11:29:00Z">
            <w:rPr>
              <w:rFonts w:ascii="Times" w:hAnsi="Times"/>
              <w:lang w:val="en-US"/>
            </w:rPr>
          </w:rPrChange>
        </w:rPr>
        <w:t xml:space="preserve">n’t know who she </w:t>
      </w:r>
      <w:del w:id="1877" w:author="Jordon Beijing" w:date="2020-09-06T10:28:00Z">
        <w:r w:rsidR="00220E03" w:rsidRPr="00031886" w:rsidDel="00917D3E">
          <w:rPr>
            <w:rFonts w:ascii="Times New Roman" w:hAnsi="Times New Roman" w:cs="Times New Roman"/>
            <w:lang w:val="en-US"/>
            <w:rPrChange w:id="1878" w:author="Jordon Beijing" w:date="2020-09-04T11:29:00Z">
              <w:rPr>
                <w:rFonts w:ascii="Times" w:hAnsi="Times"/>
                <w:lang w:val="en-US"/>
              </w:rPr>
            </w:rPrChange>
          </w:rPr>
          <w:delText>is</w:delText>
        </w:r>
      </w:del>
      <w:ins w:id="1879" w:author="Jordon Beijing" w:date="2020-09-06T10:28:00Z">
        <w:r w:rsidR="00917D3E">
          <w:rPr>
            <w:rFonts w:ascii="Times New Roman" w:hAnsi="Times New Roman" w:cs="Times New Roman"/>
            <w:lang w:val="en-US"/>
          </w:rPr>
          <w:t>was</w:t>
        </w:r>
      </w:ins>
      <w:r w:rsidR="00220E03" w:rsidRPr="00031886">
        <w:rPr>
          <w:rFonts w:ascii="Times New Roman" w:hAnsi="Times New Roman" w:cs="Times New Roman"/>
          <w:lang w:val="en-US"/>
          <w:rPrChange w:id="1880" w:author="Jordon Beijing" w:date="2020-09-04T11:29:00Z">
            <w:rPr>
              <w:rFonts w:ascii="Times" w:hAnsi="Times"/>
              <w:lang w:val="en-US"/>
            </w:rPr>
          </w:rPrChange>
        </w:rPr>
        <w:t xml:space="preserve">, </w:t>
      </w:r>
      <w:del w:id="1881" w:author="Jordon Beijing" w:date="2020-09-06T10:28:00Z">
        <w:r w:rsidR="00220E03" w:rsidRPr="00031886" w:rsidDel="00917D3E">
          <w:rPr>
            <w:rFonts w:ascii="Times New Roman" w:hAnsi="Times New Roman" w:cs="Times New Roman"/>
            <w:lang w:val="en-US"/>
            <w:rPrChange w:id="1882" w:author="Jordon Beijing" w:date="2020-09-04T11:29:00Z">
              <w:rPr>
                <w:rFonts w:ascii="Times" w:hAnsi="Times"/>
                <w:lang w:val="en-US"/>
              </w:rPr>
            </w:rPrChange>
          </w:rPr>
          <w:delText xml:space="preserve">but </w:delText>
        </w:r>
      </w:del>
      <w:r w:rsidR="00220E03" w:rsidRPr="00031886">
        <w:rPr>
          <w:rFonts w:ascii="Times New Roman" w:hAnsi="Times New Roman" w:cs="Times New Roman"/>
          <w:lang w:val="en-US"/>
          <w:rPrChange w:id="1883" w:author="Jordon Beijing" w:date="2020-09-04T11:29:00Z">
            <w:rPr>
              <w:rFonts w:ascii="Times" w:hAnsi="Times"/>
              <w:lang w:val="en-US"/>
            </w:rPr>
          </w:rPrChange>
        </w:rPr>
        <w:t>I kn</w:t>
      </w:r>
      <w:ins w:id="1884" w:author="Jordon Beijing" w:date="2020-09-06T10:28:00Z">
        <w:r w:rsidR="00917D3E">
          <w:rPr>
            <w:rFonts w:ascii="Times New Roman" w:hAnsi="Times New Roman" w:cs="Times New Roman"/>
            <w:lang w:val="en-US"/>
          </w:rPr>
          <w:t>e</w:t>
        </w:r>
      </w:ins>
      <w:del w:id="1885" w:author="Jordon Beijing" w:date="2020-09-06T10:28:00Z">
        <w:r w:rsidR="00220E03" w:rsidRPr="00031886" w:rsidDel="00917D3E">
          <w:rPr>
            <w:rFonts w:ascii="Times New Roman" w:hAnsi="Times New Roman" w:cs="Times New Roman"/>
            <w:lang w:val="en-US"/>
            <w:rPrChange w:id="1886" w:author="Jordon Beijing" w:date="2020-09-04T11:29:00Z">
              <w:rPr>
                <w:rFonts w:ascii="Times" w:hAnsi="Times"/>
                <w:lang w:val="en-US"/>
              </w:rPr>
            </w:rPrChange>
          </w:rPr>
          <w:delText>o</w:delText>
        </w:r>
      </w:del>
      <w:r w:rsidR="00220E03" w:rsidRPr="00031886">
        <w:rPr>
          <w:rFonts w:ascii="Times New Roman" w:hAnsi="Times New Roman" w:cs="Times New Roman"/>
          <w:lang w:val="en-US"/>
          <w:rPrChange w:id="1887" w:author="Jordon Beijing" w:date="2020-09-04T11:29:00Z">
            <w:rPr>
              <w:rFonts w:ascii="Times" w:hAnsi="Times"/>
              <w:lang w:val="en-US"/>
            </w:rPr>
          </w:rPrChange>
        </w:rPr>
        <w:t xml:space="preserve">w she </w:t>
      </w:r>
      <w:del w:id="1888" w:author="Jordon Beijing" w:date="2020-09-06T10:29:00Z">
        <w:r w:rsidR="00220E03" w:rsidRPr="00031886" w:rsidDel="00917D3E">
          <w:rPr>
            <w:rFonts w:ascii="Times New Roman" w:hAnsi="Times New Roman" w:cs="Times New Roman"/>
            <w:lang w:val="en-US"/>
            <w:rPrChange w:id="1889" w:author="Jordon Beijing" w:date="2020-09-04T11:29:00Z">
              <w:rPr>
                <w:rFonts w:ascii="Times" w:hAnsi="Times"/>
                <w:lang w:val="en-US"/>
              </w:rPr>
            </w:rPrChange>
          </w:rPr>
          <w:delText xml:space="preserve">is </w:delText>
        </w:r>
      </w:del>
      <w:ins w:id="1890" w:author="Jordon Beijing" w:date="2020-09-06T10:29:00Z">
        <w:r w:rsidR="00917D3E">
          <w:rPr>
            <w:rFonts w:ascii="Times New Roman" w:hAnsi="Times New Roman" w:cs="Times New Roman"/>
            <w:lang w:val="en-US"/>
          </w:rPr>
          <w:t>was</w:t>
        </w:r>
        <w:r w:rsidR="00917D3E" w:rsidRPr="00031886">
          <w:rPr>
            <w:rFonts w:ascii="Times New Roman" w:hAnsi="Times New Roman" w:cs="Times New Roman"/>
            <w:lang w:val="en-US"/>
            <w:rPrChange w:id="1891"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1892" w:author="Jordon Beijing" w:date="2020-09-04T11:29:00Z">
            <w:rPr>
              <w:rFonts w:ascii="Times" w:hAnsi="Times"/>
              <w:lang w:val="en-US"/>
            </w:rPr>
          </w:rPrChange>
        </w:rPr>
        <w:t xml:space="preserve">a girl and her bow and arrow were pointing at me. </w:t>
      </w:r>
    </w:p>
    <w:p w14:paraId="5EF856D0" w14:textId="6884C6E8" w:rsidR="00220E03" w:rsidRPr="00031886" w:rsidRDefault="009A4536" w:rsidP="00A54001">
      <w:pPr>
        <w:ind w:firstLine="420"/>
        <w:rPr>
          <w:rFonts w:ascii="Times New Roman" w:hAnsi="Times New Roman" w:cs="Times New Roman"/>
          <w:lang w:val="en-US"/>
          <w:rPrChange w:id="1893" w:author="Jordon Beijing" w:date="2020-09-04T11:29:00Z">
            <w:rPr>
              <w:rFonts w:ascii="Times" w:hAnsi="Times"/>
              <w:lang w:val="en-US"/>
            </w:rPr>
          </w:rPrChange>
        </w:rPr>
        <w:pPrChange w:id="1894" w:author="Jordon Beijing" w:date="2020-09-05T20:48:00Z">
          <w:pPr/>
        </w:pPrChange>
      </w:pPr>
      <w:ins w:id="1895" w:author="Jordon Beijing" w:date="2020-09-06T10:31:00Z">
        <w:r>
          <w:rPr>
            <w:rFonts w:ascii="Times New Roman" w:hAnsi="Times New Roman" w:cs="Times New Roman"/>
            <w:lang w:val="en-US"/>
          </w:rPr>
          <w:t>“</w:t>
        </w:r>
      </w:ins>
      <w:del w:id="1896" w:author="Jordon Beijing" w:date="2020-09-06T10:31:00Z">
        <w:r w:rsidR="00220E03" w:rsidRPr="00031886" w:rsidDel="009A4536">
          <w:rPr>
            <w:rFonts w:ascii="Times New Roman" w:hAnsi="Times New Roman" w:cs="Times New Roman" w:hint="eastAsia"/>
            <w:lang w:val="en-US"/>
            <w:rPrChange w:id="1897" w:author="Jordon Beijing" w:date="2020-09-04T11:29:00Z">
              <w:rPr>
                <w:rFonts w:ascii="Times" w:hAnsi="Times" w:hint="eastAsia"/>
                <w:lang w:val="en-US"/>
              </w:rPr>
            </w:rPrChange>
          </w:rPr>
          <w:delText>“</w:delText>
        </w:r>
      </w:del>
      <w:r w:rsidR="00220E03" w:rsidRPr="00031886">
        <w:rPr>
          <w:rFonts w:ascii="Times New Roman" w:hAnsi="Times New Roman" w:cs="Times New Roman"/>
          <w:lang w:val="en-US"/>
          <w:rPrChange w:id="1898" w:author="Jordon Beijing" w:date="2020-09-04T11:29:00Z">
            <w:rPr>
              <w:rFonts w:ascii="Times" w:hAnsi="Times"/>
              <w:lang w:val="en-US"/>
            </w:rPr>
          </w:rPrChange>
        </w:rPr>
        <w:t>Who are you?</w:t>
      </w:r>
      <w:ins w:id="1899" w:author="Jordon Beijing" w:date="2020-09-06T10:29:00Z">
        <w:r>
          <w:rPr>
            <w:rFonts w:ascii="Times New Roman" w:hAnsi="Times New Roman" w:cs="Times New Roman"/>
            <w:lang w:val="en-US"/>
          </w:rPr>
          <w:t xml:space="preserve">” </w:t>
        </w:r>
      </w:ins>
      <w:del w:id="1900" w:author="Jordon Beijing" w:date="2020-09-06T10:29:00Z">
        <w:r w:rsidR="00220E03" w:rsidRPr="00031886" w:rsidDel="009A4536">
          <w:rPr>
            <w:rFonts w:ascii="Times New Roman" w:hAnsi="Times New Roman" w:cs="Times New Roman"/>
            <w:lang w:val="en-US"/>
            <w:rPrChange w:id="1901" w:author="Jordon Beijing" w:date="2020-09-04T11:29:00Z">
              <w:rPr>
                <w:rFonts w:ascii="Times" w:hAnsi="Times"/>
                <w:lang w:val="en-US"/>
              </w:rPr>
            </w:rPrChange>
          </w:rPr>
          <w:delText xml:space="preserve"> Why you’re trying to kill me,” </w:delText>
        </w:r>
      </w:del>
      <w:r w:rsidR="00220E03" w:rsidRPr="00031886">
        <w:rPr>
          <w:rFonts w:ascii="Times New Roman" w:hAnsi="Times New Roman" w:cs="Times New Roman"/>
          <w:lang w:val="en-US"/>
          <w:rPrChange w:id="1902" w:author="Jordon Beijing" w:date="2020-09-04T11:29:00Z">
            <w:rPr>
              <w:rFonts w:ascii="Times" w:hAnsi="Times"/>
              <w:lang w:val="en-US"/>
            </w:rPr>
          </w:rPrChange>
        </w:rPr>
        <w:t>I said angrily to her.</w:t>
      </w:r>
      <w:ins w:id="1903" w:author="Jordon Beijing" w:date="2020-09-06T10:29:00Z">
        <w:r>
          <w:rPr>
            <w:rFonts w:ascii="Times New Roman" w:hAnsi="Times New Roman" w:cs="Times New Roman"/>
            <w:lang w:val="en-US"/>
          </w:rPr>
          <w:t xml:space="preserve"> “</w:t>
        </w:r>
        <w:r w:rsidRPr="00A646A5">
          <w:rPr>
            <w:rFonts w:ascii="Times New Roman" w:hAnsi="Times New Roman" w:cs="Times New Roman"/>
            <w:lang w:val="en-US"/>
          </w:rPr>
          <w:t xml:space="preserve">Why </w:t>
        </w:r>
      </w:ins>
      <w:ins w:id="1904" w:author="Jordon Beijing" w:date="2020-09-06T10:59:00Z">
        <w:r w:rsidR="00F16462">
          <w:rPr>
            <w:rFonts w:ascii="Times New Roman" w:hAnsi="Times New Roman" w:cs="Times New Roman" w:hint="eastAsia"/>
            <w:lang w:val="en-US"/>
          </w:rPr>
          <w:t>are</w:t>
        </w:r>
        <w:r w:rsidR="00F16462">
          <w:rPr>
            <w:rFonts w:ascii="Times New Roman" w:hAnsi="Times New Roman" w:cs="Times New Roman"/>
            <w:lang w:val="en-US"/>
          </w:rPr>
          <w:t xml:space="preserve"> </w:t>
        </w:r>
      </w:ins>
      <w:ins w:id="1905" w:author="Jordon Beijing" w:date="2020-09-06T10:29:00Z">
        <w:r w:rsidRPr="00A646A5">
          <w:rPr>
            <w:rFonts w:ascii="Times New Roman" w:hAnsi="Times New Roman" w:cs="Times New Roman"/>
            <w:lang w:val="en-US"/>
          </w:rPr>
          <w:t>you trying to kill me</w:t>
        </w:r>
        <w:r>
          <w:rPr>
            <w:rFonts w:ascii="Times New Roman" w:hAnsi="Times New Roman" w:cs="Times New Roman"/>
            <w:lang w:val="en-US"/>
          </w:rPr>
          <w:t>.</w:t>
        </w:r>
        <w:r w:rsidRPr="00A646A5">
          <w:rPr>
            <w:rFonts w:ascii="Times New Roman" w:hAnsi="Times New Roman" w:cs="Times New Roman"/>
            <w:lang w:val="en-US"/>
          </w:rPr>
          <w:t>”</w:t>
        </w:r>
      </w:ins>
    </w:p>
    <w:p w14:paraId="7827572E" w14:textId="7D2327D1" w:rsidR="00220E03" w:rsidRPr="00031886" w:rsidRDefault="009A4536" w:rsidP="00A54001">
      <w:pPr>
        <w:ind w:firstLine="420"/>
        <w:rPr>
          <w:rFonts w:ascii="Times New Roman" w:hAnsi="Times New Roman" w:cs="Times New Roman"/>
          <w:lang w:val="en-US"/>
          <w:rPrChange w:id="1906" w:author="Jordon Beijing" w:date="2020-09-04T11:29:00Z">
            <w:rPr>
              <w:rFonts w:ascii="Times" w:hAnsi="Times"/>
              <w:lang w:val="en-US"/>
            </w:rPr>
          </w:rPrChange>
        </w:rPr>
        <w:pPrChange w:id="1907" w:author="Jordon Beijing" w:date="2020-09-05T20:48:00Z">
          <w:pPr/>
        </w:pPrChange>
      </w:pPr>
      <w:ins w:id="1908" w:author="Jordon Beijing" w:date="2020-09-06T10:31:00Z">
        <w:r>
          <w:rPr>
            <w:rFonts w:ascii="Times New Roman" w:hAnsi="Times New Roman" w:cs="Times New Roman"/>
            <w:lang w:val="en-US"/>
          </w:rPr>
          <w:t>“</w:t>
        </w:r>
      </w:ins>
      <w:del w:id="1909" w:author="Jordon Beijing" w:date="2020-09-06T10:31:00Z">
        <w:r w:rsidR="00220E03" w:rsidRPr="00031886" w:rsidDel="009A4536">
          <w:rPr>
            <w:rFonts w:ascii="Times New Roman" w:hAnsi="Times New Roman" w:cs="Times New Roman" w:hint="eastAsia"/>
            <w:lang w:val="en-US"/>
            <w:rPrChange w:id="1910" w:author="Jordon Beijing" w:date="2020-09-04T11:29:00Z">
              <w:rPr>
                <w:rFonts w:ascii="Times" w:hAnsi="Times" w:hint="eastAsia"/>
                <w:lang w:val="en-US"/>
              </w:rPr>
            </w:rPrChange>
          </w:rPr>
          <w:delText>“</w:delText>
        </w:r>
      </w:del>
      <w:r w:rsidR="00220E03" w:rsidRPr="00031886">
        <w:rPr>
          <w:rFonts w:ascii="Times New Roman" w:hAnsi="Times New Roman" w:cs="Times New Roman"/>
          <w:lang w:val="en-US"/>
          <w:rPrChange w:id="1911" w:author="Jordon Beijing" w:date="2020-09-04T11:29:00Z">
            <w:rPr>
              <w:rFonts w:ascii="Times" w:hAnsi="Times"/>
              <w:lang w:val="en-US"/>
            </w:rPr>
          </w:rPrChange>
        </w:rPr>
        <w:t>That’s my question</w:t>
      </w:r>
      <w:ins w:id="1912" w:author="Jordon Beijing" w:date="2020-09-06T10:32:00Z">
        <w:r>
          <w:rPr>
            <w:rFonts w:ascii="Times New Roman" w:hAnsi="Times New Roman" w:cs="Times New Roman"/>
            <w:lang w:val="en-US"/>
          </w:rPr>
          <w:t>.</w:t>
        </w:r>
      </w:ins>
      <w:del w:id="1913" w:author="Jordon Beijing" w:date="2020-09-06T10:32:00Z">
        <w:r w:rsidR="00220E03" w:rsidRPr="00031886" w:rsidDel="009A4536">
          <w:rPr>
            <w:rFonts w:ascii="Times New Roman" w:hAnsi="Times New Roman" w:cs="Times New Roman"/>
            <w:lang w:val="en-US"/>
            <w:rPrChange w:id="1914" w:author="Jordon Beijing" w:date="2020-09-04T11:29:00Z">
              <w:rPr>
                <w:rFonts w:ascii="Times" w:hAnsi="Times"/>
                <w:lang w:val="en-US"/>
              </w:rPr>
            </w:rPrChange>
          </w:rPr>
          <w:delText>,</w:delText>
        </w:r>
      </w:del>
      <w:ins w:id="1915" w:author="Jordon Beijing" w:date="2020-09-06T10:32:00Z">
        <w:r>
          <w:rPr>
            <w:rFonts w:ascii="Times New Roman" w:hAnsi="Times New Roman" w:cs="Times New Roman"/>
            <w:lang w:val="en-US"/>
          </w:rPr>
          <w:t xml:space="preserve"> </w:t>
        </w:r>
      </w:ins>
      <w:del w:id="1916" w:author="Jordon Beijing" w:date="2020-09-06T10:32:00Z">
        <w:r w:rsidR="00220E03" w:rsidRPr="00031886" w:rsidDel="009A4536">
          <w:rPr>
            <w:rFonts w:ascii="Times New Roman" w:hAnsi="Times New Roman" w:cs="Times New Roman"/>
            <w:lang w:val="en-US"/>
            <w:rPrChange w:id="1917" w:author="Jordon Beijing" w:date="2020-09-04T11:29:00Z">
              <w:rPr>
                <w:rFonts w:ascii="Times" w:hAnsi="Times"/>
                <w:lang w:val="en-US"/>
              </w:rPr>
            </w:rPrChange>
          </w:rPr>
          <w:delText xml:space="preserve"> </w:delText>
        </w:r>
      </w:del>
      <w:ins w:id="1918" w:author="Jordon Beijing" w:date="2020-09-06T10:32:00Z">
        <w:r>
          <w:rPr>
            <w:rFonts w:ascii="Times New Roman" w:hAnsi="Times New Roman" w:cs="Times New Roman"/>
            <w:lang w:val="en-US"/>
          </w:rPr>
          <w:t>W</w:t>
        </w:r>
      </w:ins>
      <w:del w:id="1919" w:author="Jordon Beijing" w:date="2020-09-06T10:32:00Z">
        <w:r w:rsidR="00220E03" w:rsidRPr="00031886" w:rsidDel="009A4536">
          <w:rPr>
            <w:rFonts w:ascii="Times New Roman" w:hAnsi="Times New Roman" w:cs="Times New Roman"/>
            <w:lang w:val="en-US"/>
            <w:rPrChange w:id="1920" w:author="Jordon Beijing" w:date="2020-09-04T11:29:00Z">
              <w:rPr>
                <w:rFonts w:ascii="Times" w:hAnsi="Times"/>
                <w:lang w:val="en-US"/>
              </w:rPr>
            </w:rPrChange>
          </w:rPr>
          <w:delText>w</w:delText>
        </w:r>
      </w:del>
      <w:r w:rsidR="00220E03" w:rsidRPr="00031886">
        <w:rPr>
          <w:rFonts w:ascii="Times New Roman" w:hAnsi="Times New Roman" w:cs="Times New Roman"/>
          <w:lang w:val="en-US"/>
          <w:rPrChange w:id="1921" w:author="Jordon Beijing" w:date="2020-09-04T11:29:00Z">
            <w:rPr>
              <w:rFonts w:ascii="Times" w:hAnsi="Times"/>
              <w:lang w:val="en-US"/>
            </w:rPr>
          </w:rPrChange>
        </w:rPr>
        <w:t>ho are you?</w:t>
      </w:r>
      <w:ins w:id="1922" w:author="Jordon Beijing" w:date="2020-09-06T10:32:00Z">
        <w:r>
          <w:rPr>
            <w:rFonts w:ascii="Times New Roman" w:hAnsi="Times New Roman" w:cs="Times New Roman"/>
            <w:lang w:val="en-US"/>
          </w:rPr>
          <w:t xml:space="preserve">” </w:t>
        </w:r>
      </w:ins>
      <w:moveToRangeStart w:id="1923" w:author="Jordon Beijing" w:date="2020-09-06T10:32:00Z" w:name="move50280771"/>
      <w:moveTo w:id="1924" w:author="Jordon Beijing" w:date="2020-09-06T10:32:00Z">
        <w:r w:rsidRPr="00A646A5">
          <w:rPr>
            <w:rFonts w:ascii="Times New Roman" w:hAnsi="Times New Roman" w:cs="Times New Roman"/>
            <w:lang w:val="en-US"/>
          </w:rPr>
          <w:t>She shouted.</w:t>
        </w:r>
      </w:moveTo>
      <w:moveToRangeEnd w:id="1923"/>
      <w:r w:rsidR="00220E03" w:rsidRPr="00031886">
        <w:rPr>
          <w:rFonts w:ascii="Times New Roman" w:hAnsi="Times New Roman" w:cs="Times New Roman"/>
          <w:lang w:val="en-US"/>
          <w:rPrChange w:id="1925" w:author="Jordon Beijing" w:date="2020-09-04T11:29:00Z">
            <w:rPr>
              <w:rFonts w:ascii="Times" w:hAnsi="Times"/>
              <w:lang w:val="en-US"/>
            </w:rPr>
          </w:rPrChange>
        </w:rPr>
        <w:t xml:space="preserve"> </w:t>
      </w:r>
      <w:ins w:id="1926" w:author="Jordon Beijing" w:date="2020-09-06T10:32:00Z">
        <w:r>
          <w:rPr>
            <w:rFonts w:ascii="Times New Roman" w:hAnsi="Times New Roman" w:cs="Times New Roman"/>
            <w:lang w:val="en-US"/>
          </w:rPr>
          <w:t>“</w:t>
        </w:r>
      </w:ins>
      <w:r w:rsidR="00220E03" w:rsidRPr="00031886">
        <w:rPr>
          <w:rFonts w:ascii="Times New Roman" w:hAnsi="Times New Roman" w:cs="Times New Roman"/>
          <w:lang w:val="en-US"/>
          <w:rPrChange w:id="1927" w:author="Jordon Beijing" w:date="2020-09-04T11:29:00Z">
            <w:rPr>
              <w:rFonts w:ascii="Times" w:hAnsi="Times"/>
              <w:lang w:val="en-US"/>
            </w:rPr>
          </w:rPrChange>
        </w:rPr>
        <w:t>Why you’re trying to take away my mother’s place in my dad’s heart? Why are you tempt</w:t>
      </w:r>
      <w:ins w:id="1928" w:author="Jordon Beijing" w:date="2020-09-06T10:33:00Z">
        <w:r>
          <w:rPr>
            <w:rFonts w:ascii="Times New Roman" w:hAnsi="Times New Roman" w:cs="Times New Roman"/>
            <w:lang w:val="en-US"/>
          </w:rPr>
          <w:t>ing</w:t>
        </w:r>
      </w:ins>
      <w:r w:rsidR="00220E03" w:rsidRPr="00031886">
        <w:rPr>
          <w:rFonts w:ascii="Times New Roman" w:hAnsi="Times New Roman" w:cs="Times New Roman"/>
          <w:lang w:val="en-US"/>
          <w:rPrChange w:id="1929" w:author="Jordon Beijing" w:date="2020-09-04T11:29:00Z">
            <w:rPr>
              <w:rFonts w:ascii="Times" w:hAnsi="Times"/>
              <w:lang w:val="en-US"/>
            </w:rPr>
          </w:rPrChange>
        </w:rPr>
        <w:t xml:space="preserve"> my father? You d</w:t>
      </w:r>
      <w:ins w:id="1930" w:author="Jordon Beijing" w:date="2020-09-06T10:33:00Z">
        <w:r>
          <w:rPr>
            <w:rFonts w:ascii="Times New Roman" w:hAnsi="Times New Roman" w:cs="Times New Roman"/>
            <w:lang w:val="en-US"/>
          </w:rPr>
          <w:t>o</w:t>
        </w:r>
      </w:ins>
      <w:del w:id="1931" w:author="Jordon Beijing" w:date="2020-09-06T10:33:00Z">
        <w:r w:rsidR="00220E03" w:rsidRPr="00031886" w:rsidDel="009A4536">
          <w:rPr>
            <w:rFonts w:ascii="Times New Roman" w:hAnsi="Times New Roman" w:cs="Times New Roman"/>
            <w:lang w:val="en-US"/>
            <w:rPrChange w:id="1932" w:author="Jordon Beijing" w:date="2020-09-04T11:29:00Z">
              <w:rPr>
                <w:rFonts w:ascii="Times" w:hAnsi="Times"/>
                <w:lang w:val="en-US"/>
              </w:rPr>
            </w:rPrChange>
          </w:rPr>
          <w:delText>id</w:delText>
        </w:r>
      </w:del>
      <w:r w:rsidR="00220E03" w:rsidRPr="00031886">
        <w:rPr>
          <w:rFonts w:ascii="Times New Roman" w:hAnsi="Times New Roman" w:cs="Times New Roman"/>
          <w:lang w:val="en-US"/>
          <w:rPrChange w:id="1933" w:author="Jordon Beijing" w:date="2020-09-04T11:29:00Z">
            <w:rPr>
              <w:rFonts w:ascii="Times" w:hAnsi="Times"/>
              <w:lang w:val="en-US"/>
            </w:rPr>
          </w:rPrChange>
        </w:rPr>
        <w:t>n’t belong here. You didn’t belong here!”</w:t>
      </w:r>
      <w:del w:id="1934" w:author="Jordon Beijing" w:date="2020-09-06T10:33:00Z">
        <w:r w:rsidR="00220E03" w:rsidRPr="00031886" w:rsidDel="009A4536">
          <w:rPr>
            <w:rFonts w:ascii="Times New Roman" w:hAnsi="Times New Roman" w:cs="Times New Roman"/>
            <w:lang w:val="en-US"/>
            <w:rPrChange w:id="1935" w:author="Jordon Beijing" w:date="2020-09-04T11:29:00Z">
              <w:rPr>
                <w:rFonts w:ascii="Times" w:hAnsi="Times"/>
                <w:lang w:val="en-US"/>
              </w:rPr>
            </w:rPrChange>
          </w:rPr>
          <w:delText xml:space="preserve"> </w:delText>
        </w:r>
      </w:del>
      <w:moveFromRangeStart w:id="1936" w:author="Jordon Beijing" w:date="2020-09-06T10:32:00Z" w:name="move50280771"/>
      <w:moveFrom w:id="1937" w:author="Jordon Beijing" w:date="2020-09-06T10:32:00Z">
        <w:r w:rsidR="00220E03" w:rsidRPr="00031886" w:rsidDel="009A4536">
          <w:rPr>
            <w:rFonts w:ascii="Times New Roman" w:hAnsi="Times New Roman" w:cs="Times New Roman"/>
            <w:lang w:val="en-US"/>
            <w:rPrChange w:id="1938" w:author="Jordon Beijing" w:date="2020-09-04T11:29:00Z">
              <w:rPr>
                <w:rFonts w:ascii="Times" w:hAnsi="Times"/>
                <w:lang w:val="en-US"/>
              </w:rPr>
            </w:rPrChange>
          </w:rPr>
          <w:t>She shouted.</w:t>
        </w:r>
      </w:moveFrom>
      <w:moveFromRangeEnd w:id="1936"/>
    </w:p>
    <w:p w14:paraId="184875F3" w14:textId="7A174CBE" w:rsidR="00220E03" w:rsidRPr="00031886" w:rsidRDefault="009A4536" w:rsidP="00A54001">
      <w:pPr>
        <w:ind w:firstLine="420"/>
        <w:rPr>
          <w:rFonts w:ascii="Times New Roman" w:hAnsi="Times New Roman" w:cs="Times New Roman"/>
          <w:lang w:val="en-US"/>
          <w:rPrChange w:id="1939" w:author="Jordon Beijing" w:date="2020-09-04T11:29:00Z">
            <w:rPr>
              <w:rFonts w:ascii="Times" w:hAnsi="Times"/>
              <w:lang w:val="en-US"/>
            </w:rPr>
          </w:rPrChange>
        </w:rPr>
        <w:pPrChange w:id="1940" w:author="Jordon Beijing" w:date="2020-09-05T20:48:00Z">
          <w:pPr/>
        </w:pPrChange>
      </w:pPr>
      <w:ins w:id="1941" w:author="Jordon Beijing" w:date="2020-09-06T10:31:00Z">
        <w:r>
          <w:rPr>
            <w:rFonts w:ascii="Times New Roman" w:hAnsi="Times New Roman" w:cs="Times New Roman"/>
            <w:lang w:val="en-US"/>
          </w:rPr>
          <w:t>“</w:t>
        </w:r>
      </w:ins>
      <w:del w:id="1942" w:author="Jordon Beijing" w:date="2020-09-06T10:31:00Z">
        <w:r w:rsidR="00220E03" w:rsidRPr="00031886" w:rsidDel="009A4536">
          <w:rPr>
            <w:rFonts w:ascii="Times New Roman" w:hAnsi="Times New Roman" w:cs="Times New Roman" w:hint="eastAsia"/>
            <w:lang w:val="en-US"/>
            <w:rPrChange w:id="1943" w:author="Jordon Beijing" w:date="2020-09-04T11:29:00Z">
              <w:rPr>
                <w:rFonts w:ascii="Times" w:hAnsi="Times" w:hint="eastAsia"/>
                <w:lang w:val="en-US"/>
              </w:rPr>
            </w:rPrChange>
          </w:rPr>
          <w:delText>“</w:delText>
        </w:r>
      </w:del>
      <w:r w:rsidR="00220E03" w:rsidRPr="00031886">
        <w:rPr>
          <w:rFonts w:ascii="Times New Roman" w:hAnsi="Times New Roman" w:cs="Times New Roman"/>
          <w:lang w:val="en-US"/>
          <w:rPrChange w:id="1944" w:author="Jordon Beijing" w:date="2020-09-04T11:29:00Z">
            <w:rPr>
              <w:rFonts w:ascii="Times" w:hAnsi="Times"/>
              <w:lang w:val="en-US"/>
            </w:rPr>
          </w:rPrChange>
        </w:rPr>
        <w:t>Snow white? What are you doing here?</w:t>
      </w:r>
      <w:ins w:id="1945" w:author="Jordon Beijing" w:date="2020-09-06T10:32:00Z">
        <w:r>
          <w:rPr>
            <w:rFonts w:ascii="Times New Roman" w:hAnsi="Times New Roman" w:cs="Times New Roman"/>
            <w:lang w:val="en-US"/>
          </w:rPr>
          <w:t xml:space="preserve">” </w:t>
        </w:r>
        <w:r w:rsidRPr="00A646A5">
          <w:rPr>
            <w:rFonts w:ascii="Times New Roman" w:hAnsi="Times New Roman" w:cs="Times New Roman"/>
            <w:lang w:val="en-US"/>
          </w:rPr>
          <w:t xml:space="preserve">I cried </w:t>
        </w:r>
        <w:r>
          <w:rPr>
            <w:rFonts w:ascii="Times New Roman" w:hAnsi="Times New Roman" w:cs="Times New Roman"/>
            <w:lang w:val="en-US"/>
          </w:rPr>
          <w:t xml:space="preserve">with </w:t>
        </w:r>
        <w:r w:rsidRPr="00A646A5">
          <w:rPr>
            <w:rFonts w:ascii="Times New Roman" w:hAnsi="Times New Roman" w:cs="Times New Roman"/>
            <w:lang w:val="en-US"/>
          </w:rPr>
          <w:t>surp</w:t>
        </w:r>
        <w:r>
          <w:rPr>
            <w:rFonts w:ascii="Times New Roman" w:hAnsi="Times New Roman" w:cs="Times New Roman"/>
            <w:lang w:val="en-US"/>
          </w:rPr>
          <w:t>r</w:t>
        </w:r>
        <w:r w:rsidRPr="00A646A5">
          <w:rPr>
            <w:rFonts w:ascii="Times New Roman" w:hAnsi="Times New Roman" w:cs="Times New Roman"/>
            <w:lang w:val="en-US"/>
          </w:rPr>
          <w:t>ise.</w:t>
        </w:r>
      </w:ins>
      <w:r w:rsidR="00220E03" w:rsidRPr="00031886">
        <w:rPr>
          <w:rFonts w:ascii="Times New Roman" w:hAnsi="Times New Roman" w:cs="Times New Roman"/>
          <w:lang w:val="en-US"/>
          <w:rPrChange w:id="1946" w:author="Jordon Beijing" w:date="2020-09-04T11:29:00Z">
            <w:rPr>
              <w:rFonts w:ascii="Times" w:hAnsi="Times"/>
              <w:lang w:val="en-US"/>
            </w:rPr>
          </w:rPrChange>
        </w:rPr>
        <w:t xml:space="preserve"> </w:t>
      </w:r>
      <w:ins w:id="1947" w:author="Jordon Beijing" w:date="2020-09-06T10:32:00Z">
        <w:r>
          <w:rPr>
            <w:rFonts w:ascii="Times New Roman" w:hAnsi="Times New Roman" w:cs="Times New Roman"/>
            <w:lang w:val="en-US"/>
          </w:rPr>
          <w:t>“</w:t>
        </w:r>
      </w:ins>
      <w:r w:rsidR="00220E03" w:rsidRPr="00031886">
        <w:rPr>
          <w:rFonts w:ascii="Times New Roman" w:hAnsi="Times New Roman" w:cs="Times New Roman"/>
          <w:lang w:val="en-US"/>
          <w:rPrChange w:id="1948" w:author="Jordon Beijing" w:date="2020-09-04T11:29:00Z">
            <w:rPr>
              <w:rFonts w:ascii="Times" w:hAnsi="Times"/>
              <w:lang w:val="en-US"/>
            </w:rPr>
          </w:rPrChange>
        </w:rPr>
        <w:t>Go back to your bedroom now</w:t>
      </w:r>
      <w:ins w:id="1949" w:author="Jordon Beijing" w:date="2020-09-06T10:32:00Z">
        <w:r>
          <w:rPr>
            <w:rFonts w:ascii="Times New Roman" w:hAnsi="Times New Roman" w:cs="Times New Roman"/>
            <w:lang w:val="en-US"/>
          </w:rPr>
          <w:t>!</w:t>
        </w:r>
      </w:ins>
      <w:del w:id="1950" w:author="Jordon Beijing" w:date="2020-09-06T10:32:00Z">
        <w:r w:rsidR="00220E03" w:rsidRPr="00031886" w:rsidDel="009A4536">
          <w:rPr>
            <w:rFonts w:ascii="Times New Roman" w:hAnsi="Times New Roman" w:cs="Times New Roman"/>
            <w:lang w:val="en-US"/>
            <w:rPrChange w:id="1951" w:author="Jordon Beijing" w:date="2020-09-04T11:29:00Z">
              <w:rPr>
                <w:rFonts w:ascii="Times" w:hAnsi="Times"/>
                <w:lang w:val="en-US"/>
              </w:rPr>
            </w:rPrChange>
          </w:rPr>
          <w:delText>,</w:delText>
        </w:r>
      </w:del>
      <w:r w:rsidR="00220E03" w:rsidRPr="00031886">
        <w:rPr>
          <w:rFonts w:ascii="Times New Roman" w:hAnsi="Times New Roman" w:cs="Times New Roman"/>
          <w:lang w:val="en-US"/>
          <w:rPrChange w:id="1952" w:author="Jordon Beijing" w:date="2020-09-04T11:29:00Z">
            <w:rPr>
              <w:rFonts w:ascii="Times" w:hAnsi="Times"/>
              <w:lang w:val="en-US"/>
            </w:rPr>
          </w:rPrChange>
        </w:rPr>
        <w:t>”</w:t>
      </w:r>
      <w:del w:id="1953" w:author="Jordon Beijing" w:date="2020-09-06T10:33:00Z">
        <w:r w:rsidR="00220E03" w:rsidRPr="00031886" w:rsidDel="009A4536">
          <w:rPr>
            <w:rFonts w:ascii="Times New Roman" w:hAnsi="Times New Roman" w:cs="Times New Roman"/>
            <w:lang w:val="en-US"/>
            <w:rPrChange w:id="1954" w:author="Jordon Beijing" w:date="2020-09-04T11:29:00Z">
              <w:rPr>
                <w:rFonts w:ascii="Times" w:hAnsi="Times"/>
                <w:lang w:val="en-US"/>
              </w:rPr>
            </w:rPrChange>
          </w:rPr>
          <w:delText xml:space="preserve"> </w:delText>
        </w:r>
      </w:del>
      <w:del w:id="1955" w:author="Jordon Beijing" w:date="2020-09-06T10:31:00Z">
        <w:r w:rsidR="00220E03" w:rsidRPr="00031886" w:rsidDel="009A4536">
          <w:rPr>
            <w:rFonts w:ascii="Times New Roman" w:hAnsi="Times New Roman" w:cs="Times New Roman"/>
            <w:lang w:val="en-US"/>
            <w:rPrChange w:id="1956" w:author="Jordon Beijing" w:date="2020-09-04T11:29:00Z">
              <w:rPr>
                <w:rFonts w:ascii="Times" w:hAnsi="Times"/>
                <w:lang w:val="en-US"/>
              </w:rPr>
            </w:rPrChange>
          </w:rPr>
          <w:delText xml:space="preserve">I </w:delText>
        </w:r>
      </w:del>
      <w:del w:id="1957" w:author="Jordon Beijing" w:date="2020-09-06T10:30:00Z">
        <w:r w:rsidR="00220E03" w:rsidRPr="00031886" w:rsidDel="009A4536">
          <w:rPr>
            <w:rFonts w:ascii="Times New Roman" w:hAnsi="Times New Roman" w:cs="Times New Roman"/>
            <w:lang w:val="en-US"/>
            <w:rPrChange w:id="1958" w:author="Jordon Beijing" w:date="2020-09-04T11:29:00Z">
              <w:rPr>
                <w:rFonts w:ascii="Times" w:hAnsi="Times"/>
                <w:lang w:val="en-US"/>
              </w:rPr>
            </w:rPrChange>
          </w:rPr>
          <w:delText>surpisedly</w:delText>
        </w:r>
      </w:del>
      <w:del w:id="1959" w:author="Jordon Beijing" w:date="2020-09-06T08:38:00Z">
        <w:r w:rsidR="00220E03" w:rsidRPr="00031886" w:rsidDel="00A471A9">
          <w:rPr>
            <w:rFonts w:ascii="Times New Roman" w:hAnsi="Times New Roman" w:cs="Times New Roman"/>
            <w:lang w:val="en-US"/>
            <w:rPrChange w:id="1960" w:author="Jordon Beijing" w:date="2020-09-04T11:29:00Z">
              <w:rPr>
                <w:rFonts w:ascii="Times" w:hAnsi="Times"/>
                <w:lang w:val="en-US"/>
              </w:rPr>
            </w:rPrChange>
          </w:rPr>
          <w:delText xml:space="preserve"> cried</w:delText>
        </w:r>
      </w:del>
      <w:del w:id="1961" w:author="Jordon Beijing" w:date="2020-09-06T10:31:00Z">
        <w:r w:rsidR="00220E03" w:rsidRPr="00031886" w:rsidDel="009A4536">
          <w:rPr>
            <w:rFonts w:ascii="Times New Roman" w:hAnsi="Times New Roman" w:cs="Times New Roman"/>
            <w:lang w:val="en-US"/>
            <w:rPrChange w:id="1962" w:author="Jordon Beijing" w:date="2020-09-04T11:29:00Z">
              <w:rPr>
                <w:rFonts w:ascii="Times" w:hAnsi="Times"/>
                <w:lang w:val="en-US"/>
              </w:rPr>
            </w:rPrChange>
          </w:rPr>
          <w:delText>.</w:delText>
        </w:r>
      </w:del>
    </w:p>
    <w:p w14:paraId="2EE1B708" w14:textId="295EB091" w:rsidR="00220E03" w:rsidRPr="00031886" w:rsidRDefault="009A4536" w:rsidP="00A54001">
      <w:pPr>
        <w:ind w:firstLine="420"/>
        <w:rPr>
          <w:rFonts w:ascii="Times New Roman" w:hAnsi="Times New Roman" w:cs="Times New Roman"/>
          <w:lang w:val="en-US"/>
          <w:rPrChange w:id="1963" w:author="Jordon Beijing" w:date="2020-09-04T11:29:00Z">
            <w:rPr>
              <w:rFonts w:ascii="Times" w:hAnsi="Times"/>
              <w:lang w:val="en-US"/>
            </w:rPr>
          </w:rPrChange>
        </w:rPr>
        <w:pPrChange w:id="1964" w:author="Jordon Beijing" w:date="2020-09-05T20:48:00Z">
          <w:pPr/>
        </w:pPrChange>
      </w:pPr>
      <w:ins w:id="1965" w:author="Jordon Beijing" w:date="2020-09-06T10:31:00Z">
        <w:r>
          <w:rPr>
            <w:rFonts w:ascii="Times New Roman" w:hAnsi="Times New Roman" w:cs="Times New Roman"/>
            <w:lang w:val="en-US"/>
          </w:rPr>
          <w:t>“</w:t>
        </w:r>
      </w:ins>
      <w:del w:id="1966" w:author="Jordon Beijing" w:date="2020-09-06T10:31:00Z">
        <w:r w:rsidR="00220E03" w:rsidRPr="00031886" w:rsidDel="009A4536">
          <w:rPr>
            <w:rFonts w:ascii="Times New Roman" w:hAnsi="Times New Roman" w:cs="Times New Roman" w:hint="eastAsia"/>
            <w:lang w:val="en-US"/>
            <w:rPrChange w:id="1967" w:author="Jordon Beijing" w:date="2020-09-04T11:29:00Z">
              <w:rPr>
                <w:rFonts w:ascii="Times" w:hAnsi="Times" w:hint="eastAsia"/>
                <w:lang w:val="en-US"/>
              </w:rPr>
            </w:rPrChange>
          </w:rPr>
          <w:delText>“</w:delText>
        </w:r>
      </w:del>
      <w:r w:rsidR="00220E03" w:rsidRPr="00031886">
        <w:rPr>
          <w:rFonts w:ascii="Times New Roman" w:hAnsi="Times New Roman" w:cs="Times New Roman"/>
          <w:lang w:val="en-US"/>
          <w:rPrChange w:id="1968" w:author="Jordon Beijing" w:date="2020-09-04T11:29:00Z">
            <w:rPr>
              <w:rFonts w:ascii="Times" w:hAnsi="Times"/>
              <w:lang w:val="en-US"/>
            </w:rPr>
          </w:rPrChange>
        </w:rPr>
        <w:t xml:space="preserve">What kind of power </w:t>
      </w:r>
      <w:ins w:id="1969" w:author="Jordon Beijing" w:date="2020-09-06T10:47:00Z">
        <w:r w:rsidR="00C30277">
          <w:rPr>
            <w:rFonts w:ascii="Times New Roman" w:hAnsi="Times New Roman" w:cs="Times New Roman"/>
            <w:lang w:val="en-US"/>
          </w:rPr>
          <w:t xml:space="preserve">do you think you have that </w:t>
        </w:r>
      </w:ins>
      <w:del w:id="1970" w:author="Jordon Beijing" w:date="2020-09-06T10:46:00Z">
        <w:r w:rsidR="00220E03" w:rsidRPr="00031886" w:rsidDel="00C30277">
          <w:rPr>
            <w:rFonts w:ascii="Times New Roman" w:hAnsi="Times New Roman" w:cs="Times New Roman"/>
            <w:lang w:val="en-US"/>
            <w:rPrChange w:id="1971" w:author="Jordon Beijing" w:date="2020-09-04T11:29:00Z">
              <w:rPr>
                <w:rFonts w:ascii="Times" w:hAnsi="Times"/>
                <w:lang w:val="en-US"/>
              </w:rPr>
            </w:rPrChange>
          </w:rPr>
          <w:delText xml:space="preserve">that </w:delText>
        </w:r>
      </w:del>
      <w:del w:id="1972" w:author="Jordon Beijing" w:date="2020-09-06T10:47:00Z">
        <w:r w:rsidR="00220E03" w:rsidRPr="00031886" w:rsidDel="00C30277">
          <w:rPr>
            <w:rFonts w:ascii="Times New Roman" w:hAnsi="Times New Roman" w:cs="Times New Roman"/>
            <w:lang w:val="en-US"/>
            <w:rPrChange w:id="1973" w:author="Jordon Beijing" w:date="2020-09-04T11:29:00Z">
              <w:rPr>
                <w:rFonts w:ascii="Times" w:hAnsi="Times"/>
                <w:lang w:val="en-US"/>
              </w:rPr>
            </w:rPrChange>
          </w:rPr>
          <w:delText xml:space="preserve">let </w:delText>
        </w:r>
      </w:del>
      <w:r w:rsidR="00220E03" w:rsidRPr="00031886">
        <w:rPr>
          <w:rFonts w:ascii="Times New Roman" w:hAnsi="Times New Roman" w:cs="Times New Roman"/>
          <w:lang w:val="en-US"/>
          <w:rPrChange w:id="1974" w:author="Jordon Beijing" w:date="2020-09-04T11:29:00Z">
            <w:rPr>
              <w:rFonts w:ascii="Times" w:hAnsi="Times"/>
              <w:lang w:val="en-US"/>
            </w:rPr>
          </w:rPrChange>
        </w:rPr>
        <w:t>you can make commandment</w:t>
      </w:r>
      <w:ins w:id="1975" w:author="Jordon Beijing" w:date="2020-09-06T10:47:00Z">
        <w:r w:rsidR="00C30277">
          <w:rPr>
            <w:rFonts w:ascii="Times New Roman" w:hAnsi="Times New Roman" w:cs="Times New Roman"/>
            <w:lang w:val="en-US"/>
          </w:rPr>
          <w:t>s</w:t>
        </w:r>
      </w:ins>
      <w:r w:rsidR="00220E03" w:rsidRPr="00031886">
        <w:rPr>
          <w:rFonts w:ascii="Times New Roman" w:hAnsi="Times New Roman" w:cs="Times New Roman"/>
          <w:lang w:val="en-US"/>
          <w:rPrChange w:id="1976" w:author="Jordon Beijing" w:date="2020-09-04T11:29:00Z">
            <w:rPr>
              <w:rFonts w:ascii="Times" w:hAnsi="Times"/>
              <w:lang w:val="en-US"/>
            </w:rPr>
          </w:rPrChange>
        </w:rPr>
        <w:t xml:space="preserve"> </w:t>
      </w:r>
      <w:del w:id="1977" w:author="Jordon Beijing" w:date="2020-09-06T10:47:00Z">
        <w:r w:rsidR="00220E03" w:rsidRPr="00031886" w:rsidDel="00C30277">
          <w:rPr>
            <w:rFonts w:ascii="Times New Roman" w:hAnsi="Times New Roman" w:cs="Times New Roman"/>
            <w:lang w:val="en-US"/>
            <w:rPrChange w:id="1978" w:author="Jordon Beijing" w:date="2020-09-04T11:29:00Z">
              <w:rPr>
                <w:rFonts w:ascii="Times" w:hAnsi="Times"/>
                <w:lang w:val="en-US"/>
              </w:rPr>
            </w:rPrChange>
          </w:rPr>
          <w:delText xml:space="preserve">to </w:delText>
        </w:r>
      </w:del>
      <w:ins w:id="1979" w:author="Jordon Beijing" w:date="2020-09-06T10:47:00Z">
        <w:r w:rsidR="00C30277">
          <w:rPr>
            <w:rFonts w:ascii="Times New Roman" w:hAnsi="Times New Roman" w:cs="Times New Roman"/>
            <w:lang w:val="en-US"/>
          </w:rPr>
          <w:t>at</w:t>
        </w:r>
        <w:r w:rsidR="00C30277" w:rsidRPr="00031886">
          <w:rPr>
            <w:rFonts w:ascii="Times New Roman" w:hAnsi="Times New Roman" w:cs="Times New Roman"/>
            <w:lang w:val="en-US"/>
            <w:rPrChange w:id="1980"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1981" w:author="Jordon Beijing" w:date="2020-09-04T11:29:00Z">
            <w:rPr>
              <w:rFonts w:ascii="Times" w:hAnsi="Times"/>
              <w:lang w:val="en-US"/>
            </w:rPr>
          </w:rPrChange>
        </w:rPr>
        <w:t>me?”</w:t>
      </w:r>
      <w:ins w:id="1982" w:author="Jordon Beijing" w:date="2020-09-06T10:47:00Z">
        <w:r w:rsidR="00C30277">
          <w:rPr>
            <w:rFonts w:ascii="Times New Roman" w:hAnsi="Times New Roman" w:cs="Times New Roman"/>
            <w:lang w:val="en-US"/>
          </w:rPr>
          <w:t xml:space="preserve"> s</w:t>
        </w:r>
      </w:ins>
      <w:del w:id="1983" w:author="Jordon Beijing" w:date="2020-09-06T10:47:00Z">
        <w:r w:rsidR="00220E03" w:rsidRPr="00031886" w:rsidDel="00C30277">
          <w:rPr>
            <w:rFonts w:ascii="Times New Roman" w:hAnsi="Times New Roman" w:cs="Times New Roman"/>
            <w:lang w:val="en-US"/>
            <w:rPrChange w:id="1984" w:author="Jordon Beijing" w:date="2020-09-04T11:29:00Z">
              <w:rPr>
                <w:rFonts w:ascii="Times" w:hAnsi="Times"/>
                <w:lang w:val="en-US"/>
              </w:rPr>
            </w:rPrChange>
          </w:rPr>
          <w:delText xml:space="preserve"> S</w:delText>
        </w:r>
      </w:del>
      <w:r w:rsidR="00220E03" w:rsidRPr="00031886">
        <w:rPr>
          <w:rFonts w:ascii="Times New Roman" w:hAnsi="Times New Roman" w:cs="Times New Roman"/>
          <w:lang w:val="en-US"/>
          <w:rPrChange w:id="1985" w:author="Jordon Beijing" w:date="2020-09-04T11:29:00Z">
            <w:rPr>
              <w:rFonts w:ascii="Times" w:hAnsi="Times"/>
              <w:lang w:val="en-US"/>
            </w:rPr>
          </w:rPrChange>
        </w:rPr>
        <w:t xml:space="preserve">he </w:t>
      </w:r>
      <w:del w:id="1986" w:author="Jordon Beijing" w:date="2020-09-06T10:47:00Z">
        <w:r w:rsidR="00220E03" w:rsidRPr="00031886" w:rsidDel="00C30277">
          <w:rPr>
            <w:rFonts w:ascii="Times New Roman" w:hAnsi="Times New Roman" w:cs="Times New Roman"/>
            <w:lang w:val="en-US"/>
            <w:rPrChange w:id="1987" w:author="Jordon Beijing" w:date="2020-09-04T11:29:00Z">
              <w:rPr>
                <w:rFonts w:ascii="Times" w:hAnsi="Times"/>
                <w:lang w:val="en-US"/>
              </w:rPr>
            </w:rPrChange>
          </w:rPr>
          <w:delText xml:space="preserve">is </w:delText>
        </w:r>
      </w:del>
      <w:ins w:id="1988" w:author="Jordon Beijing" w:date="2020-09-06T10:47:00Z">
        <w:r w:rsidR="00C30277">
          <w:rPr>
            <w:rFonts w:ascii="Times New Roman" w:hAnsi="Times New Roman" w:cs="Times New Roman"/>
            <w:lang w:val="en-US"/>
          </w:rPr>
          <w:t>replied,</w:t>
        </w:r>
        <w:r w:rsidR="00C30277" w:rsidRPr="00031886">
          <w:rPr>
            <w:rFonts w:ascii="Times New Roman" w:hAnsi="Times New Roman" w:cs="Times New Roman"/>
            <w:lang w:val="en-US"/>
            <w:rPrChange w:id="1989"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1990" w:author="Jordon Beijing" w:date="2020-09-04T11:29:00Z">
            <w:rPr>
              <w:rFonts w:ascii="Times" w:hAnsi="Times"/>
              <w:lang w:val="en-US"/>
            </w:rPr>
          </w:rPrChange>
        </w:rPr>
        <w:t xml:space="preserve">totally angry. </w:t>
      </w:r>
    </w:p>
    <w:p w14:paraId="243779E3" w14:textId="0C31099D" w:rsidR="00220E03" w:rsidRPr="00031886" w:rsidRDefault="00C30277" w:rsidP="00A54001">
      <w:pPr>
        <w:ind w:firstLine="420"/>
        <w:rPr>
          <w:rFonts w:ascii="Times New Roman" w:hAnsi="Times New Roman" w:cs="Times New Roman"/>
          <w:lang w:val="en-US"/>
          <w:rPrChange w:id="1991" w:author="Jordon Beijing" w:date="2020-09-04T11:29:00Z">
            <w:rPr>
              <w:rFonts w:ascii="Times" w:hAnsi="Times"/>
              <w:lang w:val="en-US"/>
            </w:rPr>
          </w:rPrChange>
        </w:rPr>
        <w:pPrChange w:id="1992" w:author="Jordon Beijing" w:date="2020-09-05T20:48:00Z">
          <w:pPr/>
        </w:pPrChange>
      </w:pPr>
      <w:ins w:id="1993" w:author="Jordon Beijing" w:date="2020-09-06T10:48:00Z">
        <w:r>
          <w:rPr>
            <w:rFonts w:ascii="Times New Roman" w:hAnsi="Times New Roman" w:cs="Times New Roman"/>
            <w:lang w:val="en-US"/>
          </w:rPr>
          <w:t xml:space="preserve">Then </w:t>
        </w:r>
      </w:ins>
      <w:del w:id="1994" w:author="Jordon Beijing" w:date="2020-09-06T10:47:00Z">
        <w:r w:rsidR="00220E03" w:rsidRPr="00031886" w:rsidDel="00C30277">
          <w:rPr>
            <w:rFonts w:ascii="Times New Roman" w:hAnsi="Times New Roman" w:cs="Times New Roman" w:hint="eastAsia"/>
            <w:lang w:val="en-US"/>
            <w:rPrChange w:id="1995" w:author="Jordon Beijing" w:date="2020-09-04T11:29:00Z">
              <w:rPr>
                <w:rFonts w:ascii="Times" w:hAnsi="Times"/>
                <w:lang w:val="en-US"/>
              </w:rPr>
            </w:rPrChange>
          </w:rPr>
          <w:delText>S</w:delText>
        </w:r>
        <w:r w:rsidR="00220E03" w:rsidRPr="00031886" w:rsidDel="00C30277">
          <w:rPr>
            <w:rFonts w:ascii="Times New Roman" w:hAnsi="Times New Roman" w:cs="Times New Roman"/>
            <w:lang w:val="en-US"/>
            <w:rPrChange w:id="1996" w:author="Jordon Beijing" w:date="2020-09-04T11:29:00Z">
              <w:rPr>
                <w:rFonts w:ascii="Times" w:hAnsi="Times"/>
                <w:lang w:val="en-US"/>
              </w:rPr>
            </w:rPrChange>
          </w:rPr>
          <w:delText xml:space="preserve">he </w:delText>
        </w:r>
      </w:del>
      <w:ins w:id="1997" w:author="Jordon Beijing" w:date="2020-09-06T10:47:00Z">
        <w:r>
          <w:rPr>
            <w:rFonts w:ascii="Times New Roman" w:hAnsi="Times New Roman" w:cs="Times New Roman"/>
            <w:lang w:val="en-US"/>
          </w:rPr>
          <w:t>S</w:t>
        </w:r>
      </w:ins>
      <w:ins w:id="1998" w:author="Jordon Beijing" w:date="2020-09-06T10:48:00Z">
        <w:r>
          <w:rPr>
            <w:rFonts w:ascii="Times New Roman" w:hAnsi="Times New Roman" w:cs="Times New Roman"/>
            <w:lang w:val="en-US"/>
          </w:rPr>
          <w:t xml:space="preserve">now </w:t>
        </w:r>
        <w:r>
          <w:rPr>
            <w:rFonts w:ascii="Times New Roman" w:hAnsi="Times New Roman" w:cs="Times New Roman" w:hint="eastAsia"/>
            <w:lang w:val="en-US"/>
          </w:rPr>
          <w:t>White</w:t>
        </w:r>
      </w:ins>
      <w:ins w:id="1999" w:author="Jordon Beijing" w:date="2020-09-06T10:47:00Z">
        <w:r w:rsidRPr="00031886">
          <w:rPr>
            <w:rFonts w:ascii="Times New Roman" w:hAnsi="Times New Roman" w:cs="Times New Roman"/>
            <w:lang w:val="en-US"/>
            <w:rPrChange w:id="2000"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2001" w:author="Jordon Beijing" w:date="2020-09-04T11:29:00Z">
            <w:rPr>
              <w:rFonts w:ascii="Times" w:hAnsi="Times"/>
              <w:lang w:val="en-US"/>
            </w:rPr>
          </w:rPrChange>
        </w:rPr>
        <w:t xml:space="preserve">ran away, and I </w:t>
      </w:r>
      <w:del w:id="2002" w:author="Jordon Beijing" w:date="2020-09-06T10:48:00Z">
        <w:r w:rsidR="00220E03" w:rsidRPr="00031886" w:rsidDel="00C30277">
          <w:rPr>
            <w:rFonts w:ascii="Times New Roman" w:hAnsi="Times New Roman" w:cs="Times New Roman"/>
            <w:lang w:val="en-US"/>
            <w:rPrChange w:id="2003" w:author="Jordon Beijing" w:date="2020-09-04T11:29:00Z">
              <w:rPr>
                <w:rFonts w:ascii="Times" w:hAnsi="Times"/>
                <w:lang w:val="en-US"/>
              </w:rPr>
            </w:rPrChange>
          </w:rPr>
          <w:delText xml:space="preserve">cannot </w:delText>
        </w:r>
      </w:del>
      <w:ins w:id="2004" w:author="Jordon Beijing" w:date="2020-09-06T10:48:00Z">
        <w:r>
          <w:rPr>
            <w:rFonts w:ascii="Times New Roman" w:hAnsi="Times New Roman" w:cs="Times New Roman"/>
            <w:lang w:val="en-US"/>
          </w:rPr>
          <w:t>could not</w:t>
        </w:r>
        <w:r w:rsidRPr="00031886">
          <w:rPr>
            <w:rFonts w:ascii="Times New Roman" w:hAnsi="Times New Roman" w:cs="Times New Roman"/>
            <w:lang w:val="en-US"/>
            <w:rPrChange w:id="2005"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2006" w:author="Jordon Beijing" w:date="2020-09-04T11:29:00Z">
            <w:rPr>
              <w:rFonts w:ascii="Times" w:hAnsi="Times"/>
              <w:lang w:val="en-US"/>
            </w:rPr>
          </w:rPrChange>
        </w:rPr>
        <w:t xml:space="preserve">believe what I just saw and heard. I </w:t>
      </w:r>
      <w:del w:id="2007" w:author="Jordon Beijing" w:date="2020-09-06T10:48:00Z">
        <w:r w:rsidR="00220E03" w:rsidRPr="00031886" w:rsidDel="00C30277">
          <w:rPr>
            <w:rFonts w:ascii="Times New Roman" w:hAnsi="Times New Roman" w:cs="Times New Roman"/>
            <w:lang w:val="en-US"/>
            <w:rPrChange w:id="2008" w:author="Jordon Beijing" w:date="2020-09-04T11:29:00Z">
              <w:rPr>
                <w:rFonts w:ascii="Times" w:hAnsi="Times"/>
                <w:lang w:val="en-US"/>
              </w:rPr>
            </w:rPrChange>
          </w:rPr>
          <w:delText xml:space="preserve">over </w:delText>
        </w:r>
      </w:del>
      <w:ins w:id="2009" w:author="Jordon Beijing" w:date="2020-09-06T10:48:00Z">
        <w:r>
          <w:rPr>
            <w:rFonts w:ascii="Times New Roman" w:hAnsi="Times New Roman" w:cs="Times New Roman"/>
            <w:lang w:val="en-US"/>
          </w:rPr>
          <w:t>began</w:t>
        </w:r>
        <w:r w:rsidRPr="00031886">
          <w:rPr>
            <w:rFonts w:ascii="Times New Roman" w:hAnsi="Times New Roman" w:cs="Times New Roman"/>
            <w:lang w:val="en-US"/>
            <w:rPrChange w:id="2010"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2011" w:author="Jordon Beijing" w:date="2020-09-04T11:29:00Z">
            <w:rPr>
              <w:rFonts w:ascii="Times" w:hAnsi="Times"/>
              <w:lang w:val="en-US"/>
            </w:rPr>
          </w:rPrChange>
        </w:rPr>
        <w:t xml:space="preserve">thinking </w:t>
      </w:r>
      <w:ins w:id="2012" w:author="Jordon Beijing" w:date="2020-09-06T10:48:00Z">
        <w:r>
          <w:rPr>
            <w:rFonts w:ascii="Times New Roman" w:hAnsi="Times New Roman" w:cs="Times New Roman"/>
            <w:lang w:val="en-US"/>
          </w:rPr>
          <w:t xml:space="preserve">about what she had said. </w:t>
        </w:r>
      </w:ins>
      <w:ins w:id="2013" w:author="Jordon Beijing" w:date="2020-09-06T10:49:00Z">
        <w:r>
          <w:rPr>
            <w:rFonts w:ascii="Times New Roman" w:hAnsi="Times New Roman" w:cs="Times New Roman"/>
            <w:lang w:val="en-US"/>
          </w:rPr>
          <w:t>Had</w:t>
        </w:r>
      </w:ins>
      <w:del w:id="2014" w:author="Jordon Beijing" w:date="2020-09-06T10:49:00Z">
        <w:r w:rsidR="00220E03" w:rsidRPr="00031886" w:rsidDel="00C30277">
          <w:rPr>
            <w:rFonts w:ascii="Times New Roman" w:hAnsi="Times New Roman" w:cs="Times New Roman"/>
            <w:lang w:val="en-US"/>
            <w:rPrChange w:id="2015" w:author="Jordon Beijing" w:date="2020-09-04T11:29:00Z">
              <w:rPr>
                <w:rFonts w:ascii="Times" w:hAnsi="Times"/>
                <w:lang w:val="en-US"/>
              </w:rPr>
            </w:rPrChange>
          </w:rPr>
          <w:delText>did</w:delText>
        </w:r>
      </w:del>
      <w:r w:rsidR="00220E03" w:rsidRPr="00031886">
        <w:rPr>
          <w:rFonts w:ascii="Times New Roman" w:hAnsi="Times New Roman" w:cs="Times New Roman"/>
          <w:lang w:val="en-US"/>
          <w:rPrChange w:id="2016" w:author="Jordon Beijing" w:date="2020-09-04T11:29:00Z">
            <w:rPr>
              <w:rFonts w:ascii="Times" w:hAnsi="Times"/>
              <w:lang w:val="en-US"/>
            </w:rPr>
          </w:rPrChange>
        </w:rPr>
        <w:t xml:space="preserve"> I hurt her spirit? </w:t>
      </w:r>
      <w:del w:id="2017" w:author="Jordon Beijing" w:date="2020-09-06T10:49:00Z">
        <w:r w:rsidR="00220E03" w:rsidRPr="00031886" w:rsidDel="00C30277">
          <w:rPr>
            <w:rFonts w:ascii="Times New Roman" w:hAnsi="Times New Roman" w:cs="Times New Roman"/>
            <w:lang w:val="en-US"/>
            <w:rPrChange w:id="2018" w:author="Jordon Beijing" w:date="2020-09-04T11:29:00Z">
              <w:rPr>
                <w:rFonts w:ascii="Times" w:hAnsi="Times"/>
                <w:lang w:val="en-US"/>
              </w:rPr>
            </w:rPrChange>
          </w:rPr>
          <w:delText xml:space="preserve">Am </w:delText>
        </w:r>
      </w:del>
      <w:ins w:id="2019" w:author="Jordon Beijing" w:date="2020-09-06T10:49:00Z">
        <w:r>
          <w:rPr>
            <w:rFonts w:ascii="Times New Roman" w:hAnsi="Times New Roman" w:cs="Times New Roman"/>
            <w:lang w:val="en-US"/>
          </w:rPr>
          <w:t>Was</w:t>
        </w:r>
        <w:r w:rsidRPr="00031886">
          <w:rPr>
            <w:rFonts w:ascii="Times New Roman" w:hAnsi="Times New Roman" w:cs="Times New Roman"/>
            <w:lang w:val="en-US"/>
            <w:rPrChange w:id="2020"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2021" w:author="Jordon Beijing" w:date="2020-09-04T11:29:00Z">
            <w:rPr>
              <w:rFonts w:ascii="Times" w:hAnsi="Times"/>
              <w:lang w:val="en-US"/>
            </w:rPr>
          </w:rPrChange>
        </w:rPr>
        <w:t xml:space="preserve">I trying to replace </w:t>
      </w:r>
      <w:del w:id="2022" w:author="Jordon Beijing" w:date="2020-09-06T10:49:00Z">
        <w:r w:rsidR="00220E03" w:rsidRPr="00031886" w:rsidDel="00C30277">
          <w:rPr>
            <w:rFonts w:ascii="Times New Roman" w:hAnsi="Times New Roman" w:cs="Times New Roman"/>
            <w:lang w:val="en-US"/>
            <w:rPrChange w:id="2023" w:author="Jordon Beijing" w:date="2020-09-04T11:29:00Z">
              <w:rPr>
                <w:rFonts w:ascii="Times" w:hAnsi="Times"/>
                <w:lang w:val="en-US"/>
              </w:rPr>
            </w:rPrChange>
          </w:rPr>
          <w:delText xml:space="preserve">of </w:delText>
        </w:r>
      </w:del>
      <w:r w:rsidR="00220E03" w:rsidRPr="00031886">
        <w:rPr>
          <w:rFonts w:ascii="Times New Roman" w:hAnsi="Times New Roman" w:cs="Times New Roman"/>
          <w:lang w:val="en-US"/>
          <w:rPrChange w:id="2024" w:author="Jordon Beijing" w:date="2020-09-04T11:29:00Z">
            <w:rPr>
              <w:rFonts w:ascii="Times" w:hAnsi="Times"/>
              <w:lang w:val="en-US"/>
            </w:rPr>
          </w:rPrChange>
        </w:rPr>
        <w:t xml:space="preserve">her mother? But none of these </w:t>
      </w:r>
      <w:del w:id="2025" w:author="Jordon Beijing" w:date="2020-09-06T11:00:00Z">
        <w:r w:rsidR="00220E03" w:rsidRPr="00031886" w:rsidDel="005369AB">
          <w:rPr>
            <w:rFonts w:ascii="Times New Roman" w:hAnsi="Times New Roman" w:cs="Times New Roman"/>
            <w:lang w:val="en-US"/>
            <w:rPrChange w:id="2026" w:author="Jordon Beijing" w:date="2020-09-04T11:29:00Z">
              <w:rPr>
                <w:rFonts w:ascii="Times" w:hAnsi="Times"/>
                <w:lang w:val="en-US"/>
              </w:rPr>
            </w:rPrChange>
          </w:rPr>
          <w:delText xml:space="preserve">thing </w:delText>
        </w:r>
      </w:del>
      <w:ins w:id="2027" w:author="Jordon Beijing" w:date="2020-09-06T11:00:00Z">
        <w:r w:rsidR="005369AB">
          <w:rPr>
            <w:rFonts w:ascii="Times New Roman" w:hAnsi="Times New Roman" w:cs="Times New Roman"/>
            <w:lang w:val="en-US"/>
          </w:rPr>
          <w:t>accusations</w:t>
        </w:r>
        <w:r w:rsidR="005369AB" w:rsidRPr="00031886">
          <w:rPr>
            <w:rFonts w:ascii="Times New Roman" w:hAnsi="Times New Roman" w:cs="Times New Roman"/>
            <w:lang w:val="en-US"/>
            <w:rPrChange w:id="2028" w:author="Jordon Beijing" w:date="2020-09-04T11:29:00Z">
              <w:rPr>
                <w:rFonts w:ascii="Times" w:hAnsi="Times"/>
                <w:lang w:val="en-US"/>
              </w:rPr>
            </w:rPrChange>
          </w:rPr>
          <w:t xml:space="preserve"> </w:t>
        </w:r>
      </w:ins>
      <w:del w:id="2029" w:author="Jordon Beijing" w:date="2020-09-06T10:49:00Z">
        <w:r w:rsidR="00220E03" w:rsidRPr="00031886" w:rsidDel="00C30277">
          <w:rPr>
            <w:rFonts w:ascii="Times New Roman" w:hAnsi="Times New Roman" w:cs="Times New Roman"/>
            <w:lang w:val="en-US"/>
            <w:rPrChange w:id="2030" w:author="Jordon Beijing" w:date="2020-09-04T11:29:00Z">
              <w:rPr>
                <w:rFonts w:ascii="Times" w:hAnsi="Times"/>
                <w:lang w:val="en-US"/>
              </w:rPr>
            </w:rPrChange>
          </w:rPr>
          <w:delText xml:space="preserve">are </w:delText>
        </w:r>
      </w:del>
      <w:ins w:id="2031" w:author="Jordon Beijing" w:date="2020-09-06T10:49:00Z">
        <w:r>
          <w:rPr>
            <w:rFonts w:ascii="Times New Roman" w:hAnsi="Times New Roman" w:cs="Times New Roman"/>
            <w:lang w:val="en-US"/>
          </w:rPr>
          <w:t>were</w:t>
        </w:r>
        <w:r w:rsidRPr="00031886">
          <w:rPr>
            <w:rFonts w:ascii="Times New Roman" w:hAnsi="Times New Roman" w:cs="Times New Roman"/>
            <w:lang w:val="en-US"/>
            <w:rPrChange w:id="2032"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2033" w:author="Jordon Beijing" w:date="2020-09-04T11:29:00Z">
            <w:rPr>
              <w:rFonts w:ascii="Times" w:hAnsi="Times"/>
              <w:lang w:val="en-US"/>
            </w:rPr>
          </w:rPrChange>
        </w:rPr>
        <w:t xml:space="preserve">true. She just made </w:t>
      </w:r>
      <w:ins w:id="2034" w:author="Jordon Beijing" w:date="2020-09-06T11:00:00Z">
        <w:r w:rsidR="005369AB">
          <w:rPr>
            <w:rFonts w:ascii="Times New Roman" w:hAnsi="Times New Roman" w:cs="Times New Roman"/>
            <w:lang w:val="en-US"/>
          </w:rPr>
          <w:t xml:space="preserve">up </w:t>
        </w:r>
      </w:ins>
      <w:del w:id="2035" w:author="Jordon Beijing" w:date="2020-09-06T10:49:00Z">
        <w:r w:rsidR="00220E03" w:rsidRPr="00031886" w:rsidDel="00C30277">
          <w:rPr>
            <w:rFonts w:ascii="Times New Roman" w:hAnsi="Times New Roman" w:cs="Times New Roman"/>
            <w:lang w:val="en-US"/>
            <w:rPrChange w:id="2036" w:author="Jordon Beijing" w:date="2020-09-04T11:29:00Z">
              <w:rPr>
                <w:rFonts w:ascii="Times" w:hAnsi="Times"/>
                <w:lang w:val="en-US"/>
              </w:rPr>
            </w:rPrChange>
          </w:rPr>
          <w:delText>excuses</w:delText>
        </w:r>
      </w:del>
      <w:ins w:id="2037" w:author="Jordon Beijing" w:date="2020-09-06T10:49:00Z">
        <w:r w:rsidRPr="00031886">
          <w:rPr>
            <w:rFonts w:ascii="Times New Roman" w:hAnsi="Times New Roman" w:cs="Times New Roman"/>
            <w:lang w:val="en-US"/>
            <w:rPrChange w:id="2038" w:author="Jordon Beijing" w:date="2020-09-04T11:29:00Z">
              <w:rPr>
                <w:rFonts w:ascii="Times New Roman" w:hAnsi="Times New Roman" w:cs="Times New Roman"/>
                <w:lang w:val="en-US"/>
              </w:rPr>
            </w:rPrChange>
          </w:rPr>
          <w:t>excuses</w:t>
        </w:r>
      </w:ins>
      <w:r w:rsidR="00220E03" w:rsidRPr="00031886">
        <w:rPr>
          <w:rFonts w:ascii="Times New Roman" w:hAnsi="Times New Roman" w:cs="Times New Roman"/>
          <w:lang w:val="en-US"/>
          <w:rPrChange w:id="2039" w:author="Jordon Beijing" w:date="2020-09-04T11:29:00Z">
            <w:rPr>
              <w:rFonts w:ascii="Times" w:hAnsi="Times"/>
              <w:lang w:val="en-US"/>
            </w:rPr>
          </w:rPrChange>
        </w:rPr>
        <w:t xml:space="preserve"> </w:t>
      </w:r>
      <w:del w:id="2040" w:author="Jordon Beijing" w:date="2020-09-06T11:00:00Z">
        <w:r w:rsidR="00220E03" w:rsidRPr="00031886" w:rsidDel="005369AB">
          <w:rPr>
            <w:rFonts w:ascii="Times New Roman" w:hAnsi="Times New Roman" w:cs="Times New Roman"/>
            <w:lang w:val="en-US"/>
            <w:rPrChange w:id="2041" w:author="Jordon Beijing" w:date="2020-09-04T11:29:00Z">
              <w:rPr>
                <w:rFonts w:ascii="Times" w:hAnsi="Times"/>
                <w:lang w:val="en-US"/>
              </w:rPr>
            </w:rPrChange>
          </w:rPr>
          <w:delText xml:space="preserve">that </w:delText>
        </w:r>
      </w:del>
      <w:ins w:id="2042" w:author="Jordon Beijing" w:date="2020-09-06T11:00:00Z">
        <w:r w:rsidR="005369AB">
          <w:rPr>
            <w:rFonts w:ascii="Times New Roman" w:hAnsi="Times New Roman" w:cs="Times New Roman"/>
            <w:lang w:val="en-US"/>
          </w:rPr>
          <w:t>t</w:t>
        </w:r>
      </w:ins>
      <w:ins w:id="2043" w:author="Jordon Beijing" w:date="2020-09-06T11:01:00Z">
        <w:r w:rsidR="005369AB">
          <w:rPr>
            <w:rFonts w:ascii="Times New Roman" w:hAnsi="Times New Roman" w:cs="Times New Roman"/>
            <w:lang w:val="en-US"/>
          </w:rPr>
          <w:t>o</w:t>
        </w:r>
      </w:ins>
      <w:ins w:id="2044" w:author="Jordon Beijing" w:date="2020-09-06T11:00:00Z">
        <w:r w:rsidR="005369AB" w:rsidRPr="00031886">
          <w:rPr>
            <w:rFonts w:ascii="Times New Roman" w:hAnsi="Times New Roman" w:cs="Times New Roman"/>
            <w:lang w:val="en-US"/>
            <w:rPrChange w:id="2045" w:author="Jordon Beijing" w:date="2020-09-04T11:29:00Z">
              <w:rPr>
                <w:rFonts w:ascii="Times" w:hAnsi="Times"/>
                <w:lang w:val="en-US"/>
              </w:rPr>
            </w:rPrChange>
          </w:rPr>
          <w:t xml:space="preserve"> </w:t>
        </w:r>
      </w:ins>
      <w:del w:id="2046" w:author="Jordon Beijing" w:date="2020-09-06T10:49:00Z">
        <w:r w:rsidR="00220E03" w:rsidRPr="00031886" w:rsidDel="00C30277">
          <w:rPr>
            <w:rFonts w:ascii="Times New Roman" w:hAnsi="Times New Roman" w:cs="Times New Roman"/>
            <w:lang w:val="en-US"/>
            <w:rPrChange w:id="2047" w:author="Jordon Beijing" w:date="2020-09-04T11:29:00Z">
              <w:rPr>
                <w:rFonts w:ascii="Times" w:hAnsi="Times"/>
                <w:lang w:val="en-US"/>
              </w:rPr>
            </w:rPrChange>
          </w:rPr>
          <w:delText xml:space="preserve">make </w:delText>
        </w:r>
      </w:del>
      <w:ins w:id="2048" w:author="Jordon Beijing" w:date="2020-09-06T10:49:00Z">
        <w:r>
          <w:rPr>
            <w:rFonts w:ascii="Times New Roman" w:hAnsi="Times New Roman" w:cs="Times New Roman"/>
            <w:lang w:val="en-US"/>
          </w:rPr>
          <w:t>ma</w:t>
        </w:r>
      </w:ins>
      <w:ins w:id="2049" w:author="Jordon Beijing" w:date="2020-09-06T11:01:00Z">
        <w:r w:rsidR="005369AB">
          <w:rPr>
            <w:rFonts w:ascii="Times New Roman" w:hAnsi="Times New Roman" w:cs="Times New Roman"/>
            <w:lang w:val="en-US"/>
          </w:rPr>
          <w:t>k</w:t>
        </w:r>
      </w:ins>
      <w:ins w:id="2050" w:author="Jordon Beijing" w:date="2020-09-06T10:49:00Z">
        <w:r>
          <w:rPr>
            <w:rFonts w:ascii="Times New Roman" w:hAnsi="Times New Roman" w:cs="Times New Roman"/>
            <w:lang w:val="en-US"/>
          </w:rPr>
          <w:t>e</w:t>
        </w:r>
        <w:r w:rsidRPr="00031886">
          <w:rPr>
            <w:rFonts w:ascii="Times New Roman" w:hAnsi="Times New Roman" w:cs="Times New Roman"/>
            <w:lang w:val="en-US"/>
            <w:rPrChange w:id="2051" w:author="Jordon Beijing" w:date="2020-09-04T11:29:00Z">
              <w:rPr>
                <w:rFonts w:ascii="Times" w:hAnsi="Times"/>
                <w:lang w:val="en-US"/>
              </w:rPr>
            </w:rPrChange>
          </w:rPr>
          <w:t xml:space="preserve"> </w:t>
        </w:r>
      </w:ins>
      <w:del w:id="2052" w:author="Jordon Beijing" w:date="2020-09-06T10:49:00Z">
        <w:r w:rsidR="00220E03" w:rsidRPr="00031886" w:rsidDel="00C30277">
          <w:rPr>
            <w:rFonts w:ascii="Times New Roman" w:hAnsi="Times New Roman" w:cs="Times New Roman"/>
            <w:lang w:val="en-US"/>
            <w:rPrChange w:id="2053" w:author="Jordon Beijing" w:date="2020-09-04T11:29:00Z">
              <w:rPr>
                <w:rFonts w:ascii="Times" w:hAnsi="Times"/>
                <w:lang w:val="en-US"/>
              </w:rPr>
            </w:rPrChange>
          </w:rPr>
          <w:delText xml:space="preserve">she </w:delText>
        </w:r>
      </w:del>
      <w:ins w:id="2054" w:author="Jordon Beijing" w:date="2020-09-06T10:49:00Z">
        <w:r>
          <w:rPr>
            <w:rFonts w:ascii="Times New Roman" w:hAnsi="Times New Roman" w:cs="Times New Roman"/>
            <w:lang w:val="en-US"/>
          </w:rPr>
          <w:t>her</w:t>
        </w:r>
        <w:r w:rsidRPr="00031886">
          <w:rPr>
            <w:rFonts w:ascii="Times New Roman" w:hAnsi="Times New Roman" w:cs="Times New Roman"/>
            <w:lang w:val="en-US"/>
            <w:rPrChange w:id="2055"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2056" w:author="Jordon Beijing" w:date="2020-09-04T11:29:00Z">
            <w:rPr>
              <w:rFonts w:ascii="Times" w:hAnsi="Times"/>
              <w:lang w:val="en-US"/>
            </w:rPr>
          </w:rPrChange>
        </w:rPr>
        <w:t xml:space="preserve">feel better to hate me with no reason. I couldn’t believe </w:t>
      </w:r>
      <w:ins w:id="2057" w:author="Jordon Beijing" w:date="2020-09-06T10:49:00Z">
        <w:r>
          <w:rPr>
            <w:rFonts w:ascii="Times New Roman" w:hAnsi="Times New Roman" w:cs="Times New Roman"/>
            <w:lang w:val="en-US"/>
          </w:rPr>
          <w:t xml:space="preserve">that </w:t>
        </w:r>
      </w:ins>
      <w:r w:rsidR="00220E03" w:rsidRPr="00031886">
        <w:rPr>
          <w:rFonts w:ascii="Times New Roman" w:hAnsi="Times New Roman" w:cs="Times New Roman"/>
          <w:lang w:val="en-US"/>
          <w:rPrChange w:id="2058" w:author="Jordon Beijing" w:date="2020-09-04T11:29:00Z">
            <w:rPr>
              <w:rFonts w:ascii="Times" w:hAnsi="Times"/>
              <w:lang w:val="en-US"/>
            </w:rPr>
          </w:rPrChange>
        </w:rPr>
        <w:t xml:space="preserve">one day I </w:t>
      </w:r>
      <w:del w:id="2059" w:author="Jordon Beijing" w:date="2020-09-06T10:49:00Z">
        <w:r w:rsidR="00220E03" w:rsidRPr="00031886" w:rsidDel="00C30277">
          <w:rPr>
            <w:rFonts w:ascii="Times New Roman" w:hAnsi="Times New Roman" w:cs="Times New Roman"/>
            <w:lang w:val="en-US"/>
            <w:rPrChange w:id="2060" w:author="Jordon Beijing" w:date="2020-09-04T11:29:00Z">
              <w:rPr>
                <w:rFonts w:ascii="Times" w:hAnsi="Times"/>
                <w:lang w:val="en-US"/>
              </w:rPr>
            </w:rPrChange>
          </w:rPr>
          <w:delText xml:space="preserve">will </w:delText>
        </w:r>
      </w:del>
      <w:ins w:id="2061" w:author="Jordon Beijing" w:date="2020-09-06T10:49:00Z">
        <w:r>
          <w:rPr>
            <w:rFonts w:ascii="Times New Roman" w:hAnsi="Times New Roman" w:cs="Times New Roman"/>
            <w:lang w:val="en-US"/>
          </w:rPr>
          <w:t>would</w:t>
        </w:r>
        <w:r w:rsidRPr="00031886">
          <w:rPr>
            <w:rFonts w:ascii="Times New Roman" w:hAnsi="Times New Roman" w:cs="Times New Roman"/>
            <w:lang w:val="en-US"/>
            <w:rPrChange w:id="2062" w:author="Jordon Beijing" w:date="2020-09-04T11:29:00Z">
              <w:rPr>
                <w:rFonts w:ascii="Times" w:hAnsi="Times"/>
                <w:lang w:val="en-US"/>
              </w:rPr>
            </w:rPrChange>
          </w:rPr>
          <w:t xml:space="preserve"> </w:t>
        </w:r>
      </w:ins>
      <w:r w:rsidR="00220E03" w:rsidRPr="00031886">
        <w:rPr>
          <w:rFonts w:ascii="Times New Roman" w:hAnsi="Times New Roman" w:cs="Times New Roman"/>
          <w:lang w:val="en-US"/>
          <w:rPrChange w:id="2063" w:author="Jordon Beijing" w:date="2020-09-04T11:29:00Z">
            <w:rPr>
              <w:rFonts w:ascii="Times" w:hAnsi="Times"/>
              <w:lang w:val="en-US"/>
            </w:rPr>
          </w:rPrChange>
        </w:rPr>
        <w:t>be</w:t>
      </w:r>
      <w:ins w:id="2064" w:author="Jordon Beijing" w:date="2020-09-06T10:49:00Z">
        <w:r>
          <w:rPr>
            <w:rFonts w:ascii="Times New Roman" w:hAnsi="Times New Roman" w:cs="Times New Roman"/>
            <w:lang w:val="en-US"/>
          </w:rPr>
          <w:t>come</w:t>
        </w:r>
      </w:ins>
      <w:r w:rsidR="00220E03" w:rsidRPr="00031886">
        <w:rPr>
          <w:rFonts w:ascii="Times New Roman" w:hAnsi="Times New Roman" w:cs="Times New Roman"/>
          <w:lang w:val="en-US"/>
          <w:rPrChange w:id="2065" w:author="Jordon Beijing" w:date="2020-09-04T11:29:00Z">
            <w:rPr>
              <w:rFonts w:ascii="Times" w:hAnsi="Times"/>
              <w:lang w:val="en-US"/>
            </w:rPr>
          </w:rPrChange>
        </w:rPr>
        <w:t xml:space="preserve"> the evil step mother.  </w:t>
      </w:r>
    </w:p>
    <w:p w14:paraId="2E273D6B" w14:textId="77777777" w:rsidR="005369AB" w:rsidRDefault="00220E03" w:rsidP="00A54001">
      <w:pPr>
        <w:ind w:firstLine="420"/>
        <w:rPr>
          <w:ins w:id="2066" w:author="Jordon Beijing" w:date="2020-09-06T11:00:00Z"/>
          <w:rFonts w:ascii="Times New Roman" w:hAnsi="Times New Roman" w:cs="Times New Roman"/>
          <w:lang w:val="en-US"/>
        </w:rPr>
      </w:pPr>
      <w:r w:rsidRPr="00031886">
        <w:rPr>
          <w:rFonts w:ascii="Times New Roman" w:hAnsi="Times New Roman" w:cs="Times New Roman"/>
          <w:lang w:val="en-US"/>
          <w:rPrChange w:id="2067" w:author="Jordon Beijing" w:date="2020-09-04T11:29:00Z">
            <w:rPr>
              <w:rFonts w:ascii="Times" w:hAnsi="Times"/>
              <w:lang w:val="en-US"/>
            </w:rPr>
          </w:rPrChange>
        </w:rPr>
        <w:t>Then, you know</w:t>
      </w:r>
      <w:ins w:id="2068" w:author="Jordon Beijing" w:date="2020-09-06T10:49:00Z">
        <w:r w:rsidR="00C30277">
          <w:rPr>
            <w:rFonts w:ascii="Times New Roman" w:hAnsi="Times New Roman" w:cs="Times New Roman"/>
            <w:lang w:val="en-US"/>
          </w:rPr>
          <w:t xml:space="preserve"> as the story goes</w:t>
        </w:r>
      </w:ins>
      <w:r w:rsidRPr="00031886">
        <w:rPr>
          <w:rFonts w:ascii="Times New Roman" w:hAnsi="Times New Roman" w:cs="Times New Roman"/>
          <w:lang w:val="en-US"/>
          <w:rPrChange w:id="2069" w:author="Jordon Beijing" w:date="2020-09-04T11:29:00Z">
            <w:rPr>
              <w:rFonts w:ascii="Times" w:hAnsi="Times"/>
              <w:lang w:val="en-US"/>
            </w:rPr>
          </w:rPrChange>
        </w:rPr>
        <w:t>, she ran in</w:t>
      </w:r>
      <w:del w:id="2070" w:author="Jordon Beijing" w:date="2020-09-06T10:49:00Z">
        <w:r w:rsidRPr="00031886" w:rsidDel="00C30277">
          <w:rPr>
            <w:rFonts w:ascii="Times New Roman" w:hAnsi="Times New Roman" w:cs="Times New Roman"/>
            <w:lang w:val="en-US"/>
            <w:rPrChange w:id="2071" w:author="Jordon Beijing" w:date="2020-09-04T11:29:00Z">
              <w:rPr>
                <w:rFonts w:ascii="Times" w:hAnsi="Times"/>
                <w:lang w:val="en-US"/>
              </w:rPr>
            </w:rPrChange>
          </w:rPr>
          <w:delText xml:space="preserve"> </w:delText>
        </w:r>
      </w:del>
      <w:r w:rsidRPr="00031886">
        <w:rPr>
          <w:rFonts w:ascii="Times New Roman" w:hAnsi="Times New Roman" w:cs="Times New Roman"/>
          <w:lang w:val="en-US"/>
          <w:rPrChange w:id="2072" w:author="Jordon Beijing" w:date="2020-09-04T11:29:00Z">
            <w:rPr>
              <w:rFonts w:ascii="Times" w:hAnsi="Times"/>
              <w:lang w:val="en-US"/>
            </w:rPr>
          </w:rPrChange>
        </w:rPr>
        <w:t xml:space="preserve">to the forest, </w:t>
      </w:r>
      <w:ins w:id="2073" w:author="Jordon Beijing" w:date="2020-09-06T10:50:00Z">
        <w:r w:rsidR="00C30277">
          <w:rPr>
            <w:rFonts w:ascii="Times New Roman" w:hAnsi="Times New Roman" w:cs="Times New Roman"/>
            <w:lang w:val="en-US"/>
          </w:rPr>
          <w:t xml:space="preserve">where </w:t>
        </w:r>
      </w:ins>
      <w:del w:id="2074" w:author="Jordon Beijing" w:date="2020-09-06T10:52:00Z">
        <w:r w:rsidRPr="00031886" w:rsidDel="00C30277">
          <w:rPr>
            <w:rFonts w:ascii="Times New Roman" w:hAnsi="Times New Roman" w:cs="Times New Roman"/>
            <w:lang w:val="en-US"/>
            <w:rPrChange w:id="2075" w:author="Jordon Beijing" w:date="2020-09-04T11:29:00Z">
              <w:rPr>
                <w:rFonts w:ascii="Times" w:hAnsi="Times"/>
                <w:lang w:val="en-US"/>
              </w:rPr>
            </w:rPrChange>
          </w:rPr>
          <w:delText>dwafts</w:delText>
        </w:r>
      </w:del>
      <w:ins w:id="2076" w:author="Jordon Beijing" w:date="2020-09-06T10:52:00Z">
        <w:r w:rsidR="00C30277" w:rsidRPr="00031886">
          <w:rPr>
            <w:rFonts w:ascii="Times New Roman" w:hAnsi="Times New Roman" w:cs="Times New Roman"/>
            <w:lang w:val="en-US"/>
            <w:rPrChange w:id="2077" w:author="Jordon Beijing" w:date="2020-09-04T11:29:00Z">
              <w:rPr>
                <w:rFonts w:ascii="Times New Roman" w:hAnsi="Times New Roman" w:cs="Times New Roman"/>
                <w:lang w:val="en-US"/>
              </w:rPr>
            </w:rPrChange>
          </w:rPr>
          <w:t>dwarfs</w:t>
        </w:r>
      </w:ins>
      <w:r w:rsidRPr="00031886">
        <w:rPr>
          <w:rFonts w:ascii="Times New Roman" w:hAnsi="Times New Roman" w:cs="Times New Roman"/>
          <w:lang w:val="en-US"/>
          <w:rPrChange w:id="2078" w:author="Jordon Beijing" w:date="2020-09-04T11:29:00Z">
            <w:rPr>
              <w:rFonts w:ascii="Times" w:hAnsi="Times"/>
              <w:lang w:val="en-US"/>
            </w:rPr>
          </w:rPrChange>
        </w:rPr>
        <w:t xml:space="preserve"> found her</w:t>
      </w:r>
      <w:ins w:id="2079" w:author="Jordon Beijing" w:date="2020-09-06T10:50:00Z">
        <w:r w:rsidR="00C30277">
          <w:rPr>
            <w:rFonts w:ascii="Times New Roman" w:hAnsi="Times New Roman" w:cs="Times New Roman"/>
            <w:lang w:val="en-US"/>
          </w:rPr>
          <w:t xml:space="preserve">. Then the </w:t>
        </w:r>
      </w:ins>
      <w:del w:id="2080" w:author="Jordon Beijing" w:date="2020-09-06T10:50:00Z">
        <w:r w:rsidRPr="00031886" w:rsidDel="00C30277">
          <w:rPr>
            <w:rFonts w:ascii="Times New Roman" w:hAnsi="Times New Roman" w:cs="Times New Roman"/>
            <w:lang w:val="en-US"/>
            <w:rPrChange w:id="2081" w:author="Jordon Beijing" w:date="2020-09-04T11:29:00Z">
              <w:rPr>
                <w:rFonts w:ascii="Times" w:hAnsi="Times"/>
                <w:lang w:val="en-US"/>
              </w:rPr>
            </w:rPrChange>
          </w:rPr>
          <w:delText xml:space="preserve">, </w:delText>
        </w:r>
      </w:del>
      <w:r w:rsidRPr="00031886">
        <w:rPr>
          <w:rFonts w:ascii="Times New Roman" w:hAnsi="Times New Roman" w:cs="Times New Roman"/>
          <w:lang w:val="en-US"/>
          <w:rPrChange w:id="2082" w:author="Jordon Beijing" w:date="2020-09-04T11:29:00Z">
            <w:rPr>
              <w:rFonts w:ascii="Times" w:hAnsi="Times"/>
              <w:lang w:val="en-US"/>
            </w:rPr>
          </w:rPrChange>
        </w:rPr>
        <w:t>prince came</w:t>
      </w:r>
      <w:del w:id="2083" w:author="Jordon Beijing" w:date="2020-09-06T10:50:00Z">
        <w:r w:rsidRPr="00031886" w:rsidDel="00C30277">
          <w:rPr>
            <w:rFonts w:ascii="Times New Roman" w:hAnsi="Times New Roman" w:cs="Times New Roman"/>
            <w:lang w:val="en-US"/>
            <w:rPrChange w:id="2084" w:author="Jordon Beijing" w:date="2020-09-04T11:29:00Z">
              <w:rPr>
                <w:rFonts w:ascii="Times" w:hAnsi="Times"/>
                <w:lang w:val="en-US"/>
              </w:rPr>
            </w:rPrChange>
          </w:rPr>
          <w:delText>,</w:delText>
        </w:r>
      </w:del>
      <w:r w:rsidRPr="00031886">
        <w:rPr>
          <w:rFonts w:ascii="Times New Roman" w:hAnsi="Times New Roman" w:cs="Times New Roman"/>
          <w:lang w:val="en-US"/>
          <w:rPrChange w:id="2085" w:author="Jordon Beijing" w:date="2020-09-04T11:29:00Z">
            <w:rPr>
              <w:rFonts w:ascii="Times" w:hAnsi="Times"/>
              <w:lang w:val="en-US"/>
            </w:rPr>
          </w:rPrChange>
        </w:rPr>
        <w:t xml:space="preserve"> and saved her,</w:t>
      </w:r>
      <w:ins w:id="2086" w:author="Jordon Beijing" w:date="2020-09-06T10:50:00Z">
        <w:r w:rsidR="00C30277">
          <w:rPr>
            <w:rFonts w:ascii="Times New Roman" w:hAnsi="Times New Roman" w:cs="Times New Roman"/>
            <w:lang w:val="en-US"/>
          </w:rPr>
          <w:t xml:space="preserve"> so</w:t>
        </w:r>
      </w:ins>
      <w:r w:rsidRPr="00031886">
        <w:rPr>
          <w:rFonts w:ascii="Times New Roman" w:hAnsi="Times New Roman" w:cs="Times New Roman"/>
          <w:lang w:val="en-US"/>
          <w:rPrChange w:id="2087" w:author="Jordon Beijing" w:date="2020-09-04T11:29:00Z">
            <w:rPr>
              <w:rFonts w:ascii="Times" w:hAnsi="Times"/>
              <w:lang w:val="en-US"/>
            </w:rPr>
          </w:rPrChange>
        </w:rPr>
        <w:t xml:space="preserve"> she found her love</w:t>
      </w:r>
      <w:ins w:id="2088" w:author="Jordon Beijing" w:date="2020-09-06T10:50:00Z">
        <w:r w:rsidR="00C30277">
          <w:rPr>
            <w:rFonts w:ascii="Times New Roman" w:hAnsi="Times New Roman" w:cs="Times New Roman"/>
            <w:lang w:val="en-US"/>
          </w:rPr>
          <w:t>.</w:t>
        </w:r>
      </w:ins>
      <w:del w:id="2089" w:author="Jordon Beijing" w:date="2020-09-06T10:50:00Z">
        <w:r w:rsidRPr="00031886" w:rsidDel="00C30277">
          <w:rPr>
            <w:rFonts w:ascii="Times New Roman" w:hAnsi="Times New Roman" w:cs="Times New Roman"/>
            <w:lang w:val="en-US"/>
            <w:rPrChange w:id="2090" w:author="Jordon Beijing" w:date="2020-09-04T11:29:00Z">
              <w:rPr>
                <w:rFonts w:ascii="Times" w:hAnsi="Times"/>
                <w:lang w:val="en-US"/>
              </w:rPr>
            </w:rPrChange>
          </w:rPr>
          <w:delText>,</w:delText>
        </w:r>
      </w:del>
      <w:r w:rsidRPr="00031886">
        <w:rPr>
          <w:rFonts w:ascii="Times New Roman" w:hAnsi="Times New Roman" w:cs="Times New Roman"/>
          <w:lang w:val="en-US"/>
          <w:rPrChange w:id="2091" w:author="Jordon Beijing" w:date="2020-09-04T11:29:00Z">
            <w:rPr>
              <w:rFonts w:ascii="Times" w:hAnsi="Times"/>
              <w:lang w:val="en-US"/>
            </w:rPr>
          </w:rPrChange>
        </w:rPr>
        <w:t xml:space="preserve"> </w:t>
      </w:r>
      <w:ins w:id="2092" w:author="Jordon Beijing" w:date="2020-09-06T10:50:00Z">
        <w:r w:rsidR="00C30277">
          <w:rPr>
            <w:rFonts w:ascii="Times New Roman" w:hAnsi="Times New Roman" w:cs="Times New Roman"/>
            <w:lang w:val="en-US"/>
          </w:rPr>
          <w:t>B</w:t>
        </w:r>
      </w:ins>
      <w:del w:id="2093" w:author="Jordon Beijing" w:date="2020-09-06T10:50:00Z">
        <w:r w:rsidRPr="00031886" w:rsidDel="00C30277">
          <w:rPr>
            <w:rFonts w:ascii="Times New Roman" w:hAnsi="Times New Roman" w:cs="Times New Roman"/>
            <w:lang w:val="en-US"/>
            <w:rPrChange w:id="2094" w:author="Jordon Beijing" w:date="2020-09-04T11:29:00Z">
              <w:rPr>
                <w:rFonts w:ascii="Times" w:hAnsi="Times"/>
                <w:lang w:val="en-US"/>
              </w:rPr>
            </w:rPrChange>
          </w:rPr>
          <w:delText>b</w:delText>
        </w:r>
      </w:del>
      <w:r w:rsidRPr="00031886">
        <w:rPr>
          <w:rFonts w:ascii="Times New Roman" w:hAnsi="Times New Roman" w:cs="Times New Roman"/>
          <w:lang w:val="en-US"/>
          <w:rPrChange w:id="2095" w:author="Jordon Beijing" w:date="2020-09-04T11:29:00Z">
            <w:rPr>
              <w:rFonts w:ascii="Times" w:hAnsi="Times"/>
              <w:lang w:val="en-US"/>
            </w:rPr>
          </w:rPrChange>
        </w:rPr>
        <w:t>ut I was maltreat</w:t>
      </w:r>
      <w:ins w:id="2096" w:author="Jordon Beijing" w:date="2020-09-06T10:50:00Z">
        <w:r w:rsidR="00C30277">
          <w:rPr>
            <w:rFonts w:ascii="Times New Roman" w:hAnsi="Times New Roman" w:cs="Times New Roman"/>
            <w:lang w:val="en-US"/>
          </w:rPr>
          <w:t>ed</w:t>
        </w:r>
      </w:ins>
      <w:r w:rsidRPr="00031886">
        <w:rPr>
          <w:rFonts w:ascii="Times New Roman" w:hAnsi="Times New Roman" w:cs="Times New Roman"/>
          <w:lang w:val="en-US"/>
          <w:rPrChange w:id="2097" w:author="Jordon Beijing" w:date="2020-09-04T11:29:00Z">
            <w:rPr>
              <w:rFonts w:ascii="Times" w:hAnsi="Times"/>
              <w:lang w:val="en-US"/>
            </w:rPr>
          </w:rPrChange>
        </w:rPr>
        <w:t xml:space="preserve"> by her when she told everyone the “truth” that she made </w:t>
      </w:r>
      <w:ins w:id="2098" w:author="Jordon Beijing" w:date="2020-09-06T10:50:00Z">
        <w:r w:rsidR="00C30277">
          <w:rPr>
            <w:rFonts w:ascii="Times New Roman" w:hAnsi="Times New Roman" w:cs="Times New Roman"/>
            <w:lang w:val="en-US"/>
          </w:rPr>
          <w:t xml:space="preserve">for </w:t>
        </w:r>
      </w:ins>
      <w:r w:rsidRPr="00031886">
        <w:rPr>
          <w:rFonts w:ascii="Times New Roman" w:hAnsi="Times New Roman" w:cs="Times New Roman"/>
          <w:lang w:val="en-US"/>
          <w:rPrChange w:id="2099" w:author="Jordon Beijing" w:date="2020-09-04T11:29:00Z">
            <w:rPr>
              <w:rFonts w:ascii="Times" w:hAnsi="Times"/>
              <w:lang w:val="en-US"/>
            </w:rPr>
          </w:rPrChange>
        </w:rPr>
        <w:t>herself, “The evil witch poison</w:t>
      </w:r>
      <w:ins w:id="2100" w:author="Jordon Beijing" w:date="2020-09-06T10:50:00Z">
        <w:r w:rsidR="00C30277">
          <w:rPr>
            <w:rFonts w:ascii="Times New Roman" w:hAnsi="Times New Roman" w:cs="Times New Roman"/>
            <w:lang w:val="en-US"/>
          </w:rPr>
          <w:t>ed</w:t>
        </w:r>
      </w:ins>
      <w:r w:rsidRPr="00031886">
        <w:rPr>
          <w:rFonts w:ascii="Times New Roman" w:hAnsi="Times New Roman" w:cs="Times New Roman"/>
          <w:lang w:val="en-US"/>
          <w:rPrChange w:id="2101" w:author="Jordon Beijing" w:date="2020-09-04T11:29:00Z">
            <w:rPr>
              <w:rFonts w:ascii="Times" w:hAnsi="Times"/>
              <w:lang w:val="en-US"/>
            </w:rPr>
          </w:rPrChange>
        </w:rPr>
        <w:t xml:space="preserve"> her, and she </w:t>
      </w:r>
      <w:ins w:id="2102" w:author="Jordon Beijing" w:date="2020-09-06T10:50:00Z">
        <w:r w:rsidR="00C30277">
          <w:rPr>
            <w:rFonts w:ascii="Times New Roman" w:hAnsi="Times New Roman" w:cs="Times New Roman"/>
            <w:lang w:val="en-US"/>
          </w:rPr>
          <w:t>‘</w:t>
        </w:r>
      </w:ins>
      <w:del w:id="2103" w:author="Jordon Beijing" w:date="2020-09-06T10:50:00Z">
        <w:r w:rsidRPr="00031886" w:rsidDel="00C30277">
          <w:rPr>
            <w:rFonts w:ascii="Times New Roman" w:hAnsi="Times New Roman" w:cs="Times New Roman"/>
            <w:lang w:val="en-US"/>
            <w:rPrChange w:id="2104" w:author="Jordon Beijing" w:date="2020-09-04T11:29:00Z">
              <w:rPr>
                <w:rFonts w:ascii="Times" w:hAnsi="Times"/>
                <w:lang w:val="en-US"/>
              </w:rPr>
            </w:rPrChange>
          </w:rPr>
          <w:delText>dead</w:delText>
        </w:r>
      </w:del>
      <w:ins w:id="2105" w:author="Jordon Beijing" w:date="2020-09-06T10:50:00Z">
        <w:r w:rsidR="00C30277">
          <w:rPr>
            <w:rFonts w:ascii="Times New Roman" w:hAnsi="Times New Roman" w:cs="Times New Roman"/>
            <w:lang w:val="en-US"/>
          </w:rPr>
          <w:t>died.</w:t>
        </w:r>
      </w:ins>
      <w:ins w:id="2106" w:author="Jordon Beijing" w:date="2020-09-06T10:51:00Z">
        <w:r w:rsidR="00C30277">
          <w:rPr>
            <w:rFonts w:ascii="Times New Roman" w:hAnsi="Times New Roman" w:cs="Times New Roman"/>
            <w:lang w:val="en-US"/>
          </w:rPr>
          <w:t>’</w:t>
        </w:r>
      </w:ins>
      <w:del w:id="2107" w:author="Jordon Beijing" w:date="2020-09-06T10:50:00Z">
        <w:r w:rsidRPr="00031886" w:rsidDel="00C30277">
          <w:rPr>
            <w:rFonts w:ascii="Times New Roman" w:hAnsi="Times New Roman" w:cs="Times New Roman"/>
            <w:lang w:val="en-US"/>
            <w:rPrChange w:id="2108" w:author="Jordon Beijing" w:date="2020-09-04T11:29:00Z">
              <w:rPr>
                <w:rFonts w:ascii="Times" w:hAnsi="Times"/>
                <w:lang w:val="en-US"/>
              </w:rPr>
            </w:rPrChange>
          </w:rPr>
          <w:delText>,</w:delText>
        </w:r>
      </w:del>
      <w:r w:rsidRPr="00031886">
        <w:rPr>
          <w:rFonts w:ascii="Times New Roman" w:hAnsi="Times New Roman" w:cs="Times New Roman"/>
          <w:lang w:val="en-US"/>
          <w:rPrChange w:id="2109" w:author="Jordon Beijing" w:date="2020-09-04T11:29:00Z">
            <w:rPr>
              <w:rFonts w:ascii="Times" w:hAnsi="Times"/>
              <w:lang w:val="en-US"/>
            </w:rPr>
          </w:rPrChange>
        </w:rPr>
        <w:t xml:space="preserve"> </w:t>
      </w:r>
      <w:ins w:id="2110" w:author="Jordon Beijing" w:date="2020-09-06T10:50:00Z">
        <w:r w:rsidR="00C30277">
          <w:rPr>
            <w:rFonts w:ascii="Times New Roman" w:hAnsi="Times New Roman" w:cs="Times New Roman"/>
            <w:lang w:val="en-US"/>
          </w:rPr>
          <w:t>T</w:t>
        </w:r>
      </w:ins>
      <w:del w:id="2111" w:author="Jordon Beijing" w:date="2020-09-06T10:50:00Z">
        <w:r w:rsidRPr="00031886" w:rsidDel="00C30277">
          <w:rPr>
            <w:rFonts w:ascii="Times New Roman" w:hAnsi="Times New Roman" w:cs="Times New Roman"/>
            <w:lang w:val="en-US"/>
            <w:rPrChange w:id="2112" w:author="Jordon Beijing" w:date="2020-09-04T11:29:00Z">
              <w:rPr>
                <w:rFonts w:ascii="Times" w:hAnsi="Times"/>
                <w:lang w:val="en-US"/>
              </w:rPr>
            </w:rPrChange>
          </w:rPr>
          <w:delText>t</w:delText>
        </w:r>
      </w:del>
      <w:r w:rsidRPr="00031886">
        <w:rPr>
          <w:rFonts w:ascii="Times New Roman" w:hAnsi="Times New Roman" w:cs="Times New Roman"/>
          <w:lang w:val="en-US"/>
          <w:rPrChange w:id="2113" w:author="Jordon Beijing" w:date="2020-09-04T11:29:00Z">
            <w:rPr>
              <w:rFonts w:ascii="Times" w:hAnsi="Times"/>
              <w:lang w:val="en-US"/>
            </w:rPr>
          </w:rPrChange>
        </w:rPr>
        <w:t>he</w:t>
      </w:r>
      <w:ins w:id="2114" w:author="Jordon Beijing" w:date="2020-09-06T10:50:00Z">
        <w:r w:rsidR="00C30277">
          <w:rPr>
            <w:rFonts w:ascii="Times New Roman" w:hAnsi="Times New Roman" w:cs="Times New Roman"/>
            <w:lang w:val="en-US"/>
          </w:rPr>
          <w:t>n the</w:t>
        </w:r>
      </w:ins>
      <w:r w:rsidRPr="00031886">
        <w:rPr>
          <w:rFonts w:ascii="Times New Roman" w:hAnsi="Times New Roman" w:cs="Times New Roman"/>
          <w:lang w:val="en-US"/>
          <w:rPrChange w:id="2115" w:author="Jordon Beijing" w:date="2020-09-04T11:29:00Z">
            <w:rPr>
              <w:rFonts w:ascii="Times" w:hAnsi="Times"/>
              <w:lang w:val="en-US"/>
            </w:rPr>
          </w:rPrChange>
        </w:rPr>
        <w:t xml:space="preserve"> prince found her</w:t>
      </w:r>
      <w:ins w:id="2116" w:author="Jordon Beijing" w:date="2020-09-06T10:51:00Z">
        <w:r w:rsidR="00C30277">
          <w:rPr>
            <w:rFonts w:ascii="Times New Roman" w:hAnsi="Times New Roman" w:cs="Times New Roman"/>
            <w:lang w:val="en-US"/>
          </w:rPr>
          <w:t>.</w:t>
        </w:r>
      </w:ins>
      <w:del w:id="2117" w:author="Jordon Beijing" w:date="2020-09-06T10:51:00Z">
        <w:r w:rsidRPr="00031886" w:rsidDel="00C30277">
          <w:rPr>
            <w:rFonts w:ascii="Times New Roman" w:hAnsi="Times New Roman" w:cs="Times New Roman"/>
            <w:lang w:val="en-US"/>
            <w:rPrChange w:id="2118" w:author="Jordon Beijing" w:date="2020-09-04T11:29:00Z">
              <w:rPr>
                <w:rFonts w:ascii="Times" w:hAnsi="Times"/>
                <w:lang w:val="en-US"/>
              </w:rPr>
            </w:rPrChange>
          </w:rPr>
          <w:delText>;</w:delText>
        </w:r>
      </w:del>
      <w:r w:rsidRPr="00031886">
        <w:rPr>
          <w:rFonts w:ascii="Times New Roman" w:hAnsi="Times New Roman" w:cs="Times New Roman"/>
          <w:lang w:val="en-US"/>
          <w:rPrChange w:id="2119" w:author="Jordon Beijing" w:date="2020-09-04T11:29:00Z">
            <w:rPr>
              <w:rFonts w:ascii="Times" w:hAnsi="Times"/>
              <w:lang w:val="en-US"/>
            </w:rPr>
          </w:rPrChange>
        </w:rPr>
        <w:t xml:space="preserve">” </w:t>
      </w:r>
      <w:ins w:id="2120" w:author="Jordon Beijing" w:date="2020-09-06T10:51:00Z">
        <w:r w:rsidR="00C30277">
          <w:rPr>
            <w:rFonts w:ascii="Times New Roman" w:hAnsi="Times New Roman" w:cs="Times New Roman"/>
            <w:lang w:val="en-US"/>
          </w:rPr>
          <w:t>S</w:t>
        </w:r>
      </w:ins>
      <w:del w:id="2121" w:author="Jordon Beijing" w:date="2020-09-06T10:51:00Z">
        <w:r w:rsidRPr="00031886" w:rsidDel="00C30277">
          <w:rPr>
            <w:rFonts w:ascii="Times New Roman" w:hAnsi="Times New Roman" w:cs="Times New Roman"/>
            <w:lang w:val="en-US"/>
            <w:rPrChange w:id="2122" w:author="Jordon Beijing" w:date="2020-09-04T11:29:00Z">
              <w:rPr>
                <w:rFonts w:ascii="Times" w:hAnsi="Times"/>
                <w:lang w:val="en-US"/>
              </w:rPr>
            </w:rPrChange>
          </w:rPr>
          <w:delText>s</w:delText>
        </w:r>
      </w:del>
      <w:r w:rsidRPr="00031886">
        <w:rPr>
          <w:rFonts w:ascii="Times New Roman" w:hAnsi="Times New Roman" w:cs="Times New Roman"/>
          <w:lang w:val="en-US"/>
          <w:rPrChange w:id="2123" w:author="Jordon Beijing" w:date="2020-09-04T11:29:00Z">
            <w:rPr>
              <w:rFonts w:ascii="Times" w:hAnsi="Times"/>
              <w:lang w:val="en-US"/>
            </w:rPr>
          </w:rPrChange>
        </w:rPr>
        <w:t xml:space="preserve">o I </w:t>
      </w:r>
      <w:del w:id="2124" w:author="Jordon Beijing" w:date="2020-09-06T10:51:00Z">
        <w:r w:rsidRPr="00031886" w:rsidDel="00C30277">
          <w:rPr>
            <w:rFonts w:ascii="Times New Roman" w:hAnsi="Times New Roman" w:cs="Times New Roman"/>
            <w:lang w:val="en-US"/>
            <w:rPrChange w:id="2125" w:author="Jordon Beijing" w:date="2020-09-04T11:29:00Z">
              <w:rPr>
                <w:rFonts w:ascii="Times" w:hAnsi="Times"/>
                <w:lang w:val="en-US"/>
              </w:rPr>
            </w:rPrChange>
          </w:rPr>
          <w:delText>dead</w:delText>
        </w:r>
      </w:del>
      <w:ins w:id="2126" w:author="Jordon Beijing" w:date="2020-09-06T10:51:00Z">
        <w:r w:rsidR="00C30277">
          <w:rPr>
            <w:rFonts w:ascii="Times New Roman" w:hAnsi="Times New Roman" w:cs="Times New Roman"/>
            <w:lang w:val="en-US"/>
          </w:rPr>
          <w:t>died</w:t>
        </w:r>
      </w:ins>
      <w:r w:rsidRPr="00031886">
        <w:rPr>
          <w:rFonts w:ascii="Times New Roman" w:hAnsi="Times New Roman" w:cs="Times New Roman"/>
          <w:lang w:val="en-US"/>
          <w:rPrChange w:id="2127" w:author="Jordon Beijing" w:date="2020-09-04T11:29:00Z">
            <w:rPr>
              <w:rFonts w:ascii="Times" w:hAnsi="Times"/>
              <w:lang w:val="en-US"/>
            </w:rPr>
          </w:rPrChange>
        </w:rPr>
        <w:t xml:space="preserve">. </w:t>
      </w:r>
    </w:p>
    <w:p w14:paraId="63EF0DCC" w14:textId="68B334F2" w:rsidR="00166FB7" w:rsidRPr="00031886" w:rsidRDefault="00220E03" w:rsidP="00A54001">
      <w:pPr>
        <w:ind w:firstLine="420"/>
        <w:rPr>
          <w:rFonts w:ascii="Times New Roman" w:hAnsi="Times New Roman" w:cs="Times New Roman"/>
          <w:lang w:val="en-US"/>
          <w:rPrChange w:id="2128" w:author="Jordon Beijing" w:date="2020-09-04T11:29:00Z">
            <w:rPr>
              <w:rFonts w:ascii="Times" w:hAnsi="Times"/>
              <w:lang w:val="en-US"/>
            </w:rPr>
          </w:rPrChange>
        </w:rPr>
        <w:pPrChange w:id="2129" w:author="Jordon Beijing" w:date="2020-09-05T20:48:00Z">
          <w:pPr/>
        </w:pPrChange>
      </w:pPr>
      <w:r w:rsidRPr="00031886">
        <w:rPr>
          <w:rFonts w:ascii="Times New Roman" w:hAnsi="Times New Roman" w:cs="Times New Roman"/>
          <w:lang w:val="en-US"/>
          <w:rPrChange w:id="2130" w:author="Jordon Beijing" w:date="2020-09-04T11:29:00Z">
            <w:rPr>
              <w:rFonts w:ascii="Times" w:hAnsi="Times"/>
              <w:lang w:val="en-US"/>
            </w:rPr>
          </w:rPrChange>
        </w:rPr>
        <w:t xml:space="preserve">Well it’s good to have this kind of </w:t>
      </w:r>
      <w:ins w:id="2131" w:author="Jordon Beijing" w:date="2020-09-06T10:51:00Z">
        <w:r w:rsidR="00C30277">
          <w:rPr>
            <w:rFonts w:ascii="Times New Roman" w:hAnsi="Times New Roman" w:cs="Times New Roman"/>
            <w:lang w:val="en-US"/>
          </w:rPr>
          <w:t>‘</w:t>
        </w:r>
      </w:ins>
      <w:del w:id="2132" w:author="Jordon Beijing" w:date="2020-09-06T10:51:00Z">
        <w:r w:rsidRPr="00031886" w:rsidDel="00C30277">
          <w:rPr>
            <w:rFonts w:ascii="Times New Roman" w:hAnsi="Times New Roman" w:cs="Times New Roman"/>
            <w:lang w:val="en-US"/>
            <w:rPrChange w:id="2133" w:author="Jordon Beijing" w:date="2020-09-04T11:29:00Z">
              <w:rPr>
                <w:rFonts w:ascii="Times" w:hAnsi="Times"/>
                <w:lang w:val="en-US"/>
              </w:rPr>
            </w:rPrChange>
          </w:rPr>
          <w:delText>“</w:delText>
        </w:r>
      </w:del>
      <w:r w:rsidRPr="00031886">
        <w:rPr>
          <w:rFonts w:ascii="Times New Roman" w:hAnsi="Times New Roman" w:cs="Times New Roman"/>
          <w:lang w:val="en-US"/>
          <w:rPrChange w:id="2134" w:author="Jordon Beijing" w:date="2020-09-04T11:29:00Z">
            <w:rPr>
              <w:rFonts w:ascii="Times" w:hAnsi="Times"/>
              <w:lang w:val="en-US"/>
            </w:rPr>
          </w:rPrChange>
        </w:rPr>
        <w:t>life</w:t>
      </w:r>
      <w:ins w:id="2135" w:author="Jordon Beijing" w:date="2020-09-06T10:51:00Z">
        <w:r w:rsidR="00C30277">
          <w:rPr>
            <w:rFonts w:ascii="Times New Roman" w:hAnsi="Times New Roman" w:cs="Times New Roman"/>
            <w:lang w:val="en-US"/>
          </w:rPr>
          <w:t>’</w:t>
        </w:r>
      </w:ins>
      <w:del w:id="2136" w:author="Jordon Beijing" w:date="2020-09-06T10:51:00Z">
        <w:r w:rsidRPr="00031886" w:rsidDel="00C30277">
          <w:rPr>
            <w:rFonts w:ascii="Times New Roman" w:hAnsi="Times New Roman" w:cs="Times New Roman"/>
            <w:lang w:val="en-US"/>
            <w:rPrChange w:id="2137" w:author="Jordon Beijing" w:date="2020-09-04T11:29:00Z">
              <w:rPr>
                <w:rFonts w:ascii="Times" w:hAnsi="Times"/>
                <w:lang w:val="en-US"/>
              </w:rPr>
            </w:rPrChange>
          </w:rPr>
          <w:delText>”</w:delText>
        </w:r>
      </w:del>
      <w:r w:rsidRPr="00031886">
        <w:rPr>
          <w:rFonts w:ascii="Times New Roman" w:hAnsi="Times New Roman" w:cs="Times New Roman"/>
          <w:lang w:val="en-US"/>
          <w:rPrChange w:id="2138" w:author="Jordon Beijing" w:date="2020-09-04T11:29:00Z">
            <w:rPr>
              <w:rFonts w:ascii="Times" w:hAnsi="Times"/>
              <w:lang w:val="en-US"/>
            </w:rPr>
          </w:rPrChange>
        </w:rPr>
        <w:t xml:space="preserve"> that </w:t>
      </w:r>
      <w:del w:id="2139" w:author="Jordon Beijing" w:date="2020-09-06T10:51:00Z">
        <w:r w:rsidRPr="00031886" w:rsidDel="00C30277">
          <w:rPr>
            <w:rFonts w:ascii="Times New Roman" w:hAnsi="Times New Roman" w:cs="Times New Roman"/>
            <w:lang w:val="en-US"/>
            <w:rPrChange w:id="2140" w:author="Jordon Beijing" w:date="2020-09-04T11:29:00Z">
              <w:rPr>
                <w:rFonts w:ascii="Times" w:hAnsi="Times"/>
                <w:lang w:val="en-US"/>
              </w:rPr>
            </w:rPrChange>
          </w:rPr>
          <w:delText xml:space="preserve">have </w:delText>
        </w:r>
      </w:del>
      <w:ins w:id="2141" w:author="Jordon Beijing" w:date="2020-09-06T10:51:00Z">
        <w:r w:rsidR="00C30277">
          <w:rPr>
            <w:rFonts w:ascii="Times New Roman" w:hAnsi="Times New Roman" w:cs="Times New Roman"/>
            <w:lang w:val="en-US"/>
          </w:rPr>
          <w:t>has</w:t>
        </w:r>
        <w:r w:rsidR="00C30277" w:rsidRPr="00031886">
          <w:rPr>
            <w:rFonts w:ascii="Times New Roman" w:hAnsi="Times New Roman" w:cs="Times New Roman"/>
            <w:lang w:val="en-US"/>
            <w:rPrChange w:id="2142" w:author="Jordon Beijing" w:date="2020-09-04T11:29:00Z">
              <w:rPr>
                <w:rFonts w:ascii="Times" w:hAnsi="Times"/>
                <w:lang w:val="en-US"/>
              </w:rPr>
            </w:rPrChange>
          </w:rPr>
          <w:t xml:space="preserve"> </w:t>
        </w:r>
      </w:ins>
      <w:r w:rsidRPr="00031886">
        <w:rPr>
          <w:rFonts w:ascii="Times New Roman" w:hAnsi="Times New Roman" w:cs="Times New Roman"/>
          <w:lang w:val="en-US"/>
          <w:rPrChange w:id="2143" w:author="Jordon Beijing" w:date="2020-09-04T11:29:00Z">
            <w:rPr>
              <w:rFonts w:ascii="Times" w:hAnsi="Times"/>
              <w:lang w:val="en-US"/>
            </w:rPr>
          </w:rPrChange>
        </w:rPr>
        <w:t xml:space="preserve">so </w:t>
      </w:r>
      <w:del w:id="2144" w:author="Jordon Beijing" w:date="2020-09-06T11:00:00Z">
        <w:r w:rsidRPr="00031886" w:rsidDel="005369AB">
          <w:rPr>
            <w:rFonts w:ascii="Times New Roman" w:hAnsi="Times New Roman" w:cs="Times New Roman"/>
            <w:lang w:val="en-US"/>
            <w:rPrChange w:id="2145" w:author="Jordon Beijing" w:date="2020-09-04T11:29:00Z">
              <w:rPr>
                <w:rFonts w:ascii="Times" w:hAnsi="Times"/>
                <w:lang w:val="en-US"/>
              </w:rPr>
            </w:rPrChange>
          </w:rPr>
          <w:delText xml:space="preserve">much </w:delText>
        </w:r>
      </w:del>
      <w:ins w:id="2146" w:author="Jordon Beijing" w:date="2020-09-06T11:00:00Z">
        <w:r w:rsidR="005369AB">
          <w:rPr>
            <w:rFonts w:ascii="Times New Roman" w:hAnsi="Times New Roman" w:cs="Times New Roman"/>
            <w:lang w:val="en-US"/>
          </w:rPr>
          <w:t>many</w:t>
        </w:r>
        <w:r w:rsidR="005369AB" w:rsidRPr="00031886">
          <w:rPr>
            <w:rFonts w:ascii="Times New Roman" w:hAnsi="Times New Roman" w:cs="Times New Roman"/>
            <w:lang w:val="en-US"/>
            <w:rPrChange w:id="2147" w:author="Jordon Beijing" w:date="2020-09-04T11:29:00Z">
              <w:rPr>
                <w:rFonts w:ascii="Times" w:hAnsi="Times"/>
                <w:lang w:val="en-US"/>
              </w:rPr>
            </w:rPrChange>
          </w:rPr>
          <w:t xml:space="preserve"> </w:t>
        </w:r>
      </w:ins>
      <w:r w:rsidRPr="00031886">
        <w:rPr>
          <w:rFonts w:ascii="Times New Roman" w:hAnsi="Times New Roman" w:cs="Times New Roman"/>
          <w:lang w:val="en-US"/>
          <w:rPrChange w:id="2148" w:author="Jordon Beijing" w:date="2020-09-04T11:29:00Z">
            <w:rPr>
              <w:rFonts w:ascii="Times" w:hAnsi="Times"/>
              <w:lang w:val="en-US"/>
            </w:rPr>
          </w:rPrChange>
        </w:rPr>
        <w:t>interesting character</w:t>
      </w:r>
      <w:ins w:id="2149" w:author="Jordon Beijing" w:date="2020-09-06T11:00:00Z">
        <w:r w:rsidR="005369AB">
          <w:rPr>
            <w:rFonts w:ascii="Times New Roman" w:hAnsi="Times New Roman" w:cs="Times New Roman"/>
            <w:lang w:val="en-US"/>
          </w:rPr>
          <w:t>s</w:t>
        </w:r>
      </w:ins>
      <w:r w:rsidRPr="00031886">
        <w:rPr>
          <w:rFonts w:ascii="Times New Roman" w:hAnsi="Times New Roman" w:cs="Times New Roman"/>
          <w:lang w:val="en-US"/>
          <w:rPrChange w:id="2150" w:author="Jordon Beijing" w:date="2020-09-04T11:29:00Z">
            <w:rPr>
              <w:rFonts w:ascii="Times" w:hAnsi="Times"/>
              <w:lang w:val="en-US"/>
            </w:rPr>
          </w:rPrChange>
        </w:rPr>
        <w:t xml:space="preserve">, right? Life </w:t>
      </w:r>
      <w:ins w:id="2151" w:author="Jordon Beijing" w:date="2020-09-06T10:51:00Z">
        <w:r w:rsidR="00C30277">
          <w:rPr>
            <w:rFonts w:ascii="Times New Roman" w:hAnsi="Times New Roman" w:cs="Times New Roman"/>
            <w:lang w:val="en-US"/>
          </w:rPr>
          <w:t xml:space="preserve">is </w:t>
        </w:r>
      </w:ins>
      <w:r w:rsidRPr="00031886">
        <w:rPr>
          <w:rFonts w:ascii="Times New Roman" w:hAnsi="Times New Roman" w:cs="Times New Roman"/>
          <w:lang w:val="en-US"/>
          <w:rPrChange w:id="2152" w:author="Jordon Beijing" w:date="2020-09-04T11:29:00Z">
            <w:rPr>
              <w:rFonts w:ascii="Times" w:hAnsi="Times"/>
              <w:lang w:val="en-US"/>
            </w:rPr>
          </w:rPrChange>
        </w:rPr>
        <w:t>like this</w:t>
      </w:r>
      <w:ins w:id="2153" w:author="Jordon Beijing" w:date="2020-09-06T10:51:00Z">
        <w:r w:rsidR="00C30277">
          <w:rPr>
            <w:rFonts w:ascii="Times New Roman" w:hAnsi="Times New Roman" w:cs="Times New Roman"/>
            <w:lang w:val="en-US"/>
          </w:rPr>
          <w:t>;</w:t>
        </w:r>
      </w:ins>
      <w:del w:id="2154" w:author="Jordon Beijing" w:date="2020-09-06T10:51:00Z">
        <w:r w:rsidRPr="00031886" w:rsidDel="00C30277">
          <w:rPr>
            <w:rFonts w:ascii="Times New Roman" w:hAnsi="Times New Roman" w:cs="Times New Roman"/>
            <w:lang w:val="en-US"/>
            <w:rPrChange w:id="2155" w:author="Jordon Beijing" w:date="2020-09-04T11:29:00Z">
              <w:rPr>
                <w:rFonts w:ascii="Times" w:hAnsi="Times"/>
                <w:lang w:val="en-US"/>
              </w:rPr>
            </w:rPrChange>
          </w:rPr>
          <w:delText>,</w:delText>
        </w:r>
      </w:del>
      <w:r w:rsidRPr="00031886">
        <w:rPr>
          <w:rFonts w:ascii="Times New Roman" w:hAnsi="Times New Roman" w:cs="Times New Roman"/>
          <w:lang w:val="en-US"/>
          <w:rPrChange w:id="2156" w:author="Jordon Beijing" w:date="2020-09-04T11:29:00Z">
            <w:rPr>
              <w:rFonts w:ascii="Times" w:hAnsi="Times"/>
              <w:lang w:val="en-US"/>
            </w:rPr>
          </w:rPrChange>
        </w:rPr>
        <w:t xml:space="preserve"> it happen</w:t>
      </w:r>
      <w:ins w:id="2157" w:author="Jordon Beijing" w:date="2020-09-06T10:51:00Z">
        <w:r w:rsidR="00C30277">
          <w:rPr>
            <w:rFonts w:ascii="Times New Roman" w:hAnsi="Times New Roman" w:cs="Times New Roman"/>
            <w:lang w:val="en-US"/>
          </w:rPr>
          <w:t>s</w:t>
        </w:r>
      </w:ins>
      <w:del w:id="2158" w:author="Jordon Beijing" w:date="2020-09-06T10:51:00Z">
        <w:r w:rsidRPr="00031886" w:rsidDel="00C30277">
          <w:rPr>
            <w:rFonts w:ascii="Times New Roman" w:hAnsi="Times New Roman" w:cs="Times New Roman"/>
            <w:lang w:val="en-US"/>
            <w:rPrChange w:id="2159" w:author="Jordon Beijing" w:date="2020-09-04T11:29:00Z">
              <w:rPr>
                <w:rFonts w:ascii="Times" w:hAnsi="Times"/>
                <w:lang w:val="en-US"/>
              </w:rPr>
            </w:rPrChange>
          </w:rPr>
          <w:delText>ed</w:delText>
        </w:r>
      </w:del>
      <w:r w:rsidRPr="00031886">
        <w:rPr>
          <w:rFonts w:ascii="Times New Roman" w:hAnsi="Times New Roman" w:cs="Times New Roman"/>
          <w:lang w:val="en-US"/>
          <w:rPrChange w:id="2160" w:author="Jordon Beijing" w:date="2020-09-04T11:29:00Z">
            <w:rPr>
              <w:rFonts w:ascii="Times" w:hAnsi="Times"/>
              <w:lang w:val="en-US"/>
            </w:rPr>
          </w:rPrChange>
        </w:rPr>
        <w:t xml:space="preserve"> all the time. Good luck </w:t>
      </w:r>
      <w:del w:id="2161" w:author="Jordon Beijing" w:date="2020-09-06T10:51:00Z">
        <w:r w:rsidRPr="00031886" w:rsidDel="00C30277">
          <w:rPr>
            <w:rFonts w:ascii="Times New Roman" w:hAnsi="Times New Roman" w:cs="Times New Roman"/>
            <w:lang w:val="en-US"/>
            <w:rPrChange w:id="2162" w:author="Jordon Beijing" w:date="2020-09-04T11:29:00Z">
              <w:rPr>
                <w:rFonts w:ascii="Times" w:hAnsi="Times"/>
                <w:lang w:val="en-US"/>
              </w:rPr>
            </w:rPrChange>
          </w:rPr>
          <w:delText xml:space="preserve">don’t </w:delText>
        </w:r>
      </w:del>
      <w:ins w:id="2163" w:author="Jordon Beijing" w:date="2020-09-06T10:51:00Z">
        <w:r w:rsidR="00C30277">
          <w:rPr>
            <w:rFonts w:ascii="Times New Roman" w:hAnsi="Times New Roman" w:cs="Times New Roman"/>
            <w:lang w:val="en-US"/>
          </w:rPr>
          <w:t>doesn’t</w:t>
        </w:r>
        <w:r w:rsidR="00C30277" w:rsidRPr="00031886">
          <w:rPr>
            <w:rFonts w:ascii="Times New Roman" w:hAnsi="Times New Roman" w:cs="Times New Roman"/>
            <w:lang w:val="en-US"/>
            <w:rPrChange w:id="2164" w:author="Jordon Beijing" w:date="2020-09-04T11:29:00Z">
              <w:rPr>
                <w:rFonts w:ascii="Times" w:hAnsi="Times"/>
                <w:lang w:val="en-US"/>
              </w:rPr>
            </w:rPrChange>
          </w:rPr>
          <w:t xml:space="preserve"> </w:t>
        </w:r>
      </w:ins>
      <w:r w:rsidRPr="00031886">
        <w:rPr>
          <w:rFonts w:ascii="Times New Roman" w:hAnsi="Times New Roman" w:cs="Times New Roman"/>
          <w:lang w:val="en-US"/>
          <w:rPrChange w:id="2165" w:author="Jordon Beijing" w:date="2020-09-04T11:29:00Z">
            <w:rPr>
              <w:rFonts w:ascii="Times" w:hAnsi="Times"/>
              <w:lang w:val="en-US"/>
            </w:rPr>
          </w:rPrChange>
        </w:rPr>
        <w:t xml:space="preserve">always </w:t>
      </w:r>
      <w:del w:id="2166" w:author="Jordon Beijing" w:date="2020-09-06T10:51:00Z">
        <w:r w:rsidRPr="00031886" w:rsidDel="00C30277">
          <w:rPr>
            <w:rFonts w:ascii="Times New Roman" w:hAnsi="Times New Roman" w:cs="Times New Roman"/>
            <w:lang w:val="en-US"/>
            <w:rPrChange w:id="2167" w:author="Jordon Beijing" w:date="2020-09-04T11:29:00Z">
              <w:rPr>
                <w:rFonts w:ascii="Times" w:hAnsi="Times"/>
                <w:lang w:val="en-US"/>
              </w:rPr>
            </w:rPrChange>
          </w:rPr>
          <w:delText xml:space="preserve">be </w:delText>
        </w:r>
      </w:del>
      <w:ins w:id="2168" w:author="Jordon Beijing" w:date="2020-09-06T10:51:00Z">
        <w:r w:rsidR="00C30277">
          <w:rPr>
            <w:rFonts w:ascii="Times New Roman" w:hAnsi="Times New Roman" w:cs="Times New Roman"/>
            <w:lang w:val="en-US"/>
          </w:rPr>
          <w:t>follow</w:t>
        </w:r>
        <w:r w:rsidR="00C30277" w:rsidRPr="00031886">
          <w:rPr>
            <w:rFonts w:ascii="Times New Roman" w:hAnsi="Times New Roman" w:cs="Times New Roman"/>
            <w:lang w:val="en-US"/>
            <w:rPrChange w:id="2169" w:author="Jordon Beijing" w:date="2020-09-04T11:29:00Z">
              <w:rPr>
                <w:rFonts w:ascii="Times" w:hAnsi="Times"/>
                <w:lang w:val="en-US"/>
              </w:rPr>
            </w:rPrChange>
          </w:rPr>
          <w:t xml:space="preserve"> </w:t>
        </w:r>
      </w:ins>
      <w:del w:id="2170" w:author="Jordon Beijing" w:date="2020-09-06T10:51:00Z">
        <w:r w:rsidRPr="00031886" w:rsidDel="00C30277">
          <w:rPr>
            <w:rFonts w:ascii="Times New Roman" w:hAnsi="Times New Roman" w:cs="Times New Roman"/>
            <w:lang w:val="en-US"/>
            <w:rPrChange w:id="2171" w:author="Jordon Beijing" w:date="2020-09-04T11:29:00Z">
              <w:rPr>
                <w:rFonts w:ascii="Times" w:hAnsi="Times"/>
                <w:lang w:val="en-US"/>
              </w:rPr>
            </w:rPrChange>
          </w:rPr>
          <w:delText xml:space="preserve">with </w:delText>
        </w:r>
      </w:del>
      <w:r w:rsidRPr="00031886">
        <w:rPr>
          <w:rFonts w:ascii="Times New Roman" w:hAnsi="Times New Roman" w:cs="Times New Roman"/>
          <w:lang w:val="en-US"/>
          <w:rPrChange w:id="2172" w:author="Jordon Beijing" w:date="2020-09-04T11:29:00Z">
            <w:rPr>
              <w:rFonts w:ascii="Times" w:hAnsi="Times"/>
              <w:lang w:val="en-US"/>
            </w:rPr>
          </w:rPrChange>
        </w:rPr>
        <w:t xml:space="preserve">innocent people. Some nice people </w:t>
      </w:r>
      <w:del w:id="2173" w:author="Jordon Beijing" w:date="2020-09-06T10:51:00Z">
        <w:r w:rsidRPr="00031886" w:rsidDel="00C30277">
          <w:rPr>
            <w:rFonts w:ascii="Times New Roman" w:hAnsi="Times New Roman" w:cs="Times New Roman"/>
            <w:lang w:val="en-US"/>
            <w:rPrChange w:id="2174" w:author="Jordon Beijing" w:date="2020-09-04T11:29:00Z">
              <w:rPr>
                <w:rFonts w:ascii="Times" w:hAnsi="Times"/>
                <w:lang w:val="en-US"/>
              </w:rPr>
            </w:rPrChange>
          </w:rPr>
          <w:delText>dead</w:delText>
        </w:r>
      </w:del>
      <w:ins w:id="2175" w:author="Jordon Beijing" w:date="2020-09-06T10:51:00Z">
        <w:r w:rsidR="00C30277">
          <w:rPr>
            <w:rFonts w:ascii="Times New Roman" w:hAnsi="Times New Roman" w:cs="Times New Roman"/>
            <w:lang w:val="en-US"/>
          </w:rPr>
          <w:t>die</w:t>
        </w:r>
      </w:ins>
      <w:r w:rsidRPr="00031886">
        <w:rPr>
          <w:rFonts w:ascii="Times New Roman" w:hAnsi="Times New Roman" w:cs="Times New Roman"/>
          <w:lang w:val="en-US"/>
          <w:rPrChange w:id="2176" w:author="Jordon Beijing" w:date="2020-09-04T11:29:00Z">
            <w:rPr>
              <w:rFonts w:ascii="Times" w:hAnsi="Times"/>
              <w:lang w:val="en-US"/>
            </w:rPr>
          </w:rPrChange>
        </w:rPr>
        <w:t>, some evil people live</w:t>
      </w:r>
      <w:del w:id="2177" w:author="Jordon Beijing" w:date="2020-09-06T10:51:00Z">
        <w:r w:rsidRPr="00031886" w:rsidDel="00C30277">
          <w:rPr>
            <w:rFonts w:ascii="Times New Roman" w:hAnsi="Times New Roman" w:cs="Times New Roman"/>
            <w:lang w:val="en-US"/>
            <w:rPrChange w:id="2178" w:author="Jordon Beijing" w:date="2020-09-04T11:29:00Z">
              <w:rPr>
                <w:rFonts w:ascii="Times" w:hAnsi="Times"/>
                <w:lang w:val="en-US"/>
              </w:rPr>
            </w:rPrChange>
          </w:rPr>
          <w:delText>d</w:delText>
        </w:r>
      </w:del>
      <w:ins w:id="2179" w:author="Jordon Beijing" w:date="2020-09-06T10:52:00Z">
        <w:r w:rsidR="00C30277">
          <w:rPr>
            <w:rFonts w:ascii="Times New Roman" w:hAnsi="Times New Roman" w:cs="Times New Roman"/>
            <w:lang w:val="en-US"/>
          </w:rPr>
          <w:t xml:space="preserve">. </w:t>
        </w:r>
      </w:ins>
      <w:del w:id="2180" w:author="Jordon Beijing" w:date="2020-09-06T10:52:00Z">
        <w:r w:rsidRPr="00031886" w:rsidDel="00C30277">
          <w:rPr>
            <w:rFonts w:ascii="Times New Roman" w:hAnsi="Times New Roman" w:cs="Times New Roman"/>
            <w:lang w:val="en-US"/>
            <w:rPrChange w:id="2181" w:author="Jordon Beijing" w:date="2020-09-04T11:29:00Z">
              <w:rPr>
                <w:rFonts w:ascii="Times" w:hAnsi="Times"/>
                <w:lang w:val="en-US"/>
              </w:rPr>
            </w:rPrChange>
          </w:rPr>
          <w:delText xml:space="preserve">, this </w:delText>
        </w:r>
      </w:del>
      <w:ins w:id="2182" w:author="Jordon Beijing" w:date="2020-09-06T10:52:00Z">
        <w:r w:rsidR="00C30277">
          <w:rPr>
            <w:rFonts w:ascii="Times New Roman" w:hAnsi="Times New Roman" w:cs="Times New Roman"/>
            <w:lang w:val="en-US"/>
          </w:rPr>
          <w:t>That’s</w:t>
        </w:r>
      </w:ins>
      <w:del w:id="2183" w:author="Jordon Beijing" w:date="2020-09-06T10:52:00Z">
        <w:r w:rsidRPr="00031886" w:rsidDel="00C30277">
          <w:rPr>
            <w:rFonts w:ascii="Times New Roman" w:hAnsi="Times New Roman" w:cs="Times New Roman"/>
            <w:lang w:val="en-US"/>
            <w:rPrChange w:id="2184" w:author="Jordon Beijing" w:date="2020-09-04T11:29:00Z">
              <w:rPr>
                <w:rFonts w:ascii="Times" w:hAnsi="Times"/>
                <w:lang w:val="en-US"/>
              </w:rPr>
            </w:rPrChange>
          </w:rPr>
          <w:delText>is</w:delText>
        </w:r>
      </w:del>
      <w:r w:rsidRPr="00031886">
        <w:rPr>
          <w:rFonts w:ascii="Times New Roman" w:hAnsi="Times New Roman" w:cs="Times New Roman"/>
          <w:lang w:val="en-US"/>
          <w:rPrChange w:id="2185" w:author="Jordon Beijing" w:date="2020-09-04T11:29:00Z">
            <w:rPr>
              <w:rFonts w:ascii="Times" w:hAnsi="Times"/>
              <w:lang w:val="en-US"/>
            </w:rPr>
          </w:rPrChange>
        </w:rPr>
        <w:t xml:space="preserve"> life.</w:t>
      </w:r>
    </w:p>
    <w:p w14:paraId="7CAB50F8" w14:textId="325AD80E" w:rsidR="00220E03" w:rsidRDefault="00220E03">
      <w:pPr>
        <w:ind w:firstLine="284"/>
        <w:rPr>
          <w:ins w:id="2186" w:author="Jordon Beijing" w:date="2020-09-04T10:36:00Z"/>
          <w:rFonts w:ascii="Times" w:hAnsi="Times"/>
          <w:color w:val="4472C4" w:themeColor="accent1"/>
          <w:lang w:val="en-US"/>
        </w:rPr>
        <w:pPrChange w:id="2187" w:author="Jordon Beijing" w:date="2020-09-04T11:34:00Z">
          <w:pPr/>
        </w:pPrChange>
      </w:pPr>
    </w:p>
    <w:p w14:paraId="621F5F76" w14:textId="6C3EFCF3" w:rsidR="007A4CFC" w:rsidRPr="00075754" w:rsidRDefault="00075754" w:rsidP="00DB0EAA">
      <w:pPr>
        <w:rPr>
          <w:ins w:id="2188" w:author="Jordon Beijing" w:date="2020-09-04T10:36:00Z"/>
          <w:rFonts w:ascii="Times" w:hAnsi="Times"/>
          <w:color w:val="000000" w:themeColor="text1"/>
          <w:lang w:val="en-US"/>
          <w:rPrChange w:id="2189" w:author="Jordon Beijing" w:date="2020-09-04T11:59:00Z">
            <w:rPr>
              <w:ins w:id="2190" w:author="Jordon Beijing" w:date="2020-09-04T10:36:00Z"/>
              <w:rFonts w:ascii="Times" w:hAnsi="Times"/>
              <w:color w:val="4472C4" w:themeColor="accent1"/>
              <w:lang w:val="en-US"/>
            </w:rPr>
          </w:rPrChange>
        </w:rPr>
      </w:pPr>
      <w:ins w:id="2191" w:author="Jordon Beijing" w:date="2020-09-04T11:59:00Z">
        <w:r w:rsidRPr="005369AB">
          <w:rPr>
            <w:rFonts w:ascii="Times" w:hAnsi="Times"/>
            <w:color w:val="000000" w:themeColor="text1"/>
            <w:lang w:val="en-US"/>
            <w:rPrChange w:id="2192" w:author="Jordon Beijing" w:date="2020-09-06T11:02:00Z">
              <w:rPr>
                <w:rFonts w:ascii="Times" w:hAnsi="Times"/>
                <w:color w:val="4472C4" w:themeColor="accent1"/>
                <w:lang w:val="en-US"/>
              </w:rPr>
            </w:rPrChange>
          </w:rPr>
          <w:t>Word Count:</w:t>
        </w:r>
      </w:ins>
      <w:ins w:id="2193" w:author="Jordon Beijing" w:date="2020-09-04T12:23:00Z">
        <w:r w:rsidR="00D43C89" w:rsidRPr="005369AB">
          <w:rPr>
            <w:rFonts w:ascii="Times" w:hAnsi="Times"/>
            <w:color w:val="000000" w:themeColor="text1"/>
            <w:lang w:val="en-US"/>
            <w:rPrChange w:id="2194" w:author="Jordon Beijing" w:date="2020-09-06T11:02:00Z">
              <w:rPr>
                <w:rFonts w:ascii="Times" w:hAnsi="Times"/>
                <w:color w:val="000000" w:themeColor="text1"/>
                <w:highlight w:val="yellow"/>
                <w:lang w:val="en-US"/>
              </w:rPr>
            </w:rPrChange>
          </w:rPr>
          <w:t xml:space="preserve"> 6</w:t>
        </w:r>
      </w:ins>
      <w:ins w:id="2195" w:author="Jordon Beijing" w:date="2020-09-06T11:01:00Z">
        <w:r w:rsidR="005369AB" w:rsidRPr="005369AB">
          <w:rPr>
            <w:rFonts w:ascii="Times" w:hAnsi="Times"/>
            <w:color w:val="000000" w:themeColor="text1"/>
            <w:lang w:val="en-US"/>
            <w:rPrChange w:id="2196" w:author="Jordon Beijing" w:date="2020-09-06T11:02:00Z">
              <w:rPr>
                <w:rFonts w:ascii="Times" w:hAnsi="Times"/>
                <w:color w:val="000000" w:themeColor="text1"/>
                <w:highlight w:val="yellow"/>
                <w:lang w:val="en-US"/>
              </w:rPr>
            </w:rPrChange>
          </w:rPr>
          <w:t>6</w:t>
        </w:r>
      </w:ins>
      <w:ins w:id="2197" w:author="Jordon Beijing" w:date="2020-09-06T11:02:00Z">
        <w:r w:rsidR="005369AB" w:rsidRPr="005369AB">
          <w:rPr>
            <w:rFonts w:ascii="Times" w:hAnsi="Times"/>
            <w:color w:val="000000" w:themeColor="text1"/>
            <w:lang w:val="en-US"/>
            <w:rPrChange w:id="2198" w:author="Jordon Beijing" w:date="2020-09-06T11:02:00Z">
              <w:rPr>
                <w:rFonts w:ascii="Times" w:hAnsi="Times"/>
                <w:color w:val="000000" w:themeColor="text1"/>
                <w:highlight w:val="yellow"/>
                <w:lang w:val="en-US"/>
              </w:rPr>
            </w:rPrChange>
          </w:rPr>
          <w:t>7</w:t>
        </w:r>
      </w:ins>
    </w:p>
    <w:p w14:paraId="7BA94107" w14:textId="77777777" w:rsidR="007A4CFC" w:rsidRDefault="007A4CFC" w:rsidP="00DB0EAA">
      <w:pPr>
        <w:rPr>
          <w:rFonts w:ascii="Times" w:hAnsi="Times" w:hint="eastAsia"/>
          <w:color w:val="4472C4" w:themeColor="accent1"/>
          <w:lang w:val="en-US"/>
        </w:rPr>
      </w:pPr>
    </w:p>
    <w:p w14:paraId="63BEF3A2" w14:textId="23CDC4C9" w:rsidR="00DB0EAA" w:rsidRDefault="00DB0EAA" w:rsidP="00DB0EAA">
      <w:pPr>
        <w:rPr>
          <w:rFonts w:ascii="Times" w:hAnsi="Times"/>
          <w:color w:val="4472C4" w:themeColor="accent1"/>
          <w:lang w:val="en-US"/>
        </w:rPr>
      </w:pPr>
      <w:r w:rsidRPr="004168D5">
        <w:rPr>
          <w:rFonts w:ascii="Times" w:hAnsi="Times"/>
          <w:color w:val="4472C4" w:themeColor="accent1"/>
          <w:lang w:val="en-US"/>
        </w:rPr>
        <w:lastRenderedPageBreak/>
        <w:t>[</w:t>
      </w:r>
      <w:r>
        <w:rPr>
          <w:rFonts w:ascii="Times" w:hAnsi="Times"/>
          <w:color w:val="4472C4" w:themeColor="accent1"/>
          <w:lang w:val="en-US"/>
        </w:rPr>
        <w:t xml:space="preserve">Story Arc: </w:t>
      </w:r>
      <w:r w:rsidRPr="004168D5">
        <w:rPr>
          <w:rFonts w:ascii="Times" w:hAnsi="Times"/>
          <w:color w:val="4472C4" w:themeColor="accent1"/>
          <w:lang w:val="en-US"/>
        </w:rPr>
        <w:t xml:space="preserve">Essay 5: Writing </w:t>
      </w:r>
      <w:r w:rsidR="002A18CA">
        <w:rPr>
          <w:rFonts w:ascii="Times" w:hAnsi="Times"/>
          <w:color w:val="4472C4" w:themeColor="accent1"/>
          <w:lang w:val="en-US"/>
        </w:rPr>
        <w:t>f</w:t>
      </w:r>
      <w:r w:rsidRPr="004168D5">
        <w:rPr>
          <w:rFonts w:ascii="Times" w:hAnsi="Times"/>
          <w:color w:val="4472C4" w:themeColor="accent1"/>
          <w:lang w:val="en-US"/>
        </w:rPr>
        <w:t xml:space="preserve">rom the </w:t>
      </w:r>
      <w:r>
        <w:rPr>
          <w:rFonts w:ascii="Times" w:hAnsi="Times"/>
          <w:color w:val="4472C4" w:themeColor="accent1"/>
          <w:lang w:val="en-US"/>
        </w:rPr>
        <w:t>P</w:t>
      </w:r>
      <w:r w:rsidRPr="004168D5">
        <w:rPr>
          <w:rFonts w:ascii="Times" w:hAnsi="Times"/>
          <w:color w:val="4472C4" w:themeColor="accent1"/>
          <w:lang w:val="en-US"/>
        </w:rPr>
        <w:t xml:space="preserve">oint of </w:t>
      </w:r>
      <w:r>
        <w:rPr>
          <w:rFonts w:ascii="Times" w:hAnsi="Times"/>
          <w:color w:val="4472C4" w:themeColor="accent1"/>
          <w:lang w:val="en-US"/>
        </w:rPr>
        <w:t>V</w:t>
      </w:r>
      <w:r w:rsidRPr="004168D5">
        <w:rPr>
          <w:rFonts w:ascii="Times" w:hAnsi="Times"/>
          <w:color w:val="4472C4" w:themeColor="accent1"/>
          <w:lang w:val="en-US"/>
        </w:rPr>
        <w:t xml:space="preserve">iew of a </w:t>
      </w:r>
      <w:r>
        <w:rPr>
          <w:rFonts w:ascii="Times" w:hAnsi="Times"/>
          <w:color w:val="4472C4" w:themeColor="accent1"/>
          <w:lang w:val="en-US"/>
        </w:rPr>
        <w:t>F</w:t>
      </w:r>
      <w:r w:rsidRPr="004168D5">
        <w:rPr>
          <w:rFonts w:ascii="Times" w:hAnsi="Times"/>
          <w:color w:val="4472C4" w:themeColor="accent1"/>
          <w:lang w:val="en-US"/>
        </w:rPr>
        <w:t xml:space="preserve">ictional </w:t>
      </w:r>
      <w:r>
        <w:rPr>
          <w:rFonts w:ascii="Times" w:hAnsi="Times"/>
          <w:color w:val="4472C4" w:themeColor="accent1"/>
          <w:lang w:val="en-US"/>
        </w:rPr>
        <w:t>C</w:t>
      </w:r>
      <w:r w:rsidRPr="004168D5">
        <w:rPr>
          <w:rFonts w:ascii="Times" w:hAnsi="Times"/>
          <w:color w:val="4472C4" w:themeColor="accent1"/>
          <w:lang w:val="en-US"/>
        </w:rPr>
        <w:t>haracter]</w:t>
      </w:r>
    </w:p>
    <w:p w14:paraId="1C912B8E" w14:textId="77777777" w:rsidR="00220E03" w:rsidRDefault="00220E03" w:rsidP="00DB0EAA">
      <w:pPr>
        <w:rPr>
          <w:rFonts w:ascii="Times" w:hAnsi="Times"/>
          <w:noProof/>
          <w:color w:val="4472C4" w:themeColor="accent1"/>
          <w:lang w:val="en-US" w:bidi="ar-SA"/>
        </w:rPr>
      </w:pPr>
    </w:p>
    <w:p w14:paraId="05D25DAC" w14:textId="0840B6C3" w:rsidR="00220E03" w:rsidRPr="004168D5" w:rsidRDefault="00220E03" w:rsidP="00DB0EAA">
      <w:pPr>
        <w:rPr>
          <w:rFonts w:ascii="Times" w:hAnsi="Times"/>
          <w:color w:val="4472C4" w:themeColor="accent1"/>
          <w:lang w:val="en-US"/>
        </w:rPr>
      </w:pPr>
    </w:p>
    <w:p w14:paraId="1BAB997C" w14:textId="722C0E7F" w:rsidR="00DB0EAA" w:rsidRDefault="00220E03" w:rsidP="00166FB7">
      <w:pPr>
        <w:rPr>
          <w:rFonts w:ascii="Times" w:hAnsi="Times"/>
          <w:color w:val="4472C4" w:themeColor="accent1"/>
          <w:lang w:val="en-US"/>
        </w:rPr>
      </w:pPr>
      <w:r>
        <w:rPr>
          <w:rFonts w:ascii="Times" w:hAnsi="Times"/>
          <w:noProof/>
          <w:color w:val="4472C4" w:themeColor="accent1"/>
          <w:lang w:val="en-US" w:bidi="ar-SA"/>
        </w:rPr>
        <w:drawing>
          <wp:inline distT="0" distB="0" distL="0" distR="0" wp14:anchorId="1F352430" wp14:editId="209503C9">
            <wp:extent cx="5727700" cy="651573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 arc of essay5.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6515735"/>
                    </a:xfrm>
                    <a:prstGeom prst="rect">
                      <a:avLst/>
                    </a:prstGeom>
                  </pic:spPr>
                </pic:pic>
              </a:graphicData>
            </a:graphic>
          </wp:inline>
        </w:drawing>
      </w:r>
    </w:p>
    <w:p w14:paraId="2B9BE6D1" w14:textId="16F2B5DF" w:rsidR="00DB0EAA" w:rsidRDefault="00DB0EAA" w:rsidP="00166FB7">
      <w:pPr>
        <w:rPr>
          <w:rFonts w:ascii="Times" w:hAnsi="Times"/>
          <w:color w:val="4472C4" w:themeColor="accent1"/>
          <w:lang w:val="en-US"/>
        </w:rPr>
      </w:pPr>
    </w:p>
    <w:p w14:paraId="7837EC99" w14:textId="147C9974" w:rsidR="00DB0EAA" w:rsidRDefault="00DB0EAA" w:rsidP="00166FB7">
      <w:pPr>
        <w:rPr>
          <w:rFonts w:ascii="Times" w:hAnsi="Times"/>
          <w:color w:val="4472C4" w:themeColor="accent1"/>
          <w:lang w:val="en-US"/>
        </w:rPr>
      </w:pPr>
    </w:p>
    <w:p w14:paraId="0B17B1F7" w14:textId="2712F466" w:rsidR="00DB0EAA" w:rsidRDefault="00DB0EAA" w:rsidP="00166FB7">
      <w:pPr>
        <w:rPr>
          <w:rFonts w:ascii="Times" w:hAnsi="Times"/>
          <w:color w:val="4472C4" w:themeColor="accent1"/>
          <w:lang w:val="en-US"/>
        </w:rPr>
      </w:pPr>
    </w:p>
    <w:p w14:paraId="1D36B237" w14:textId="565FB48E" w:rsidR="00DB0EAA" w:rsidRDefault="00DB0EAA" w:rsidP="00166FB7">
      <w:pPr>
        <w:rPr>
          <w:rFonts w:ascii="Times" w:hAnsi="Times"/>
          <w:color w:val="4472C4" w:themeColor="accent1"/>
          <w:lang w:val="en-US"/>
        </w:rPr>
      </w:pPr>
    </w:p>
    <w:p w14:paraId="309E9DDA" w14:textId="501A8E1C" w:rsidR="00DB0EAA" w:rsidRDefault="00DB0EAA" w:rsidP="00166FB7">
      <w:pPr>
        <w:rPr>
          <w:rFonts w:ascii="Times" w:hAnsi="Times"/>
          <w:color w:val="4472C4" w:themeColor="accent1"/>
          <w:lang w:val="en-US"/>
        </w:rPr>
      </w:pPr>
    </w:p>
    <w:p w14:paraId="25CAA0D0" w14:textId="698820D4" w:rsidR="00DB0EAA" w:rsidRDefault="00DB0EAA" w:rsidP="00166FB7">
      <w:pPr>
        <w:rPr>
          <w:rFonts w:ascii="Times" w:hAnsi="Times"/>
          <w:color w:val="4472C4" w:themeColor="accent1"/>
          <w:lang w:val="en-US"/>
        </w:rPr>
      </w:pPr>
    </w:p>
    <w:p w14:paraId="266059FB" w14:textId="5968BA6A" w:rsidR="00DB0EAA" w:rsidRDefault="00DB0EAA" w:rsidP="00166FB7">
      <w:pPr>
        <w:rPr>
          <w:rFonts w:ascii="Times" w:hAnsi="Times"/>
          <w:color w:val="4472C4" w:themeColor="accent1"/>
          <w:lang w:val="en-US"/>
        </w:rPr>
      </w:pPr>
    </w:p>
    <w:p w14:paraId="21C4523F" w14:textId="0393F748" w:rsidR="00DB0EAA" w:rsidRDefault="00DB0EAA" w:rsidP="00166FB7">
      <w:pPr>
        <w:rPr>
          <w:rFonts w:ascii="Times" w:hAnsi="Times"/>
          <w:color w:val="4472C4" w:themeColor="accent1"/>
          <w:lang w:val="en-US"/>
        </w:rPr>
      </w:pPr>
    </w:p>
    <w:p w14:paraId="5E824811" w14:textId="471395E2" w:rsidR="00DB0EAA" w:rsidRDefault="00DB0EAA" w:rsidP="00166FB7">
      <w:pPr>
        <w:rPr>
          <w:rFonts w:ascii="Times" w:hAnsi="Times"/>
          <w:color w:val="4472C4" w:themeColor="accent1"/>
          <w:lang w:val="en-US"/>
        </w:rPr>
      </w:pPr>
    </w:p>
    <w:p w14:paraId="5569D38B" w14:textId="57E57088" w:rsidR="00DB0EAA" w:rsidDel="007A4CFC" w:rsidRDefault="00DB0EAA" w:rsidP="00166FB7">
      <w:pPr>
        <w:rPr>
          <w:del w:id="2199" w:author="Jordon Beijing" w:date="2020-09-04T10:36:00Z"/>
          <w:rFonts w:ascii="Times" w:hAnsi="Times"/>
          <w:color w:val="4472C4" w:themeColor="accent1"/>
          <w:lang w:val="en-US"/>
        </w:rPr>
      </w:pPr>
    </w:p>
    <w:p w14:paraId="181B06F9" w14:textId="5FE731B5" w:rsidR="00DB0EAA" w:rsidDel="007A4CFC" w:rsidRDefault="00DB0EAA" w:rsidP="00166FB7">
      <w:pPr>
        <w:rPr>
          <w:del w:id="2200" w:author="Jordon Beijing" w:date="2020-09-04T10:36:00Z"/>
          <w:rFonts w:ascii="Times" w:hAnsi="Times"/>
          <w:color w:val="4472C4" w:themeColor="accent1"/>
          <w:lang w:val="en-US"/>
        </w:rPr>
      </w:pPr>
    </w:p>
    <w:p w14:paraId="436ACFE2" w14:textId="73B5F6DA" w:rsidR="00DB0EAA" w:rsidDel="007A4CFC" w:rsidRDefault="00DB0EAA" w:rsidP="00166FB7">
      <w:pPr>
        <w:rPr>
          <w:del w:id="2201" w:author="Jordon Beijing" w:date="2020-09-04T10:36:00Z"/>
          <w:rFonts w:ascii="Times" w:hAnsi="Times"/>
          <w:color w:val="4472C4" w:themeColor="accent1"/>
          <w:lang w:val="en-US"/>
        </w:rPr>
      </w:pPr>
    </w:p>
    <w:p w14:paraId="26CBFCA9" w14:textId="7AA8B5C9" w:rsidR="00DB0EAA" w:rsidDel="007A4CFC" w:rsidRDefault="00DB0EAA" w:rsidP="00166FB7">
      <w:pPr>
        <w:rPr>
          <w:del w:id="2202" w:author="Jordon Beijing" w:date="2020-09-04T10:36:00Z"/>
          <w:rFonts w:ascii="Times" w:hAnsi="Times"/>
          <w:color w:val="4472C4" w:themeColor="accent1"/>
          <w:lang w:val="en-US"/>
        </w:rPr>
      </w:pPr>
    </w:p>
    <w:p w14:paraId="3552CA6B" w14:textId="442C4203" w:rsidR="00DB0EAA" w:rsidDel="007A4CFC" w:rsidRDefault="00DB0EAA" w:rsidP="00166FB7">
      <w:pPr>
        <w:rPr>
          <w:del w:id="2203" w:author="Jordon Beijing" w:date="2020-09-04T10:36:00Z"/>
          <w:rFonts w:ascii="Times" w:hAnsi="Times"/>
          <w:color w:val="4472C4" w:themeColor="accent1"/>
          <w:lang w:val="en-US"/>
        </w:rPr>
      </w:pPr>
    </w:p>
    <w:p w14:paraId="70ED5071" w14:textId="5B33F9B5" w:rsidR="00DB0EAA" w:rsidDel="007A4CFC" w:rsidRDefault="00DB0EAA" w:rsidP="00166FB7">
      <w:pPr>
        <w:rPr>
          <w:del w:id="2204" w:author="Jordon Beijing" w:date="2020-09-04T10:36:00Z"/>
          <w:rFonts w:ascii="Times" w:hAnsi="Times"/>
          <w:color w:val="4472C4" w:themeColor="accent1"/>
          <w:lang w:val="en-US"/>
        </w:rPr>
      </w:pPr>
    </w:p>
    <w:p w14:paraId="73FF7BED" w14:textId="2B4237DF" w:rsidR="00DB0EAA" w:rsidDel="007A4CFC" w:rsidRDefault="00DB0EAA" w:rsidP="00166FB7">
      <w:pPr>
        <w:rPr>
          <w:del w:id="2205" w:author="Jordon Beijing" w:date="2020-09-04T10:36:00Z"/>
          <w:rFonts w:ascii="Times" w:hAnsi="Times"/>
          <w:color w:val="4472C4" w:themeColor="accent1"/>
          <w:lang w:val="en-US"/>
        </w:rPr>
      </w:pPr>
    </w:p>
    <w:p w14:paraId="26663AC2" w14:textId="3AE8E8A9" w:rsidR="00DB0EAA" w:rsidDel="007A4CFC" w:rsidRDefault="00DB0EAA" w:rsidP="00166FB7">
      <w:pPr>
        <w:rPr>
          <w:del w:id="2206" w:author="Jordon Beijing" w:date="2020-09-04T10:36:00Z"/>
          <w:rFonts w:ascii="Times" w:hAnsi="Times"/>
          <w:color w:val="4472C4" w:themeColor="accent1"/>
          <w:lang w:val="en-US"/>
        </w:rPr>
      </w:pPr>
    </w:p>
    <w:p w14:paraId="1432807A" w14:textId="70777D11" w:rsidR="00DB0EAA" w:rsidDel="007A4CFC" w:rsidRDefault="00DB0EAA" w:rsidP="00166FB7">
      <w:pPr>
        <w:rPr>
          <w:del w:id="2207" w:author="Jordon Beijing" w:date="2020-09-04T10:36:00Z"/>
          <w:rFonts w:ascii="Times" w:hAnsi="Times"/>
          <w:color w:val="4472C4" w:themeColor="accent1"/>
          <w:lang w:val="en-US"/>
        </w:rPr>
      </w:pPr>
    </w:p>
    <w:p w14:paraId="3305F095" w14:textId="05EB6444" w:rsidR="00DB0EAA" w:rsidDel="007A4CFC" w:rsidRDefault="00DB0EAA" w:rsidP="00166FB7">
      <w:pPr>
        <w:rPr>
          <w:del w:id="2208" w:author="Jordon Beijing" w:date="2020-09-04T10:36:00Z"/>
          <w:rFonts w:ascii="Times" w:hAnsi="Times"/>
          <w:color w:val="4472C4" w:themeColor="accent1"/>
          <w:lang w:val="en-US"/>
        </w:rPr>
      </w:pPr>
    </w:p>
    <w:p w14:paraId="327239E7" w14:textId="63242B68" w:rsidR="00DB0EAA" w:rsidDel="007A4CFC" w:rsidRDefault="00DB0EAA" w:rsidP="00166FB7">
      <w:pPr>
        <w:rPr>
          <w:del w:id="2209" w:author="Jordon Beijing" w:date="2020-09-04T10:36:00Z"/>
          <w:rFonts w:ascii="Times" w:hAnsi="Times"/>
          <w:color w:val="4472C4" w:themeColor="accent1"/>
          <w:lang w:val="en-US"/>
        </w:rPr>
      </w:pPr>
    </w:p>
    <w:p w14:paraId="7DA22279" w14:textId="50117929" w:rsidR="00DB0EAA" w:rsidDel="007A4CFC" w:rsidRDefault="00DB0EAA" w:rsidP="00166FB7">
      <w:pPr>
        <w:rPr>
          <w:del w:id="2210" w:author="Jordon Beijing" w:date="2020-09-04T10:36:00Z"/>
          <w:rFonts w:ascii="Times" w:hAnsi="Times"/>
          <w:color w:val="4472C4" w:themeColor="accent1"/>
          <w:lang w:val="en-US"/>
        </w:rPr>
      </w:pPr>
    </w:p>
    <w:p w14:paraId="496207D0" w14:textId="50D2A24F" w:rsidR="00DB0EAA" w:rsidDel="007A4CFC" w:rsidRDefault="00DB0EAA" w:rsidP="00166FB7">
      <w:pPr>
        <w:rPr>
          <w:del w:id="2211" w:author="Jordon Beijing" w:date="2020-09-04T10:36:00Z"/>
          <w:rFonts w:ascii="Times" w:hAnsi="Times"/>
          <w:color w:val="4472C4" w:themeColor="accent1"/>
          <w:lang w:val="en-US"/>
        </w:rPr>
      </w:pPr>
    </w:p>
    <w:p w14:paraId="3BA9922E" w14:textId="7359D49C" w:rsidR="00DB0EAA" w:rsidDel="007A4CFC" w:rsidRDefault="00DB0EAA" w:rsidP="00166FB7">
      <w:pPr>
        <w:rPr>
          <w:del w:id="2212" w:author="Jordon Beijing" w:date="2020-09-04T10:36:00Z"/>
          <w:rFonts w:ascii="Times" w:hAnsi="Times"/>
          <w:color w:val="4472C4" w:themeColor="accent1"/>
          <w:lang w:val="en-US"/>
        </w:rPr>
      </w:pPr>
    </w:p>
    <w:p w14:paraId="583E6612" w14:textId="6CDEB50D" w:rsidR="00DB0EAA" w:rsidDel="007A4CFC" w:rsidRDefault="00DB0EAA" w:rsidP="00166FB7">
      <w:pPr>
        <w:rPr>
          <w:del w:id="2213" w:author="Jordon Beijing" w:date="2020-09-04T10:36:00Z"/>
          <w:rFonts w:ascii="Times" w:hAnsi="Times"/>
          <w:color w:val="4472C4" w:themeColor="accent1"/>
          <w:lang w:val="en-US"/>
        </w:rPr>
      </w:pPr>
    </w:p>
    <w:p w14:paraId="36D49EDF" w14:textId="15DFA143" w:rsidR="00DB0EAA" w:rsidDel="007A4CFC" w:rsidRDefault="00DB0EAA" w:rsidP="00166FB7">
      <w:pPr>
        <w:rPr>
          <w:del w:id="2214" w:author="Jordon Beijing" w:date="2020-09-04T10:36:00Z"/>
          <w:rFonts w:ascii="Times" w:hAnsi="Times"/>
          <w:color w:val="4472C4" w:themeColor="accent1"/>
          <w:lang w:val="en-US"/>
        </w:rPr>
      </w:pPr>
    </w:p>
    <w:p w14:paraId="3F3A4F6C" w14:textId="3B05B209" w:rsidR="00DB0EAA" w:rsidDel="007A4CFC" w:rsidRDefault="00DB0EAA" w:rsidP="00166FB7">
      <w:pPr>
        <w:rPr>
          <w:del w:id="2215" w:author="Jordon Beijing" w:date="2020-09-04T10:36:00Z"/>
          <w:rFonts w:ascii="Times" w:hAnsi="Times"/>
          <w:color w:val="4472C4" w:themeColor="accent1"/>
          <w:lang w:val="en-US"/>
        </w:rPr>
      </w:pPr>
    </w:p>
    <w:p w14:paraId="648BC7E7" w14:textId="6180D171" w:rsidR="00DB0EAA" w:rsidDel="007A4CFC" w:rsidRDefault="00DB0EAA" w:rsidP="00166FB7">
      <w:pPr>
        <w:rPr>
          <w:del w:id="2216" w:author="Jordon Beijing" w:date="2020-09-04T10:36:00Z"/>
          <w:rFonts w:ascii="Times" w:hAnsi="Times"/>
          <w:color w:val="4472C4" w:themeColor="accent1"/>
          <w:lang w:val="en-US"/>
        </w:rPr>
      </w:pPr>
    </w:p>
    <w:p w14:paraId="25EFC4CD" w14:textId="7A5DC3C3" w:rsidR="00DB0EAA" w:rsidDel="007A4CFC" w:rsidRDefault="00DB0EAA" w:rsidP="00166FB7">
      <w:pPr>
        <w:rPr>
          <w:del w:id="2217" w:author="Jordon Beijing" w:date="2020-09-04T10:36:00Z"/>
          <w:rFonts w:ascii="Times" w:hAnsi="Times"/>
          <w:color w:val="4472C4" w:themeColor="accent1"/>
          <w:lang w:val="en-US"/>
        </w:rPr>
      </w:pPr>
    </w:p>
    <w:p w14:paraId="7A2C0121" w14:textId="05344168" w:rsidR="00DB0EAA" w:rsidDel="007A4CFC" w:rsidRDefault="00DB0EAA" w:rsidP="00166FB7">
      <w:pPr>
        <w:rPr>
          <w:del w:id="2218" w:author="Jordon Beijing" w:date="2020-09-04T10:36:00Z"/>
          <w:rFonts w:ascii="Times" w:hAnsi="Times"/>
          <w:color w:val="4472C4" w:themeColor="accent1"/>
          <w:lang w:val="en-US"/>
        </w:rPr>
      </w:pPr>
    </w:p>
    <w:p w14:paraId="40BDF458" w14:textId="5253AB56" w:rsidR="00DB0EAA" w:rsidDel="007A4CFC" w:rsidRDefault="00DB0EAA" w:rsidP="00166FB7">
      <w:pPr>
        <w:rPr>
          <w:del w:id="2219" w:author="Jordon Beijing" w:date="2020-09-04T10:36:00Z"/>
          <w:rFonts w:ascii="Times" w:hAnsi="Times"/>
          <w:color w:val="4472C4" w:themeColor="accent1"/>
          <w:lang w:val="en-US"/>
        </w:rPr>
      </w:pPr>
    </w:p>
    <w:p w14:paraId="6EE0D423" w14:textId="42373102" w:rsidR="00DB0EAA" w:rsidDel="007A4CFC" w:rsidRDefault="00DB0EAA" w:rsidP="00166FB7">
      <w:pPr>
        <w:rPr>
          <w:del w:id="2220" w:author="Jordon Beijing" w:date="2020-09-04T10:36:00Z"/>
          <w:rFonts w:ascii="Times" w:hAnsi="Times"/>
          <w:color w:val="4472C4" w:themeColor="accent1"/>
          <w:lang w:val="en-US"/>
        </w:rPr>
      </w:pPr>
    </w:p>
    <w:p w14:paraId="5A6001F3" w14:textId="3037BA85" w:rsidR="00DB0EAA" w:rsidDel="007A4CFC" w:rsidRDefault="00DB0EAA" w:rsidP="00166FB7">
      <w:pPr>
        <w:rPr>
          <w:del w:id="2221" w:author="Jordon Beijing" w:date="2020-09-04T10:36:00Z"/>
          <w:rFonts w:ascii="Times" w:hAnsi="Times"/>
          <w:color w:val="4472C4" w:themeColor="accent1"/>
          <w:lang w:val="en-US"/>
        </w:rPr>
      </w:pPr>
    </w:p>
    <w:p w14:paraId="64FB41BA" w14:textId="16156C5E" w:rsidR="00DB0EAA" w:rsidDel="007A4CFC" w:rsidRDefault="00DB0EAA" w:rsidP="00166FB7">
      <w:pPr>
        <w:rPr>
          <w:del w:id="2222" w:author="Jordon Beijing" w:date="2020-09-04T10:36:00Z"/>
          <w:rFonts w:ascii="Times" w:hAnsi="Times"/>
          <w:color w:val="4472C4" w:themeColor="accent1"/>
          <w:lang w:val="en-US"/>
        </w:rPr>
      </w:pPr>
    </w:p>
    <w:p w14:paraId="4EEB05EC" w14:textId="294F1C48" w:rsidR="00DB0EAA" w:rsidDel="007A4CFC" w:rsidRDefault="00DB0EAA" w:rsidP="00166FB7">
      <w:pPr>
        <w:rPr>
          <w:del w:id="2223" w:author="Jordon Beijing" w:date="2020-09-04T10:36:00Z"/>
          <w:rFonts w:ascii="Times" w:hAnsi="Times"/>
          <w:color w:val="4472C4" w:themeColor="accent1"/>
          <w:lang w:val="en-US"/>
        </w:rPr>
      </w:pPr>
    </w:p>
    <w:p w14:paraId="5AFCBF0F" w14:textId="2D3A988A" w:rsidR="00DB0EAA" w:rsidDel="007A4CFC" w:rsidRDefault="00DB0EAA" w:rsidP="00166FB7">
      <w:pPr>
        <w:rPr>
          <w:del w:id="2224" w:author="Jordon Beijing" w:date="2020-09-04T10:36:00Z"/>
          <w:rFonts w:ascii="Times" w:hAnsi="Times"/>
          <w:color w:val="4472C4" w:themeColor="accent1"/>
          <w:lang w:val="en-US"/>
        </w:rPr>
      </w:pPr>
    </w:p>
    <w:p w14:paraId="3BFAA3CD" w14:textId="196AB5C2" w:rsidR="00DB0EAA" w:rsidDel="007A4CFC" w:rsidRDefault="00DB0EAA" w:rsidP="00166FB7">
      <w:pPr>
        <w:rPr>
          <w:del w:id="2225" w:author="Jordon Beijing" w:date="2020-09-04T10:36:00Z"/>
          <w:rFonts w:ascii="Times" w:hAnsi="Times"/>
          <w:color w:val="4472C4" w:themeColor="accent1"/>
          <w:lang w:val="en-US"/>
        </w:rPr>
      </w:pPr>
    </w:p>
    <w:p w14:paraId="2DCB957D" w14:textId="7632B738" w:rsidR="00DB0EAA" w:rsidDel="007A4CFC" w:rsidRDefault="00DB0EAA" w:rsidP="00166FB7">
      <w:pPr>
        <w:rPr>
          <w:del w:id="2226" w:author="Jordon Beijing" w:date="2020-09-04T10:36:00Z"/>
          <w:rFonts w:ascii="Times" w:hAnsi="Times"/>
          <w:color w:val="4472C4" w:themeColor="accent1"/>
          <w:lang w:val="en-US"/>
        </w:rPr>
      </w:pPr>
    </w:p>
    <w:p w14:paraId="12ABE53E" w14:textId="678645C6" w:rsidR="00DB0EAA" w:rsidDel="007A4CFC" w:rsidRDefault="00DB0EAA" w:rsidP="00166FB7">
      <w:pPr>
        <w:rPr>
          <w:del w:id="2227" w:author="Jordon Beijing" w:date="2020-09-04T10:36:00Z"/>
          <w:rFonts w:ascii="Times" w:hAnsi="Times"/>
          <w:color w:val="4472C4" w:themeColor="accent1"/>
          <w:lang w:val="en-US"/>
        </w:rPr>
      </w:pPr>
    </w:p>
    <w:p w14:paraId="252FBD5C" w14:textId="338032A3" w:rsidR="00DB0EAA" w:rsidDel="007A4CFC" w:rsidRDefault="00DB0EAA" w:rsidP="00166FB7">
      <w:pPr>
        <w:rPr>
          <w:del w:id="2228" w:author="Jordon Beijing" w:date="2020-09-04T10:36:00Z"/>
          <w:rFonts w:ascii="Times" w:hAnsi="Times"/>
          <w:color w:val="4472C4" w:themeColor="accent1"/>
          <w:lang w:val="en-US"/>
        </w:rPr>
      </w:pPr>
    </w:p>
    <w:p w14:paraId="5823643D" w14:textId="60C96DDF" w:rsidR="00DB0EAA" w:rsidDel="007A4CFC" w:rsidRDefault="00DB0EAA" w:rsidP="00166FB7">
      <w:pPr>
        <w:rPr>
          <w:del w:id="2229" w:author="Jordon Beijing" w:date="2020-09-04T10:36:00Z"/>
          <w:rFonts w:ascii="Times" w:hAnsi="Times"/>
          <w:color w:val="4472C4" w:themeColor="accent1"/>
          <w:lang w:val="en-US"/>
        </w:rPr>
      </w:pPr>
    </w:p>
    <w:p w14:paraId="2A88EB90" w14:textId="61C1CE33" w:rsidR="00DB0EAA" w:rsidDel="007A4CFC" w:rsidRDefault="00DB0EAA" w:rsidP="00166FB7">
      <w:pPr>
        <w:rPr>
          <w:del w:id="2230" w:author="Jordon Beijing" w:date="2020-09-04T10:36:00Z"/>
          <w:rFonts w:ascii="Times" w:hAnsi="Times"/>
          <w:color w:val="4472C4" w:themeColor="accent1"/>
          <w:lang w:val="en-US"/>
        </w:rPr>
      </w:pPr>
    </w:p>
    <w:p w14:paraId="63106107" w14:textId="066735F8" w:rsidR="00DB0EAA" w:rsidDel="007A4CFC" w:rsidRDefault="00DB0EAA" w:rsidP="00166FB7">
      <w:pPr>
        <w:rPr>
          <w:del w:id="2231" w:author="Jordon Beijing" w:date="2020-09-04T10:36:00Z"/>
          <w:rFonts w:ascii="Times" w:hAnsi="Times"/>
          <w:color w:val="4472C4" w:themeColor="accent1"/>
          <w:lang w:val="en-US"/>
        </w:rPr>
      </w:pPr>
    </w:p>
    <w:p w14:paraId="408E1833" w14:textId="264343B5" w:rsidR="00DB0EAA" w:rsidDel="007A4CFC" w:rsidRDefault="00DB0EAA" w:rsidP="00166FB7">
      <w:pPr>
        <w:rPr>
          <w:del w:id="2232" w:author="Jordon Beijing" w:date="2020-09-04T10:36:00Z"/>
          <w:rFonts w:ascii="Times" w:hAnsi="Times"/>
          <w:color w:val="4472C4" w:themeColor="accent1"/>
          <w:lang w:val="en-US"/>
        </w:rPr>
      </w:pPr>
    </w:p>
    <w:p w14:paraId="7D892ECC" w14:textId="12D54338" w:rsidR="00DB0EAA" w:rsidDel="007A4CFC" w:rsidRDefault="00DB0EAA" w:rsidP="00166FB7">
      <w:pPr>
        <w:rPr>
          <w:del w:id="2233" w:author="Jordon Beijing" w:date="2020-09-04T10:36:00Z"/>
          <w:rFonts w:ascii="Times" w:hAnsi="Times"/>
          <w:color w:val="4472C4" w:themeColor="accent1"/>
          <w:lang w:val="en-US"/>
        </w:rPr>
      </w:pPr>
    </w:p>
    <w:p w14:paraId="1A807F9B" w14:textId="4EAC22FE" w:rsidR="00DB0EAA" w:rsidDel="007A4CFC" w:rsidRDefault="00DB0EAA" w:rsidP="00166FB7">
      <w:pPr>
        <w:rPr>
          <w:del w:id="2234" w:author="Jordon Beijing" w:date="2020-09-04T10:36:00Z"/>
          <w:rFonts w:ascii="Times" w:hAnsi="Times"/>
          <w:color w:val="4472C4" w:themeColor="accent1"/>
          <w:lang w:val="en-US"/>
        </w:rPr>
      </w:pPr>
    </w:p>
    <w:p w14:paraId="3CC74144" w14:textId="77777777" w:rsidR="00DB0EAA" w:rsidRDefault="00DB0EAA" w:rsidP="00166FB7">
      <w:pPr>
        <w:rPr>
          <w:rFonts w:ascii="Times" w:hAnsi="Times"/>
          <w:color w:val="4472C4" w:themeColor="accent1"/>
          <w:lang w:val="en-US"/>
        </w:rPr>
      </w:pPr>
    </w:p>
    <w:p w14:paraId="6CF0B100" w14:textId="59B7FF00" w:rsidR="00166FB7" w:rsidRDefault="004168D5" w:rsidP="00166FB7">
      <w:pPr>
        <w:rPr>
          <w:rFonts w:ascii="Times" w:hAnsi="Times"/>
          <w:color w:val="4472C4" w:themeColor="accent1"/>
          <w:lang w:val="en-US"/>
        </w:rPr>
      </w:pPr>
      <w:r>
        <w:rPr>
          <w:rFonts w:ascii="Times" w:hAnsi="Times"/>
          <w:color w:val="4472C4" w:themeColor="accent1"/>
          <w:lang w:val="en-US"/>
        </w:rPr>
        <w:lastRenderedPageBreak/>
        <w:t>[</w:t>
      </w:r>
      <w:r w:rsidR="00166FB7" w:rsidRPr="004168D5">
        <w:rPr>
          <w:rFonts w:ascii="Times" w:hAnsi="Times"/>
          <w:color w:val="4472C4" w:themeColor="accent1"/>
          <w:lang w:val="en-US"/>
        </w:rPr>
        <w:t>Essay 6: Analyzing Literature: Noticing the Author’s Choices in “How the Leopard Got His Spots” by Rudyard Kipling</w:t>
      </w:r>
      <w:r>
        <w:rPr>
          <w:rFonts w:ascii="Times" w:hAnsi="Times"/>
          <w:color w:val="4472C4" w:themeColor="accent1"/>
          <w:lang w:val="en-US"/>
        </w:rPr>
        <w:t>: Draft 1]</w:t>
      </w:r>
    </w:p>
    <w:p w14:paraId="14344594" w14:textId="00ACBBB3" w:rsidR="004168D5" w:rsidRDefault="004168D5" w:rsidP="00166FB7">
      <w:pPr>
        <w:rPr>
          <w:ins w:id="2235" w:author="Jordon Beijing" w:date="2020-09-04T12:00:00Z"/>
          <w:rFonts w:ascii="Times" w:hAnsi="Times"/>
          <w:color w:val="4472C4" w:themeColor="accent1"/>
          <w:lang w:val="en-US"/>
        </w:rPr>
      </w:pPr>
    </w:p>
    <w:p w14:paraId="39257A69" w14:textId="77777777" w:rsidR="00A54001" w:rsidRPr="00A54001" w:rsidRDefault="00A54001" w:rsidP="00A54001">
      <w:pPr>
        <w:jc w:val="center"/>
        <w:rPr>
          <w:ins w:id="2236" w:author="Jordon Beijing" w:date="2020-09-05T20:48:00Z"/>
          <w:rFonts w:ascii="Times New Roman" w:hAnsi="Times New Roman" w:cs="Times New Roman"/>
          <w:bCs/>
          <w:szCs w:val="24"/>
          <w:rPrChange w:id="2237" w:author="Jordon Beijing" w:date="2020-09-05T20:48:00Z">
            <w:rPr>
              <w:ins w:id="2238" w:author="Jordon Beijing" w:date="2020-09-05T20:48:00Z"/>
              <w:rFonts w:ascii="Times New Roman" w:hAnsi="Times New Roman" w:cs="Times New Roman"/>
              <w:b/>
              <w:szCs w:val="24"/>
            </w:rPr>
          </w:rPrChange>
        </w:rPr>
      </w:pPr>
      <w:ins w:id="2239" w:author="Jordon Beijing" w:date="2020-09-05T20:48:00Z">
        <w:r w:rsidRPr="00A54001">
          <w:rPr>
            <w:rFonts w:ascii="Times New Roman" w:hAnsi="Times New Roman" w:cs="Times New Roman"/>
            <w:bCs/>
            <w:szCs w:val="24"/>
            <w:rPrChange w:id="2240" w:author="Jordon Beijing" w:date="2020-09-05T20:48:00Z">
              <w:rPr>
                <w:rFonts w:ascii="Times New Roman" w:hAnsi="Times New Roman" w:cs="Times New Roman"/>
                <w:b/>
                <w:szCs w:val="24"/>
              </w:rPr>
            </w:rPrChange>
          </w:rPr>
          <w:t>Analysis of “How the Leopard got His Spots” by Rudyard Kipling</w:t>
        </w:r>
      </w:ins>
    </w:p>
    <w:p w14:paraId="33F6610C" w14:textId="77777777" w:rsidR="00075754" w:rsidRPr="00A54001" w:rsidRDefault="00075754" w:rsidP="00166FB7">
      <w:pPr>
        <w:rPr>
          <w:rFonts w:ascii="Times" w:hAnsi="Times"/>
          <w:color w:val="4472C4" w:themeColor="accent1"/>
          <w:rPrChange w:id="2241" w:author="Jordon Beijing" w:date="2020-09-05T20:48:00Z">
            <w:rPr>
              <w:rFonts w:ascii="Times" w:hAnsi="Times"/>
              <w:color w:val="4472C4" w:themeColor="accent1"/>
              <w:lang w:val="en-US"/>
            </w:rPr>
          </w:rPrChange>
        </w:rPr>
      </w:pPr>
    </w:p>
    <w:p w14:paraId="443E4331" w14:textId="77777777" w:rsidR="003A2677" w:rsidRPr="003A2677" w:rsidRDefault="003A2677" w:rsidP="003A2677">
      <w:pPr>
        <w:rPr>
          <w:rFonts w:ascii="Times" w:hAnsi="Times"/>
          <w:lang w:val="en-US"/>
        </w:rPr>
      </w:pPr>
      <w:r w:rsidRPr="003A2677">
        <w:rPr>
          <w:rFonts w:ascii="Times" w:hAnsi="Times"/>
          <w:color w:val="4472C4" w:themeColor="accent1"/>
          <w:lang w:val="en-US"/>
        </w:rPr>
        <w:t xml:space="preserve"> </w:t>
      </w:r>
      <w:r w:rsidRPr="003A2677">
        <w:rPr>
          <w:rFonts w:ascii="Times" w:hAnsi="Times"/>
          <w:lang w:val="en-US"/>
        </w:rPr>
        <w:t xml:space="preserve"> In the story of “How the Leopard got His spot”, the author, Rudyard Kipling made many choices, such as writing “weird” words, using third person, and using personification, to create a world that is talking about a Leopard who once is full of brown skin that is similar to the color of the stone and land so nobody see him when he is quiet. When Giraffe, Zebra, Eland, Koodo and Hartebeest are having rest or eating food, he and his friend, Ethiopian stand beside them and waiting for a good opportunity to catch them for breakfast. After a long time, Giraffe, Zebra and Eland had enough, they ran in to Great Forest and hide. Giraffe, Zebra, Koodo and Eland change their skin in to spot, stripe, and darker. After Leopard and Ethiopian found out their breakfast run away, they chase them in to the Great Forest, but they couldn’t found them because those animals have many different pattern on their skin same as different kind of plant in the forest. Ethiopian told Leopard he should have the pattern so they could hunt those animal faster. Then he paint Leopard spotty by his hand, and have happily ever after.</w:t>
      </w:r>
    </w:p>
    <w:p w14:paraId="23A48246" w14:textId="77777777" w:rsidR="003A2677" w:rsidRPr="003A2677" w:rsidRDefault="003A2677" w:rsidP="003A2677">
      <w:pPr>
        <w:rPr>
          <w:rFonts w:ascii="Times" w:hAnsi="Times"/>
          <w:lang w:val="en-US"/>
        </w:rPr>
      </w:pPr>
      <w:r w:rsidRPr="003A2677">
        <w:rPr>
          <w:rFonts w:ascii="Times" w:hAnsi="Times"/>
          <w:lang w:val="en-US"/>
        </w:rPr>
        <w:t xml:space="preserve">        Firstly, Rudyard Kipling made the choice of writing” weird” words. His words is not actually weird, but he put them in to funny ways, like</w:t>
      </w:r>
    </w:p>
    <w:p w14:paraId="7926783D" w14:textId="77777777" w:rsidR="003A2677" w:rsidRPr="003A2677" w:rsidRDefault="003A2677" w:rsidP="003A2677">
      <w:pPr>
        <w:rPr>
          <w:rFonts w:ascii="Times" w:hAnsi="Times"/>
          <w:lang w:val="en-US"/>
        </w:rPr>
      </w:pPr>
      <w:r w:rsidRPr="003A2677">
        <w:rPr>
          <w:rFonts w:ascii="Times" w:hAnsi="Times" w:hint="eastAsia"/>
          <w:lang w:val="en-US"/>
        </w:rPr>
        <w:t>”</w:t>
      </w:r>
      <w:r w:rsidRPr="003A2677">
        <w:rPr>
          <w:rFonts w:ascii="Times" w:hAnsi="Times"/>
          <w:lang w:val="en-US"/>
        </w:rPr>
        <w:t xml:space="preserve"> they were 'sclusively sandy-yellow-brownish all over; but the Leopard, he was the 'sclusivist sandiest-yellowish-brownest of them all a greyish-yellowish catty-shaped kind of beast.”- According to the article publish by China Translation &amp; Publishing Corporation.</w:t>
      </w:r>
    </w:p>
    <w:p w14:paraId="53DFC0EF" w14:textId="77777777" w:rsidR="003A2677" w:rsidRPr="003A2677" w:rsidRDefault="003A2677" w:rsidP="003A2677">
      <w:pPr>
        <w:rPr>
          <w:rFonts w:ascii="Times" w:hAnsi="Times"/>
          <w:lang w:val="en-US"/>
        </w:rPr>
      </w:pPr>
      <w:r w:rsidRPr="003A2677">
        <w:rPr>
          <w:rFonts w:ascii="Times" w:hAnsi="Times"/>
          <w:lang w:val="en-US"/>
        </w:rPr>
        <w:t xml:space="preserve">He used a lot of different kind of adjective on describing animals, and he used it vividly and amusingly. He had his own writing techniques and his own attitude towards writing. He didn’t write this story with curt boring words, he write this story audaciously, he didn’t think these word would make his story weird, he used it as innovative, and it did! </w:t>
      </w:r>
    </w:p>
    <w:p w14:paraId="49F96591" w14:textId="77777777" w:rsidR="003A2677" w:rsidRPr="003A2677" w:rsidRDefault="003A2677" w:rsidP="003A2677">
      <w:pPr>
        <w:rPr>
          <w:rFonts w:ascii="Times" w:hAnsi="Times"/>
          <w:lang w:val="en-US"/>
        </w:rPr>
      </w:pPr>
      <w:r w:rsidRPr="003A2677">
        <w:rPr>
          <w:rFonts w:ascii="Times" w:hAnsi="Times"/>
          <w:lang w:val="en-US"/>
        </w:rPr>
        <w:t>Then, he choose to use third person. It’s kind of familiar writing techniques, but it’s a good writing techniques on writing. Third person can make things that people want to narrate more clarity, because using “God’s view” can clearly write about what others’ thought and what everyone is doing even they weren’t together. Rudyard Kipling did a great job on this story, He made good use of the benefits of the third person. He let the reader clearly understand every movement of each animals’ action with no doubt.</w:t>
      </w:r>
    </w:p>
    <w:p w14:paraId="7FBA5638" w14:textId="77777777" w:rsidR="003A2677" w:rsidRPr="003A2677" w:rsidRDefault="003A2677" w:rsidP="003A2677">
      <w:pPr>
        <w:rPr>
          <w:rFonts w:ascii="Times" w:hAnsi="Times"/>
          <w:lang w:val="en-US"/>
        </w:rPr>
      </w:pPr>
      <w:r w:rsidRPr="003A2677">
        <w:rPr>
          <w:rFonts w:ascii="Times" w:hAnsi="Times"/>
          <w:lang w:val="en-US"/>
        </w:rPr>
        <w:t>Lastly, he choose to personification. I think this is the most important part of his story. He used the personification method well without doubt. He let this story became vivid and interesting, he also catch reader’s mind so reader will want to know what happen next. He skillfully used personification to make his story better understood and real. I think he made a good choice on this, because if he didn’t used personification, this story will definitely show up like BBC, not a children’s book.</w:t>
      </w:r>
    </w:p>
    <w:p w14:paraId="17505617" w14:textId="2A8AADC9" w:rsidR="004168D5" w:rsidRPr="003A2677" w:rsidRDefault="003A2677" w:rsidP="003A2677">
      <w:pPr>
        <w:rPr>
          <w:rFonts w:ascii="Times" w:hAnsi="Times"/>
          <w:lang w:val="en-US"/>
        </w:rPr>
      </w:pPr>
      <w:r w:rsidRPr="003A2677">
        <w:rPr>
          <w:rFonts w:ascii="Times" w:hAnsi="Times"/>
          <w:lang w:val="en-US"/>
        </w:rPr>
        <w:t>Rudyard Kipling’s story is totally interesting and full of imaginations. The story of “How the Leopard got His Spot” have none unnecessary word. I think this story is very short and very clear, we could totally understand what the author is trying to tell us. Rudyard Kipling was a wonderful writer, his book is vivid, interesting and also conspicuous. I was totally in to this story.</w:t>
      </w:r>
    </w:p>
    <w:p w14:paraId="4B90FF9A" w14:textId="2730A4E0" w:rsidR="004168D5" w:rsidRDefault="004168D5" w:rsidP="00166FB7">
      <w:pPr>
        <w:rPr>
          <w:ins w:id="2242" w:author="Jordon Beijing" w:date="2020-09-04T10:36:00Z"/>
          <w:rFonts w:ascii="Times" w:hAnsi="Times"/>
          <w:color w:val="4472C4" w:themeColor="accent1"/>
          <w:lang w:val="en-US"/>
        </w:rPr>
      </w:pPr>
    </w:p>
    <w:p w14:paraId="1031FE9E" w14:textId="43774DC5" w:rsidR="007A4CFC" w:rsidRPr="00075754" w:rsidRDefault="00075754" w:rsidP="00166FB7">
      <w:pPr>
        <w:rPr>
          <w:ins w:id="2243" w:author="Jordon Beijing" w:date="2020-09-04T10:36:00Z"/>
          <w:rFonts w:ascii="Times" w:hAnsi="Times"/>
          <w:color w:val="000000" w:themeColor="text1"/>
          <w:lang w:val="en-US"/>
          <w:rPrChange w:id="2244" w:author="Jordon Beijing" w:date="2020-09-04T12:00:00Z">
            <w:rPr>
              <w:ins w:id="2245" w:author="Jordon Beijing" w:date="2020-09-04T10:36:00Z"/>
              <w:rFonts w:ascii="Times" w:hAnsi="Times"/>
              <w:color w:val="4472C4" w:themeColor="accent1"/>
              <w:lang w:val="en-US"/>
            </w:rPr>
          </w:rPrChange>
        </w:rPr>
      </w:pPr>
      <w:ins w:id="2246" w:author="Jordon Beijing" w:date="2020-09-04T12:00:00Z">
        <w:r w:rsidRPr="00075754">
          <w:rPr>
            <w:rFonts w:ascii="Times" w:hAnsi="Times"/>
            <w:color w:val="000000" w:themeColor="text1"/>
            <w:lang w:val="en-US"/>
            <w:rPrChange w:id="2247" w:author="Jordon Beijing" w:date="2020-09-04T12:00:00Z">
              <w:rPr>
                <w:rFonts w:ascii="Times" w:hAnsi="Times"/>
                <w:color w:val="4472C4" w:themeColor="accent1"/>
                <w:lang w:val="en-US"/>
              </w:rPr>
            </w:rPrChange>
          </w:rPr>
          <w:t>Word Count:</w:t>
        </w:r>
        <w:r w:rsidRPr="00075754">
          <w:rPr>
            <w:rFonts w:ascii="Times" w:hAnsi="Times"/>
            <w:color w:val="000000" w:themeColor="text1"/>
            <w:lang w:val="en-US"/>
            <w:rPrChange w:id="2248" w:author="Jordon Beijing" w:date="2020-09-04T12:00:00Z">
              <w:rPr>
                <w:rFonts w:ascii="Times" w:hAnsi="Times"/>
                <w:color w:val="000000" w:themeColor="text1"/>
                <w:highlight w:val="yellow"/>
                <w:lang w:val="en-US"/>
              </w:rPr>
            </w:rPrChange>
          </w:rPr>
          <w:t xml:space="preserve"> 560</w:t>
        </w:r>
      </w:ins>
    </w:p>
    <w:p w14:paraId="01573AF0" w14:textId="0A7CAE0E" w:rsidR="007A4CFC" w:rsidRDefault="007A4CFC" w:rsidP="00166FB7">
      <w:pPr>
        <w:rPr>
          <w:ins w:id="2249" w:author="Jordon Beijing" w:date="2020-09-04T10:36:00Z"/>
          <w:rFonts w:ascii="Times" w:hAnsi="Times"/>
          <w:color w:val="4472C4" w:themeColor="accent1"/>
          <w:lang w:val="en-US"/>
        </w:rPr>
      </w:pPr>
    </w:p>
    <w:p w14:paraId="6C2E10A6" w14:textId="3E41932C" w:rsidR="007A4CFC" w:rsidRDefault="007A4CFC" w:rsidP="00166FB7">
      <w:pPr>
        <w:rPr>
          <w:ins w:id="2250" w:author="Jordon Beijing" w:date="2020-09-04T10:36:00Z"/>
          <w:rFonts w:ascii="Times" w:hAnsi="Times"/>
          <w:color w:val="4472C4" w:themeColor="accent1"/>
          <w:lang w:val="en-US"/>
        </w:rPr>
      </w:pPr>
    </w:p>
    <w:p w14:paraId="74B7DF90" w14:textId="4D089CAF" w:rsidR="007A4CFC" w:rsidRDefault="007A4CFC" w:rsidP="00166FB7">
      <w:pPr>
        <w:rPr>
          <w:ins w:id="2251" w:author="Jordon Beijing" w:date="2020-09-04T10:36:00Z"/>
          <w:rFonts w:ascii="Times" w:hAnsi="Times"/>
          <w:color w:val="4472C4" w:themeColor="accent1"/>
          <w:lang w:val="en-US"/>
        </w:rPr>
      </w:pPr>
    </w:p>
    <w:p w14:paraId="0314EF2C" w14:textId="77777777" w:rsidR="007A4CFC" w:rsidRPr="004168D5" w:rsidRDefault="007A4CFC" w:rsidP="00166FB7">
      <w:pPr>
        <w:rPr>
          <w:rFonts w:ascii="Times" w:hAnsi="Times"/>
          <w:color w:val="4472C4" w:themeColor="accent1"/>
          <w:lang w:val="en-US"/>
        </w:rPr>
      </w:pPr>
    </w:p>
    <w:p w14:paraId="63353CB3" w14:textId="55A18701" w:rsidR="004168D5" w:rsidRPr="004168D5" w:rsidRDefault="004168D5" w:rsidP="004168D5">
      <w:pPr>
        <w:rPr>
          <w:rFonts w:ascii="Times" w:hAnsi="Times"/>
          <w:color w:val="4472C4" w:themeColor="accent1"/>
          <w:lang w:val="en-US"/>
        </w:rPr>
      </w:pPr>
      <w:r>
        <w:rPr>
          <w:rFonts w:ascii="Times" w:hAnsi="Times"/>
          <w:color w:val="4472C4" w:themeColor="accent1"/>
          <w:lang w:val="en-US"/>
        </w:rPr>
        <w:lastRenderedPageBreak/>
        <w:t>[</w:t>
      </w:r>
      <w:r w:rsidRPr="004168D5">
        <w:rPr>
          <w:rFonts w:ascii="Times" w:hAnsi="Times"/>
          <w:color w:val="4472C4" w:themeColor="accent1"/>
          <w:lang w:val="en-US"/>
        </w:rPr>
        <w:t>Essay 6: Analyzing Literature: Noticing the Author’s Choices in “How the Leopard Got His Spots” by Rudyard Kipling</w:t>
      </w:r>
      <w:r>
        <w:rPr>
          <w:rFonts w:ascii="Times" w:hAnsi="Times"/>
          <w:color w:val="4472C4" w:themeColor="accent1"/>
          <w:lang w:val="en-US"/>
        </w:rPr>
        <w:t>: Draft 2]</w:t>
      </w:r>
    </w:p>
    <w:p w14:paraId="0809BE81" w14:textId="77777777" w:rsidR="00166FB7" w:rsidRDefault="00166FB7" w:rsidP="00166FB7">
      <w:pPr>
        <w:rPr>
          <w:rFonts w:ascii="Times" w:hAnsi="Times"/>
          <w:lang w:val="en-US"/>
        </w:rPr>
      </w:pPr>
    </w:p>
    <w:p w14:paraId="6B43EACC" w14:textId="34D6B553" w:rsidR="00EF59E5" w:rsidRPr="00EF59E5" w:rsidRDefault="00EF59E5" w:rsidP="00EF59E5">
      <w:pPr>
        <w:jc w:val="center"/>
        <w:rPr>
          <w:ins w:id="2252" w:author="Jordon Beijing" w:date="2020-09-04T10:48:00Z"/>
          <w:rFonts w:ascii="Times New Roman" w:hAnsi="Times New Roman" w:cs="Times New Roman"/>
          <w:b/>
          <w:szCs w:val="24"/>
          <w:rPrChange w:id="2253" w:author="Jordon Beijing" w:date="2020-09-04T10:48:00Z">
            <w:rPr>
              <w:ins w:id="2254" w:author="Jordon Beijing" w:date="2020-09-04T10:48:00Z"/>
              <w:b/>
              <w:sz w:val="28"/>
            </w:rPr>
          </w:rPrChange>
        </w:rPr>
      </w:pPr>
      <w:ins w:id="2255" w:author="Jordon Beijing" w:date="2020-09-04T10:48:00Z">
        <w:r w:rsidRPr="00EF59E5">
          <w:rPr>
            <w:rFonts w:ascii="Times New Roman" w:hAnsi="Times New Roman" w:cs="Times New Roman"/>
            <w:b/>
            <w:szCs w:val="24"/>
            <w:rPrChange w:id="2256" w:author="Jordon Beijing" w:date="2020-09-04T10:48:00Z">
              <w:rPr>
                <w:b/>
                <w:sz w:val="28"/>
              </w:rPr>
            </w:rPrChange>
          </w:rPr>
          <w:t>Analysis of “How the Leopard got His Spots” by Rudyard Kipling</w:t>
        </w:r>
      </w:ins>
    </w:p>
    <w:p w14:paraId="2BF6FFFA" w14:textId="77777777" w:rsidR="00EF59E5" w:rsidRPr="00EF59E5" w:rsidRDefault="00EF59E5" w:rsidP="00EF59E5">
      <w:pPr>
        <w:jc w:val="center"/>
        <w:rPr>
          <w:ins w:id="2257" w:author="Jordon Beijing" w:date="2020-09-04T10:48:00Z"/>
          <w:rFonts w:ascii="Times New Roman" w:hAnsi="Times New Roman" w:cs="Times New Roman"/>
          <w:b/>
          <w:szCs w:val="24"/>
          <w:rPrChange w:id="2258" w:author="Jordon Beijing" w:date="2020-09-04T10:48:00Z">
            <w:rPr>
              <w:ins w:id="2259" w:author="Jordon Beijing" w:date="2020-09-04T10:48:00Z"/>
              <w:b/>
              <w:sz w:val="28"/>
            </w:rPr>
          </w:rPrChange>
        </w:rPr>
      </w:pPr>
    </w:p>
    <w:p w14:paraId="2793766B" w14:textId="451ED4C1" w:rsidR="00EF59E5" w:rsidRPr="00EF59E5" w:rsidRDefault="00EF59E5" w:rsidP="00EF59E5">
      <w:pPr>
        <w:ind w:firstLine="420"/>
        <w:rPr>
          <w:ins w:id="2260" w:author="Jordon Beijing" w:date="2020-09-04T10:48:00Z"/>
          <w:rFonts w:ascii="Times New Roman" w:hAnsi="Times New Roman" w:cs="Times New Roman"/>
          <w:szCs w:val="24"/>
          <w:rPrChange w:id="2261" w:author="Jordon Beijing" w:date="2020-09-04T10:48:00Z">
            <w:rPr>
              <w:ins w:id="2262" w:author="Jordon Beijing" w:date="2020-09-04T10:48:00Z"/>
            </w:rPr>
          </w:rPrChange>
        </w:rPr>
      </w:pPr>
      <w:ins w:id="2263" w:author="Jordon Beijing" w:date="2020-09-04T10:48:00Z">
        <w:r w:rsidRPr="00EF59E5">
          <w:rPr>
            <w:rFonts w:ascii="Times New Roman" w:hAnsi="Times New Roman" w:cs="Times New Roman"/>
            <w:szCs w:val="24"/>
            <w:rPrChange w:id="2264" w:author="Jordon Beijing" w:date="2020-09-04T10:48:00Z">
              <w:rPr/>
            </w:rPrChange>
          </w:rPr>
          <w:t xml:space="preserve">In the story “How the Leopard got His Spots,” the author Rudyard Kipling made many choices, such as using “weird” description, writing in the third person narrator and using personification. Kipling uses these choices to create a world with a talking Leopard who once had brown skin that was similar to the </w:t>
        </w:r>
        <w:proofErr w:type="spellStart"/>
        <w:r w:rsidRPr="00EF59E5">
          <w:rPr>
            <w:rFonts w:ascii="Times New Roman" w:hAnsi="Times New Roman" w:cs="Times New Roman"/>
            <w:szCs w:val="24"/>
            <w:rPrChange w:id="2265" w:author="Jordon Beijing" w:date="2020-09-04T10:48:00Z">
              <w:rPr/>
            </w:rPrChange>
          </w:rPr>
          <w:t>color</w:t>
        </w:r>
        <w:proofErr w:type="spellEnd"/>
        <w:r w:rsidRPr="00EF59E5">
          <w:rPr>
            <w:rFonts w:ascii="Times New Roman" w:hAnsi="Times New Roman" w:cs="Times New Roman"/>
            <w:szCs w:val="24"/>
            <w:rPrChange w:id="2266" w:author="Jordon Beijing" w:date="2020-09-04T10:48:00Z">
              <w:rPr/>
            </w:rPrChange>
          </w:rPr>
          <w:t xml:space="preserve"> of stone and land, so nobody could see him when he was quiet. Whenever Giraffe, Zebra, Eland, </w:t>
        </w:r>
        <w:proofErr w:type="spellStart"/>
        <w:r w:rsidRPr="00EF59E5">
          <w:rPr>
            <w:rFonts w:ascii="Times New Roman" w:hAnsi="Times New Roman" w:cs="Times New Roman"/>
            <w:szCs w:val="24"/>
            <w:rPrChange w:id="2267" w:author="Jordon Beijing" w:date="2020-09-04T10:48:00Z">
              <w:rPr/>
            </w:rPrChange>
          </w:rPr>
          <w:t>Koodo</w:t>
        </w:r>
        <w:proofErr w:type="spellEnd"/>
        <w:r w:rsidRPr="00EF59E5">
          <w:rPr>
            <w:rFonts w:ascii="Times New Roman" w:hAnsi="Times New Roman" w:cs="Times New Roman"/>
            <w:szCs w:val="24"/>
            <w:rPrChange w:id="2268" w:author="Jordon Beijing" w:date="2020-09-04T10:48:00Z">
              <w:rPr/>
            </w:rPrChange>
          </w:rPr>
          <w:t xml:space="preserve"> and Hartebeest were having a rest or eating food, the Leopard and his friend, Ethiopian, would stand beside them waiting for an opportunity to catch them for breakfast. </w:t>
        </w:r>
      </w:ins>
    </w:p>
    <w:p w14:paraId="5F32A655" w14:textId="77777777" w:rsidR="00EF59E5" w:rsidRPr="00EF59E5" w:rsidRDefault="00EF59E5" w:rsidP="00EF59E5">
      <w:pPr>
        <w:ind w:firstLine="420"/>
        <w:rPr>
          <w:ins w:id="2269" w:author="Jordon Beijing" w:date="2020-09-04T10:48:00Z"/>
          <w:rFonts w:ascii="Times New Roman" w:hAnsi="Times New Roman" w:cs="Times New Roman"/>
          <w:szCs w:val="24"/>
          <w:rPrChange w:id="2270" w:author="Jordon Beijing" w:date="2020-09-04T10:48:00Z">
            <w:rPr>
              <w:ins w:id="2271" w:author="Jordon Beijing" w:date="2020-09-04T10:48:00Z"/>
            </w:rPr>
          </w:rPrChange>
        </w:rPr>
      </w:pPr>
      <w:ins w:id="2272" w:author="Jordon Beijing" w:date="2020-09-04T10:48:00Z">
        <w:r w:rsidRPr="00EF59E5">
          <w:rPr>
            <w:rFonts w:ascii="Times New Roman" w:hAnsi="Times New Roman" w:cs="Times New Roman"/>
            <w:szCs w:val="24"/>
            <w:rPrChange w:id="2273" w:author="Jordon Beijing" w:date="2020-09-04T10:48:00Z">
              <w:rPr/>
            </w:rPrChange>
          </w:rPr>
          <w:t xml:space="preserve">After a long time, Giraffe, Zebra and Eland had had enough. So they ran into the Great Forest to hide. Giraffe, Zebra, </w:t>
        </w:r>
        <w:proofErr w:type="spellStart"/>
        <w:r w:rsidRPr="00EF59E5">
          <w:rPr>
            <w:rFonts w:ascii="Times New Roman" w:hAnsi="Times New Roman" w:cs="Times New Roman"/>
            <w:szCs w:val="24"/>
            <w:rPrChange w:id="2274" w:author="Jordon Beijing" w:date="2020-09-04T10:48:00Z">
              <w:rPr/>
            </w:rPrChange>
          </w:rPr>
          <w:t>Koodo</w:t>
        </w:r>
        <w:proofErr w:type="spellEnd"/>
        <w:r w:rsidRPr="00EF59E5">
          <w:rPr>
            <w:rFonts w:ascii="Times New Roman" w:hAnsi="Times New Roman" w:cs="Times New Roman"/>
            <w:szCs w:val="24"/>
            <w:rPrChange w:id="2275" w:author="Jordon Beijing" w:date="2020-09-04T10:48:00Z">
              <w:rPr/>
            </w:rPrChange>
          </w:rPr>
          <w:t xml:space="preserve"> and Eland changed their skin to spots and stripes and became darker. After Leopard and Ethiopian found out their breakfast had run away, they chased them into the Great Forest, but they couldn’t find them because those animals had many different patterns on their skin, the same as different kinds of plant in the forest. Ethiopian told Leopard he should also have some patterns so he could hunt those animals faster. Then he changed his skin to black and painted Leopard spotty with his dark hand, and they lived happily ever after.</w:t>
        </w:r>
      </w:ins>
    </w:p>
    <w:p w14:paraId="35240550" w14:textId="77777777" w:rsidR="00EF59E5" w:rsidRPr="00EF59E5" w:rsidRDefault="00EF59E5" w:rsidP="00EF59E5">
      <w:pPr>
        <w:ind w:firstLine="420"/>
        <w:rPr>
          <w:ins w:id="2276" w:author="Jordon Beijing" w:date="2020-09-04T10:48:00Z"/>
          <w:rFonts w:ascii="Times New Roman" w:hAnsi="Times New Roman" w:cs="Times New Roman"/>
          <w:szCs w:val="24"/>
          <w:rPrChange w:id="2277" w:author="Jordon Beijing" w:date="2020-09-04T10:48:00Z">
            <w:rPr>
              <w:ins w:id="2278" w:author="Jordon Beijing" w:date="2020-09-04T10:48:00Z"/>
            </w:rPr>
          </w:rPrChange>
        </w:rPr>
      </w:pPr>
      <w:ins w:id="2279" w:author="Jordon Beijing" w:date="2020-09-04T10:48:00Z">
        <w:r w:rsidRPr="00EF59E5">
          <w:rPr>
            <w:rFonts w:ascii="Times New Roman" w:hAnsi="Times New Roman" w:cs="Times New Roman"/>
            <w:szCs w:val="24"/>
            <w:rPrChange w:id="2280" w:author="Jordon Beijing" w:date="2020-09-04T10:48:00Z">
              <w:rPr/>
            </w:rPrChange>
          </w:rPr>
          <w:t>Firstly, Kipling chose to use “weird” description. His words are not actually weird, but he put them in funny ways, such as, “They were ‘</w:t>
        </w:r>
        <w:proofErr w:type="spellStart"/>
        <w:r w:rsidRPr="00EF59E5">
          <w:rPr>
            <w:rFonts w:ascii="Times New Roman" w:hAnsi="Times New Roman" w:cs="Times New Roman"/>
            <w:szCs w:val="24"/>
            <w:rPrChange w:id="2281" w:author="Jordon Beijing" w:date="2020-09-04T10:48:00Z">
              <w:rPr/>
            </w:rPrChange>
          </w:rPr>
          <w:t>sclusively</w:t>
        </w:r>
        <w:proofErr w:type="spellEnd"/>
        <w:r w:rsidRPr="00EF59E5">
          <w:rPr>
            <w:rFonts w:ascii="Times New Roman" w:hAnsi="Times New Roman" w:cs="Times New Roman"/>
            <w:szCs w:val="24"/>
            <w:rPrChange w:id="2282" w:author="Jordon Beijing" w:date="2020-09-04T10:48:00Z">
              <w:rPr/>
            </w:rPrChange>
          </w:rPr>
          <w:t xml:space="preserve"> sandy-yellow-brownish all over; but the Leopard, he was the '</w:t>
        </w:r>
        <w:proofErr w:type="spellStart"/>
        <w:r w:rsidRPr="00EF59E5">
          <w:rPr>
            <w:rFonts w:ascii="Times New Roman" w:hAnsi="Times New Roman" w:cs="Times New Roman"/>
            <w:szCs w:val="24"/>
            <w:rPrChange w:id="2283" w:author="Jordon Beijing" w:date="2020-09-04T10:48:00Z">
              <w:rPr/>
            </w:rPrChange>
          </w:rPr>
          <w:t>sclusivist</w:t>
        </w:r>
        <w:proofErr w:type="spellEnd"/>
        <w:r w:rsidRPr="00EF59E5">
          <w:rPr>
            <w:rFonts w:ascii="Times New Roman" w:hAnsi="Times New Roman" w:cs="Times New Roman"/>
            <w:szCs w:val="24"/>
            <w:rPrChange w:id="2284" w:author="Jordon Beijing" w:date="2020-09-04T10:48:00Z">
              <w:rPr/>
            </w:rPrChange>
          </w:rPr>
          <w:t xml:space="preserve"> sandiest-yellowish-brownest of them all, a greyish-yellowish catty-shaped kind of beast.” He used many different kinds of adjectives to describe the animals, which was vivid and amusing to read. He had his own writing techniques and his own attitude towards writing. He didn’t write this story with curt boring words. Instead, he wrote this story audaciously. He didn’t think these words would make his story weird. He used them innovatively, and it worked! </w:t>
        </w:r>
      </w:ins>
    </w:p>
    <w:p w14:paraId="41ECA042" w14:textId="77777777" w:rsidR="00EF59E5" w:rsidRPr="00EF59E5" w:rsidRDefault="00EF59E5" w:rsidP="00EF59E5">
      <w:pPr>
        <w:ind w:firstLine="420"/>
        <w:rPr>
          <w:ins w:id="2285" w:author="Jordon Beijing" w:date="2020-09-04T10:48:00Z"/>
          <w:rFonts w:ascii="Times New Roman" w:hAnsi="Times New Roman" w:cs="Times New Roman"/>
          <w:szCs w:val="24"/>
          <w:rPrChange w:id="2286" w:author="Jordon Beijing" w:date="2020-09-04T10:48:00Z">
            <w:rPr>
              <w:ins w:id="2287" w:author="Jordon Beijing" w:date="2020-09-04T10:48:00Z"/>
            </w:rPr>
          </w:rPrChange>
        </w:rPr>
      </w:pPr>
      <w:ins w:id="2288" w:author="Jordon Beijing" w:date="2020-09-04T10:48:00Z">
        <w:r w:rsidRPr="00EF59E5">
          <w:rPr>
            <w:rFonts w:ascii="Times New Roman" w:hAnsi="Times New Roman" w:cs="Times New Roman"/>
            <w:szCs w:val="24"/>
            <w:rPrChange w:id="2289" w:author="Jordon Beijing" w:date="2020-09-04T10:48:00Z">
              <w:rPr/>
            </w:rPrChange>
          </w:rPr>
          <w:t>He also chose to use the third person narrator. It’s a familiar writing technique, but it’s a good one. Using the third person can make narrating a story more clear because from “God’s view” the author can clearly describe the characters’ thoughts and actions, even when they aren’t together. Rudyard Kipling did a great job writing this story. He made good use of the benefits of the third person. He let the reader clearly understand each animals’ every move without a doubt.</w:t>
        </w:r>
      </w:ins>
    </w:p>
    <w:p w14:paraId="2DCCE7C8" w14:textId="14FCE661" w:rsidR="00EF59E5" w:rsidRPr="00EF59E5" w:rsidRDefault="00EF59E5" w:rsidP="00EF59E5">
      <w:pPr>
        <w:ind w:firstLine="420"/>
        <w:rPr>
          <w:ins w:id="2290" w:author="Jordon Beijing" w:date="2020-09-04T10:48:00Z"/>
          <w:rFonts w:ascii="Times New Roman" w:hAnsi="Times New Roman" w:cs="Times New Roman"/>
          <w:szCs w:val="24"/>
          <w:rPrChange w:id="2291" w:author="Jordon Beijing" w:date="2020-09-04T10:48:00Z">
            <w:rPr>
              <w:ins w:id="2292" w:author="Jordon Beijing" w:date="2020-09-04T10:48:00Z"/>
            </w:rPr>
          </w:rPrChange>
        </w:rPr>
      </w:pPr>
      <w:ins w:id="2293" w:author="Jordon Beijing" w:date="2020-09-04T10:48:00Z">
        <w:r w:rsidRPr="00EF59E5">
          <w:rPr>
            <w:rFonts w:ascii="Times New Roman" w:hAnsi="Times New Roman" w:cs="Times New Roman"/>
            <w:szCs w:val="24"/>
            <w:rPrChange w:id="2294" w:author="Jordon Beijing" w:date="2020-09-04T10:48:00Z">
              <w:rPr/>
            </w:rPrChange>
          </w:rPr>
          <w:t xml:space="preserve">Lastly, he choose to use personification. I think this is the most important part of his story. He undoubtedly used the personification method well. This vivid and interesting story also catches the reader’s attention, so they will want to know what happens next. He </w:t>
        </w:r>
        <w:r w:rsidRPr="00EF59E5">
          <w:rPr>
            <w:rFonts w:ascii="Times New Roman" w:hAnsi="Times New Roman" w:cs="Times New Roman"/>
            <w:szCs w:val="24"/>
          </w:rPr>
          <w:t>skilfully</w:t>
        </w:r>
        <w:r w:rsidRPr="00EF59E5">
          <w:rPr>
            <w:rFonts w:ascii="Times New Roman" w:hAnsi="Times New Roman" w:cs="Times New Roman"/>
            <w:szCs w:val="24"/>
            <w:rPrChange w:id="2295" w:author="Jordon Beijing" w:date="2020-09-04T10:48:00Z">
              <w:rPr/>
            </w:rPrChange>
          </w:rPr>
          <w:t xml:space="preserve"> used personification to make his story better understood and more lifelike. I think he made the correct choice because if he didn’t used personification, this story would definitely read like the BBC, not a children’s book.</w:t>
        </w:r>
      </w:ins>
    </w:p>
    <w:p w14:paraId="28E4BB66" w14:textId="1CA509E3" w:rsidR="00EF59E5" w:rsidRPr="00EF59E5" w:rsidRDefault="00EF59E5" w:rsidP="00EF59E5">
      <w:pPr>
        <w:ind w:firstLine="420"/>
        <w:rPr>
          <w:ins w:id="2296" w:author="Jordon Beijing" w:date="2020-09-04T10:48:00Z"/>
          <w:rFonts w:ascii="Times New Roman" w:hAnsi="Times New Roman" w:cs="Times New Roman"/>
          <w:szCs w:val="24"/>
          <w:rPrChange w:id="2297" w:author="Jordon Beijing" w:date="2020-09-04T10:48:00Z">
            <w:rPr>
              <w:ins w:id="2298" w:author="Jordon Beijing" w:date="2020-09-04T10:48:00Z"/>
            </w:rPr>
          </w:rPrChange>
        </w:rPr>
      </w:pPr>
      <w:commentRangeStart w:id="2299"/>
      <w:ins w:id="2300" w:author="Jordon Beijing" w:date="2020-09-04T10:48:00Z">
        <w:r w:rsidRPr="00EF59E5">
          <w:rPr>
            <w:rFonts w:ascii="Times New Roman" w:hAnsi="Times New Roman" w:cs="Times New Roman"/>
            <w:szCs w:val="24"/>
            <w:rPrChange w:id="2301" w:author="Jordon Beijing" w:date="2020-09-04T10:48:00Z">
              <w:rPr/>
            </w:rPrChange>
          </w:rPr>
          <w:t>In conclusion, Rudyard Kipling’s story, “How the Leopard Got His Spots,” is totally interesting and full of imagination. The story has no unnecessary words. I think it’s short and clear enough for me to understand what the author is trying to tell me. Kipling was a wonderful writer; his book</w:t>
        </w:r>
      </w:ins>
      <w:ins w:id="2302" w:author="Jordon Beijing" w:date="2020-09-04T10:50:00Z">
        <w:r>
          <w:rPr>
            <w:rFonts w:ascii="Times New Roman" w:hAnsi="Times New Roman" w:cs="Times New Roman"/>
            <w:szCs w:val="24"/>
          </w:rPr>
          <w:t>s</w:t>
        </w:r>
      </w:ins>
      <w:ins w:id="2303" w:author="Jordon Beijing" w:date="2020-09-04T10:48:00Z">
        <w:r w:rsidRPr="00EF59E5">
          <w:rPr>
            <w:rFonts w:ascii="Times New Roman" w:hAnsi="Times New Roman" w:cs="Times New Roman"/>
            <w:szCs w:val="24"/>
            <w:rPrChange w:id="2304" w:author="Jordon Beijing" w:date="2020-09-04T10:48:00Z">
              <w:rPr/>
            </w:rPrChange>
          </w:rPr>
          <w:t xml:space="preserve"> are vivid and interesting, yet also </w:t>
        </w:r>
        <w:commentRangeStart w:id="2305"/>
        <w:r w:rsidRPr="00EF59E5">
          <w:rPr>
            <w:rFonts w:ascii="Times New Roman" w:hAnsi="Times New Roman" w:cs="Times New Roman"/>
            <w:szCs w:val="24"/>
            <w:highlight w:val="yellow"/>
            <w:rPrChange w:id="2306" w:author="Jordon Beijing" w:date="2020-09-04T10:48:00Z">
              <w:rPr>
                <w:highlight w:val="yellow"/>
              </w:rPr>
            </w:rPrChange>
          </w:rPr>
          <w:t>conspicuous</w:t>
        </w:r>
        <w:commentRangeEnd w:id="2305"/>
        <w:r w:rsidRPr="00EF59E5">
          <w:rPr>
            <w:rStyle w:val="CommentReference"/>
            <w:rFonts w:ascii="Times New Roman" w:hAnsi="Times New Roman" w:cs="Times New Roman"/>
            <w:sz w:val="24"/>
            <w:szCs w:val="24"/>
            <w:rPrChange w:id="2307" w:author="Jordon Beijing" w:date="2020-09-04T10:48:00Z">
              <w:rPr>
                <w:rStyle w:val="CommentReference"/>
              </w:rPr>
            </w:rPrChange>
          </w:rPr>
          <w:commentReference w:id="2305"/>
        </w:r>
        <w:r w:rsidRPr="00EF59E5">
          <w:rPr>
            <w:rFonts w:ascii="Times New Roman" w:hAnsi="Times New Roman" w:cs="Times New Roman"/>
            <w:szCs w:val="24"/>
            <w:rPrChange w:id="2308" w:author="Jordon Beijing" w:date="2020-09-04T10:48:00Z">
              <w:rPr/>
            </w:rPrChange>
          </w:rPr>
          <w:t>. I was totally into this story.</w:t>
        </w:r>
        <w:commentRangeEnd w:id="2299"/>
        <w:r w:rsidRPr="00EF59E5">
          <w:rPr>
            <w:rStyle w:val="CommentReference"/>
            <w:rFonts w:ascii="Times New Roman" w:hAnsi="Times New Roman" w:cs="Times New Roman"/>
            <w:sz w:val="24"/>
            <w:szCs w:val="24"/>
            <w:rPrChange w:id="2309" w:author="Jordon Beijing" w:date="2020-09-04T10:48:00Z">
              <w:rPr>
                <w:rStyle w:val="CommentReference"/>
              </w:rPr>
            </w:rPrChange>
          </w:rPr>
          <w:commentReference w:id="2299"/>
        </w:r>
      </w:ins>
    </w:p>
    <w:p w14:paraId="69F6066D" w14:textId="77777777" w:rsidR="00EF59E5" w:rsidRPr="00EF59E5" w:rsidRDefault="00EF59E5" w:rsidP="00EF59E5">
      <w:pPr>
        <w:ind w:firstLine="420"/>
        <w:rPr>
          <w:ins w:id="2310" w:author="Jordon Beijing" w:date="2020-09-04T10:48:00Z"/>
          <w:rFonts w:ascii="Times New Roman" w:hAnsi="Times New Roman" w:cs="Times New Roman"/>
          <w:szCs w:val="24"/>
          <w:rPrChange w:id="2311" w:author="Jordon Beijing" w:date="2020-09-04T10:48:00Z">
            <w:rPr>
              <w:ins w:id="2312" w:author="Jordon Beijing" w:date="2020-09-04T10:48:00Z"/>
            </w:rPr>
          </w:rPrChange>
        </w:rPr>
      </w:pPr>
    </w:p>
    <w:p w14:paraId="1E6183A7" w14:textId="44982A8C" w:rsidR="00EF59E5" w:rsidRPr="00EF59E5" w:rsidRDefault="00EF59E5" w:rsidP="00EF59E5">
      <w:pPr>
        <w:ind w:firstLine="420"/>
        <w:rPr>
          <w:ins w:id="2313" w:author="Jordon Beijing" w:date="2020-09-04T10:48:00Z"/>
          <w:rPrChange w:id="2314" w:author="Jordon Beijing" w:date="2020-09-04T10:49:00Z">
            <w:rPr>
              <w:ins w:id="2315" w:author="Jordon Beijing" w:date="2020-09-04T10:48:00Z"/>
              <w:highlight w:val="yellow"/>
            </w:rPr>
          </w:rPrChange>
        </w:rPr>
      </w:pPr>
      <w:bookmarkStart w:id="2316" w:name="_GoBack"/>
      <w:bookmarkEnd w:id="2316"/>
      <w:ins w:id="2317" w:author="Jordon Beijing" w:date="2020-09-04T10:48:00Z">
        <w:r w:rsidRPr="00EF59E5">
          <w:rPr>
            <w:rFonts w:ascii="Times New Roman" w:hAnsi="Times New Roman" w:cs="Times New Roman"/>
            <w:szCs w:val="24"/>
            <w:rPrChange w:id="2318" w:author="Jordon Beijing" w:date="2020-09-04T10:49:00Z">
              <w:rPr>
                <w:highlight w:val="yellow"/>
              </w:rPr>
            </w:rPrChange>
          </w:rPr>
          <w:t>Word Count:</w:t>
        </w:r>
      </w:ins>
      <w:ins w:id="2319" w:author="Jordon Beijing" w:date="2020-09-04T10:49:00Z">
        <w:r w:rsidRPr="00EF59E5">
          <w:rPr>
            <w:rFonts w:ascii="Times New Roman" w:hAnsi="Times New Roman" w:cs="Times New Roman"/>
            <w:szCs w:val="24"/>
            <w:rPrChange w:id="2320" w:author="Jordon Beijing" w:date="2020-09-04T10:49:00Z">
              <w:rPr>
                <w:rFonts w:ascii="Times New Roman" w:hAnsi="Times New Roman" w:cs="Times New Roman"/>
                <w:szCs w:val="24"/>
                <w:highlight w:val="yellow"/>
              </w:rPr>
            </w:rPrChange>
          </w:rPr>
          <w:t xml:space="preserve"> 547</w:t>
        </w:r>
      </w:ins>
    </w:p>
    <w:p w14:paraId="7BF558F6" w14:textId="77777777" w:rsidR="00166FB7" w:rsidRDefault="00166FB7" w:rsidP="00166FB7">
      <w:pPr>
        <w:rPr>
          <w:rFonts w:ascii="Times" w:hAnsi="Times"/>
          <w:lang w:val="en-US"/>
        </w:rPr>
      </w:pPr>
    </w:p>
    <w:p w14:paraId="7F7D213B" w14:textId="77777777" w:rsidR="00166FB7" w:rsidRDefault="00166FB7" w:rsidP="00166FB7">
      <w:pPr>
        <w:rPr>
          <w:rFonts w:ascii="Times" w:hAnsi="Times"/>
          <w:lang w:val="en-US"/>
        </w:rPr>
      </w:pPr>
    </w:p>
    <w:p w14:paraId="4B914C67" w14:textId="77777777" w:rsidR="00166FB7" w:rsidRDefault="00166FB7" w:rsidP="00166FB7">
      <w:pPr>
        <w:rPr>
          <w:rFonts w:ascii="Times" w:hAnsi="Times"/>
          <w:lang w:val="en-US"/>
        </w:rPr>
      </w:pPr>
    </w:p>
    <w:p w14:paraId="789441EB" w14:textId="77777777" w:rsidR="00166FB7" w:rsidDel="00EF59E5" w:rsidRDefault="00166FB7" w:rsidP="00166FB7">
      <w:pPr>
        <w:rPr>
          <w:del w:id="2321" w:author="Jordon Beijing" w:date="2020-09-04T10:50:00Z"/>
          <w:rFonts w:ascii="Times" w:hAnsi="Times"/>
          <w:lang w:val="en-US"/>
        </w:rPr>
      </w:pPr>
    </w:p>
    <w:p w14:paraId="40383F8D" w14:textId="77777777" w:rsidR="00166FB7" w:rsidDel="00EF59E5" w:rsidRDefault="00166FB7" w:rsidP="00166FB7">
      <w:pPr>
        <w:rPr>
          <w:del w:id="2322" w:author="Jordon Beijing" w:date="2020-09-04T10:50:00Z"/>
          <w:rFonts w:ascii="Times" w:hAnsi="Times"/>
          <w:lang w:val="en-US"/>
        </w:rPr>
      </w:pPr>
    </w:p>
    <w:p w14:paraId="73DD4E6C" w14:textId="77777777" w:rsidR="00166FB7" w:rsidDel="00EF59E5" w:rsidRDefault="00166FB7" w:rsidP="00166FB7">
      <w:pPr>
        <w:rPr>
          <w:del w:id="2323" w:author="Jordon Beijing" w:date="2020-09-04T10:50:00Z"/>
          <w:rFonts w:ascii="Times" w:hAnsi="Times"/>
          <w:lang w:val="en-US"/>
        </w:rPr>
      </w:pPr>
    </w:p>
    <w:p w14:paraId="57630780" w14:textId="77777777" w:rsidR="00166FB7" w:rsidDel="00EF59E5" w:rsidRDefault="00166FB7" w:rsidP="00166FB7">
      <w:pPr>
        <w:rPr>
          <w:del w:id="2324" w:author="Jordon Beijing" w:date="2020-09-04T10:50:00Z"/>
          <w:rFonts w:ascii="Times" w:hAnsi="Times"/>
          <w:lang w:val="en-US"/>
        </w:rPr>
      </w:pPr>
    </w:p>
    <w:p w14:paraId="28F7E0DB" w14:textId="77777777" w:rsidR="00166FB7" w:rsidDel="00EF59E5" w:rsidRDefault="00166FB7" w:rsidP="00166FB7">
      <w:pPr>
        <w:rPr>
          <w:del w:id="2325" w:author="Jordon Beijing" w:date="2020-09-04T10:50:00Z"/>
          <w:rFonts w:ascii="Times" w:hAnsi="Times"/>
          <w:lang w:val="en-US"/>
        </w:rPr>
      </w:pPr>
    </w:p>
    <w:p w14:paraId="0BF78689" w14:textId="77777777" w:rsidR="00166FB7" w:rsidDel="00EF59E5" w:rsidRDefault="00166FB7" w:rsidP="00166FB7">
      <w:pPr>
        <w:rPr>
          <w:del w:id="2326" w:author="Jordon Beijing" w:date="2020-09-04T10:50:00Z"/>
          <w:rFonts w:ascii="Times" w:hAnsi="Times"/>
          <w:lang w:val="en-US"/>
        </w:rPr>
      </w:pPr>
    </w:p>
    <w:p w14:paraId="00062086" w14:textId="77777777" w:rsidR="00166FB7" w:rsidDel="00EF59E5" w:rsidRDefault="00166FB7" w:rsidP="00166FB7">
      <w:pPr>
        <w:rPr>
          <w:del w:id="2327" w:author="Jordon Beijing" w:date="2020-09-04T10:50:00Z"/>
          <w:rFonts w:ascii="Times" w:hAnsi="Times"/>
          <w:lang w:val="en-US"/>
        </w:rPr>
      </w:pPr>
    </w:p>
    <w:p w14:paraId="3C7F8AB3" w14:textId="77777777" w:rsidR="00166FB7" w:rsidDel="00EF59E5" w:rsidRDefault="00166FB7" w:rsidP="00166FB7">
      <w:pPr>
        <w:rPr>
          <w:del w:id="2328" w:author="Jordon Beijing" w:date="2020-09-04T10:50:00Z"/>
          <w:rFonts w:ascii="Times" w:hAnsi="Times"/>
          <w:lang w:val="en-US"/>
        </w:rPr>
      </w:pPr>
    </w:p>
    <w:p w14:paraId="797397CB" w14:textId="77777777" w:rsidR="00166FB7" w:rsidDel="00EF59E5" w:rsidRDefault="00166FB7" w:rsidP="00166FB7">
      <w:pPr>
        <w:rPr>
          <w:del w:id="2329" w:author="Jordon Beijing" w:date="2020-09-04T10:50:00Z"/>
          <w:rFonts w:ascii="Times" w:hAnsi="Times"/>
          <w:lang w:val="en-US"/>
        </w:rPr>
      </w:pPr>
    </w:p>
    <w:p w14:paraId="47DEE0F9" w14:textId="77777777" w:rsidR="00166FB7" w:rsidDel="00EF59E5" w:rsidRDefault="00166FB7" w:rsidP="00166FB7">
      <w:pPr>
        <w:rPr>
          <w:del w:id="2330" w:author="Jordon Beijing" w:date="2020-09-04T10:50:00Z"/>
          <w:rFonts w:ascii="Times" w:hAnsi="Times"/>
          <w:lang w:val="en-US"/>
        </w:rPr>
      </w:pPr>
    </w:p>
    <w:p w14:paraId="05E8CE6F" w14:textId="77777777" w:rsidR="00166FB7" w:rsidDel="00EF59E5" w:rsidRDefault="00166FB7" w:rsidP="00166FB7">
      <w:pPr>
        <w:rPr>
          <w:del w:id="2331" w:author="Jordon Beijing" w:date="2020-09-04T10:50:00Z"/>
          <w:rFonts w:ascii="Times" w:hAnsi="Times"/>
          <w:lang w:val="en-US"/>
        </w:rPr>
      </w:pPr>
    </w:p>
    <w:p w14:paraId="06903ACB" w14:textId="77777777" w:rsidR="00166FB7" w:rsidDel="00EF59E5" w:rsidRDefault="00166FB7" w:rsidP="00166FB7">
      <w:pPr>
        <w:rPr>
          <w:del w:id="2332" w:author="Jordon Beijing" w:date="2020-09-04T10:50:00Z"/>
          <w:rFonts w:ascii="Times" w:hAnsi="Times"/>
          <w:lang w:val="en-US"/>
        </w:rPr>
      </w:pPr>
    </w:p>
    <w:p w14:paraId="48C8051C" w14:textId="77777777" w:rsidR="00166FB7" w:rsidDel="00EF59E5" w:rsidRDefault="00166FB7" w:rsidP="00166FB7">
      <w:pPr>
        <w:rPr>
          <w:del w:id="2333" w:author="Jordon Beijing" w:date="2020-09-04T10:50:00Z"/>
          <w:rFonts w:ascii="Times" w:hAnsi="Times"/>
          <w:lang w:val="en-US"/>
        </w:rPr>
      </w:pPr>
    </w:p>
    <w:p w14:paraId="06501069" w14:textId="77777777" w:rsidR="00166FB7" w:rsidDel="00EF59E5" w:rsidRDefault="00166FB7" w:rsidP="00166FB7">
      <w:pPr>
        <w:rPr>
          <w:del w:id="2334" w:author="Jordon Beijing" w:date="2020-09-04T10:50:00Z"/>
          <w:rFonts w:ascii="Times" w:hAnsi="Times"/>
          <w:lang w:val="en-US"/>
        </w:rPr>
      </w:pPr>
    </w:p>
    <w:p w14:paraId="2B5802B0" w14:textId="77777777" w:rsidR="00166FB7" w:rsidDel="00EF59E5" w:rsidRDefault="00166FB7" w:rsidP="00166FB7">
      <w:pPr>
        <w:rPr>
          <w:del w:id="2335" w:author="Jordon Beijing" w:date="2020-09-04T10:50:00Z"/>
          <w:rFonts w:ascii="Times" w:hAnsi="Times"/>
          <w:lang w:val="en-US"/>
        </w:rPr>
      </w:pPr>
    </w:p>
    <w:p w14:paraId="4946188B" w14:textId="77777777" w:rsidR="00166FB7" w:rsidDel="00EF59E5" w:rsidRDefault="00166FB7" w:rsidP="00166FB7">
      <w:pPr>
        <w:rPr>
          <w:del w:id="2336" w:author="Jordon Beijing" w:date="2020-09-04T10:50:00Z"/>
          <w:rFonts w:ascii="Times" w:hAnsi="Times"/>
          <w:lang w:val="en-US"/>
        </w:rPr>
      </w:pPr>
    </w:p>
    <w:p w14:paraId="27749133" w14:textId="77777777" w:rsidR="00166FB7" w:rsidDel="00EF59E5" w:rsidRDefault="00166FB7" w:rsidP="00166FB7">
      <w:pPr>
        <w:rPr>
          <w:del w:id="2337" w:author="Jordon Beijing" w:date="2020-09-04T10:50:00Z"/>
          <w:rFonts w:ascii="Times" w:hAnsi="Times"/>
          <w:lang w:val="en-US"/>
        </w:rPr>
      </w:pPr>
    </w:p>
    <w:p w14:paraId="2FC1B8CD" w14:textId="29468859" w:rsidR="00DB0EAA" w:rsidRDefault="004342D6" w:rsidP="00DB0EAA">
      <w:pPr>
        <w:rPr>
          <w:rFonts w:ascii="Times" w:hAnsi="Times"/>
          <w:color w:val="4472C4" w:themeColor="accent1"/>
          <w:lang w:val="en-US"/>
        </w:rPr>
      </w:pPr>
      <w:del w:id="2338" w:author="Jordon Beijing" w:date="2020-09-04T10:50:00Z">
        <w:r w:rsidDel="00EF59E5">
          <w:rPr>
            <w:rFonts w:ascii="Times" w:hAnsi="Times"/>
            <w:color w:val="4472C4" w:themeColor="accent1"/>
            <w:lang w:val="en-US"/>
          </w:rPr>
          <w:delText xml:space="preserve"> </w:delText>
        </w:r>
      </w:del>
      <w:r w:rsidR="00DB0EAA">
        <w:rPr>
          <w:rFonts w:ascii="Times" w:hAnsi="Times"/>
          <w:color w:val="4472C4" w:themeColor="accent1"/>
          <w:lang w:val="en-US"/>
        </w:rPr>
        <w:t xml:space="preserve">[Story Arc: </w:t>
      </w:r>
      <w:r w:rsidR="00DB0EAA" w:rsidRPr="004168D5">
        <w:rPr>
          <w:rFonts w:ascii="Times" w:hAnsi="Times"/>
          <w:color w:val="4472C4" w:themeColor="accent1"/>
          <w:lang w:val="en-US"/>
        </w:rPr>
        <w:t>Essay 6: Analyzing Literature: Noticing the Author’s Choices in “How the Leopard Got His Spots” by Rudyard Kipling</w:t>
      </w:r>
      <w:r w:rsidR="00DB0EAA">
        <w:rPr>
          <w:rFonts w:ascii="Times" w:hAnsi="Times"/>
          <w:color w:val="4472C4" w:themeColor="accent1"/>
          <w:lang w:val="en-US"/>
        </w:rPr>
        <w:t>]</w:t>
      </w:r>
    </w:p>
    <w:p w14:paraId="3C9DBDB9" w14:textId="0A84251F" w:rsidR="00DB0EAA" w:rsidRDefault="00DB0EAA" w:rsidP="00DB0EAA">
      <w:pPr>
        <w:rPr>
          <w:rFonts w:ascii="Times" w:hAnsi="Times"/>
          <w:color w:val="4472C4" w:themeColor="accent1"/>
          <w:lang w:val="en-US"/>
        </w:rPr>
      </w:pPr>
    </w:p>
    <w:p w14:paraId="0A90D19C" w14:textId="0AEA3D7D" w:rsidR="00DB0EAA" w:rsidRDefault="004342D6" w:rsidP="00DB0EAA">
      <w:pPr>
        <w:rPr>
          <w:rFonts w:ascii="Times" w:hAnsi="Times"/>
          <w:color w:val="4472C4" w:themeColor="accent1"/>
          <w:lang w:val="en-US"/>
        </w:rPr>
      </w:pPr>
      <w:r>
        <w:rPr>
          <w:rFonts w:ascii="Times" w:hAnsi="Times"/>
          <w:noProof/>
          <w:color w:val="4472C4" w:themeColor="accent1"/>
          <w:lang w:val="en-US" w:bidi="ar-SA"/>
        </w:rPr>
        <w:drawing>
          <wp:inline distT="0" distB="0" distL="0" distR="0" wp14:anchorId="5745A692" wp14:editId="43B8F2C7">
            <wp:extent cx="4171950" cy="5762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yArcOfHow jeopard got his spots.jpg"/>
                    <pic:cNvPicPr/>
                  </pic:nvPicPr>
                  <pic:blipFill>
                    <a:blip r:embed="rId13">
                      <a:extLst>
                        <a:ext uri="{28A0092B-C50C-407E-A947-70E740481C1C}">
                          <a14:useLocalDpi xmlns:a14="http://schemas.microsoft.com/office/drawing/2010/main" val="0"/>
                        </a:ext>
                      </a:extLst>
                    </a:blip>
                    <a:stretch>
                      <a:fillRect/>
                    </a:stretch>
                  </pic:blipFill>
                  <pic:spPr>
                    <a:xfrm>
                      <a:off x="0" y="0"/>
                      <a:ext cx="4171950" cy="5762625"/>
                    </a:xfrm>
                    <a:prstGeom prst="rect">
                      <a:avLst/>
                    </a:prstGeom>
                  </pic:spPr>
                </pic:pic>
              </a:graphicData>
            </a:graphic>
          </wp:inline>
        </w:drawing>
      </w:r>
    </w:p>
    <w:p w14:paraId="7657E9C9" w14:textId="25B0B9BC" w:rsidR="00DB0EAA" w:rsidRDefault="00DB0EAA" w:rsidP="00DB0EAA">
      <w:pPr>
        <w:rPr>
          <w:rFonts w:ascii="Times" w:hAnsi="Times"/>
          <w:color w:val="4472C4" w:themeColor="accent1"/>
          <w:lang w:val="en-US"/>
        </w:rPr>
      </w:pPr>
    </w:p>
    <w:p w14:paraId="07D22290" w14:textId="2384A9CF" w:rsidR="00DB0EAA" w:rsidRDefault="00DB0EAA" w:rsidP="00DB0EAA">
      <w:pPr>
        <w:rPr>
          <w:rFonts w:ascii="Times" w:hAnsi="Times"/>
          <w:color w:val="4472C4" w:themeColor="accent1"/>
          <w:lang w:val="en-US"/>
        </w:rPr>
      </w:pPr>
    </w:p>
    <w:p w14:paraId="33732638" w14:textId="638DF8C6" w:rsidR="00DB0EAA" w:rsidRDefault="00DB0EAA" w:rsidP="00DB0EAA">
      <w:pPr>
        <w:rPr>
          <w:rFonts w:ascii="Times" w:hAnsi="Times"/>
          <w:color w:val="4472C4" w:themeColor="accent1"/>
          <w:lang w:val="en-US"/>
        </w:rPr>
      </w:pPr>
    </w:p>
    <w:p w14:paraId="588DBA3E" w14:textId="502EAF18" w:rsidR="00DB0EAA" w:rsidRDefault="00DB0EAA" w:rsidP="00DB0EAA">
      <w:pPr>
        <w:rPr>
          <w:rFonts w:ascii="Times" w:hAnsi="Times"/>
          <w:color w:val="4472C4" w:themeColor="accent1"/>
          <w:lang w:val="en-US"/>
        </w:rPr>
      </w:pPr>
    </w:p>
    <w:p w14:paraId="2A000C01" w14:textId="5ED9457F" w:rsidR="00DB0EAA" w:rsidRDefault="00DB0EAA" w:rsidP="00DB0EAA">
      <w:pPr>
        <w:rPr>
          <w:rFonts w:ascii="Times" w:hAnsi="Times"/>
          <w:color w:val="4472C4" w:themeColor="accent1"/>
          <w:lang w:val="en-US"/>
        </w:rPr>
      </w:pPr>
    </w:p>
    <w:p w14:paraId="504C0FBF" w14:textId="110500D6" w:rsidR="00DB0EAA" w:rsidRDefault="00DB0EAA" w:rsidP="00DB0EAA">
      <w:pPr>
        <w:rPr>
          <w:rFonts w:ascii="Times" w:hAnsi="Times"/>
          <w:color w:val="4472C4" w:themeColor="accent1"/>
          <w:lang w:val="en-US"/>
        </w:rPr>
      </w:pPr>
    </w:p>
    <w:p w14:paraId="07FDBB2E" w14:textId="2C029859" w:rsidR="00DB0EAA" w:rsidRDefault="00DB0EAA" w:rsidP="00DB0EAA">
      <w:pPr>
        <w:rPr>
          <w:rFonts w:ascii="Times" w:hAnsi="Times"/>
          <w:color w:val="4472C4" w:themeColor="accent1"/>
          <w:lang w:val="en-US"/>
        </w:rPr>
      </w:pPr>
    </w:p>
    <w:p w14:paraId="7A9B507E" w14:textId="336BDA86" w:rsidR="00DB0EAA" w:rsidRDefault="00DB0EAA" w:rsidP="00DB0EAA">
      <w:pPr>
        <w:rPr>
          <w:rFonts w:ascii="Times" w:hAnsi="Times"/>
          <w:color w:val="4472C4" w:themeColor="accent1"/>
          <w:lang w:val="en-US"/>
        </w:rPr>
      </w:pPr>
    </w:p>
    <w:p w14:paraId="4BAB1E1F" w14:textId="7EAF6420" w:rsidR="00DB0EAA" w:rsidRDefault="00DB0EAA" w:rsidP="00DB0EAA">
      <w:pPr>
        <w:rPr>
          <w:rFonts w:ascii="Times" w:hAnsi="Times"/>
          <w:color w:val="4472C4" w:themeColor="accent1"/>
          <w:lang w:val="en-US"/>
        </w:rPr>
      </w:pPr>
    </w:p>
    <w:p w14:paraId="29A109CD" w14:textId="2201BFC9" w:rsidR="00DB0EAA" w:rsidRDefault="00DB0EAA" w:rsidP="00DB0EAA">
      <w:pPr>
        <w:rPr>
          <w:rFonts w:ascii="Times" w:hAnsi="Times"/>
          <w:color w:val="4472C4" w:themeColor="accent1"/>
          <w:lang w:val="en-US"/>
        </w:rPr>
      </w:pPr>
    </w:p>
    <w:p w14:paraId="38275258" w14:textId="578EC904" w:rsidR="00DB0EAA" w:rsidRDefault="00DB0EAA" w:rsidP="00DB0EAA">
      <w:pPr>
        <w:rPr>
          <w:rFonts w:ascii="Times" w:hAnsi="Times"/>
          <w:color w:val="4472C4" w:themeColor="accent1"/>
          <w:lang w:val="en-US"/>
        </w:rPr>
      </w:pPr>
    </w:p>
    <w:p w14:paraId="1BC2907F" w14:textId="122E1D26" w:rsidR="00DB0EAA" w:rsidRDefault="00DB0EAA" w:rsidP="00DB0EAA">
      <w:pPr>
        <w:rPr>
          <w:rFonts w:ascii="Times" w:hAnsi="Times"/>
          <w:color w:val="4472C4" w:themeColor="accent1"/>
          <w:lang w:val="en-US"/>
        </w:rPr>
      </w:pPr>
    </w:p>
    <w:p w14:paraId="0E20F973" w14:textId="220E5E90" w:rsidR="00DB0EAA" w:rsidRDefault="00DB0EAA" w:rsidP="00DB0EAA">
      <w:pPr>
        <w:rPr>
          <w:rFonts w:ascii="Times" w:hAnsi="Times"/>
          <w:color w:val="4472C4" w:themeColor="accent1"/>
          <w:lang w:val="en-US"/>
        </w:rPr>
      </w:pPr>
    </w:p>
    <w:p w14:paraId="1C4E6D1E" w14:textId="07BCD139" w:rsidR="00DB0EAA" w:rsidDel="00EF59E5" w:rsidRDefault="00DB0EAA" w:rsidP="00DB0EAA">
      <w:pPr>
        <w:rPr>
          <w:del w:id="2339" w:author="Jordon Beijing" w:date="2020-09-04T10:51:00Z"/>
          <w:rFonts w:ascii="Times" w:hAnsi="Times"/>
          <w:color w:val="4472C4" w:themeColor="accent1"/>
          <w:lang w:val="en-US"/>
        </w:rPr>
      </w:pPr>
    </w:p>
    <w:p w14:paraId="71B32975" w14:textId="014A5EBA" w:rsidR="00DB0EAA" w:rsidDel="00EF59E5" w:rsidRDefault="00DB0EAA" w:rsidP="00DB0EAA">
      <w:pPr>
        <w:rPr>
          <w:del w:id="2340" w:author="Jordon Beijing" w:date="2020-09-04T10:51:00Z"/>
          <w:rFonts w:ascii="Times" w:hAnsi="Times"/>
          <w:color w:val="4472C4" w:themeColor="accent1"/>
          <w:lang w:val="en-US"/>
        </w:rPr>
      </w:pPr>
    </w:p>
    <w:p w14:paraId="1D20A45E" w14:textId="084E76BB" w:rsidR="00DB0EAA" w:rsidDel="00EF59E5" w:rsidRDefault="00DB0EAA" w:rsidP="00DB0EAA">
      <w:pPr>
        <w:rPr>
          <w:del w:id="2341" w:author="Jordon Beijing" w:date="2020-09-04T10:51:00Z"/>
          <w:rFonts w:ascii="Times" w:hAnsi="Times"/>
          <w:color w:val="4472C4" w:themeColor="accent1"/>
          <w:lang w:val="en-US"/>
        </w:rPr>
      </w:pPr>
    </w:p>
    <w:p w14:paraId="452D94F9" w14:textId="00B8FD06" w:rsidR="00DB0EAA" w:rsidDel="007A4CFC" w:rsidRDefault="00DB0EAA" w:rsidP="00DB0EAA">
      <w:pPr>
        <w:rPr>
          <w:del w:id="2342" w:author="Jordon Beijing" w:date="2020-09-04T10:37:00Z"/>
          <w:rFonts w:ascii="Times" w:hAnsi="Times"/>
          <w:color w:val="4472C4" w:themeColor="accent1"/>
          <w:lang w:val="en-US"/>
        </w:rPr>
      </w:pPr>
    </w:p>
    <w:p w14:paraId="53CF81D5" w14:textId="5AB49A20" w:rsidR="00DB0EAA" w:rsidDel="007A4CFC" w:rsidRDefault="00DB0EAA" w:rsidP="00DB0EAA">
      <w:pPr>
        <w:rPr>
          <w:del w:id="2343" w:author="Jordon Beijing" w:date="2020-09-04T10:37:00Z"/>
          <w:rFonts w:ascii="Times" w:hAnsi="Times"/>
          <w:color w:val="4472C4" w:themeColor="accent1"/>
          <w:lang w:val="en-US"/>
        </w:rPr>
      </w:pPr>
    </w:p>
    <w:p w14:paraId="5D89A972" w14:textId="053662DE" w:rsidR="00DB0EAA" w:rsidDel="007A4CFC" w:rsidRDefault="00DB0EAA" w:rsidP="00DB0EAA">
      <w:pPr>
        <w:rPr>
          <w:del w:id="2344" w:author="Jordon Beijing" w:date="2020-09-04T10:37:00Z"/>
          <w:rFonts w:ascii="Times" w:hAnsi="Times"/>
          <w:color w:val="4472C4" w:themeColor="accent1"/>
          <w:lang w:val="en-US"/>
        </w:rPr>
      </w:pPr>
    </w:p>
    <w:p w14:paraId="127B9A12" w14:textId="2AD25997" w:rsidR="00DB0EAA" w:rsidDel="007A4CFC" w:rsidRDefault="00DB0EAA" w:rsidP="00DB0EAA">
      <w:pPr>
        <w:rPr>
          <w:del w:id="2345" w:author="Jordon Beijing" w:date="2020-09-04T10:37:00Z"/>
          <w:rFonts w:ascii="Times" w:hAnsi="Times"/>
          <w:color w:val="4472C4" w:themeColor="accent1"/>
          <w:lang w:val="en-US"/>
        </w:rPr>
      </w:pPr>
    </w:p>
    <w:p w14:paraId="62C3C068" w14:textId="0AB94BB9" w:rsidR="00DB0EAA" w:rsidDel="007A4CFC" w:rsidRDefault="00DB0EAA" w:rsidP="00DB0EAA">
      <w:pPr>
        <w:rPr>
          <w:del w:id="2346" w:author="Jordon Beijing" w:date="2020-09-04T10:37:00Z"/>
          <w:rFonts w:ascii="Times" w:hAnsi="Times"/>
          <w:color w:val="4472C4" w:themeColor="accent1"/>
          <w:lang w:val="en-US"/>
        </w:rPr>
      </w:pPr>
    </w:p>
    <w:p w14:paraId="019AA7F1" w14:textId="252970B7" w:rsidR="00DB0EAA" w:rsidDel="007A4CFC" w:rsidRDefault="00DB0EAA" w:rsidP="00DB0EAA">
      <w:pPr>
        <w:rPr>
          <w:del w:id="2347" w:author="Jordon Beijing" w:date="2020-09-04T10:37:00Z"/>
          <w:rFonts w:ascii="Times" w:hAnsi="Times"/>
          <w:color w:val="4472C4" w:themeColor="accent1"/>
          <w:lang w:val="en-US"/>
        </w:rPr>
      </w:pPr>
    </w:p>
    <w:p w14:paraId="41D5DDBF" w14:textId="44A8AF62" w:rsidR="00DB0EAA" w:rsidDel="007A4CFC" w:rsidRDefault="00DB0EAA" w:rsidP="00DB0EAA">
      <w:pPr>
        <w:rPr>
          <w:del w:id="2348" w:author="Jordon Beijing" w:date="2020-09-04T10:37:00Z"/>
          <w:rFonts w:ascii="Times" w:hAnsi="Times"/>
          <w:color w:val="4472C4" w:themeColor="accent1"/>
          <w:lang w:val="en-US"/>
        </w:rPr>
      </w:pPr>
    </w:p>
    <w:p w14:paraId="165D0D3C" w14:textId="0AD166FB" w:rsidR="00DB0EAA" w:rsidDel="007A4CFC" w:rsidRDefault="00DB0EAA" w:rsidP="00DB0EAA">
      <w:pPr>
        <w:rPr>
          <w:del w:id="2349" w:author="Jordon Beijing" w:date="2020-09-04T10:37:00Z"/>
          <w:rFonts w:ascii="Times" w:hAnsi="Times"/>
          <w:color w:val="4472C4" w:themeColor="accent1"/>
          <w:lang w:val="en-US"/>
        </w:rPr>
      </w:pPr>
    </w:p>
    <w:p w14:paraId="1E6856CB" w14:textId="23D678A6" w:rsidR="00DB0EAA" w:rsidDel="007A4CFC" w:rsidRDefault="00DB0EAA" w:rsidP="00DB0EAA">
      <w:pPr>
        <w:rPr>
          <w:del w:id="2350" w:author="Jordon Beijing" w:date="2020-09-04T10:37:00Z"/>
          <w:rFonts w:ascii="Times" w:hAnsi="Times"/>
          <w:color w:val="4472C4" w:themeColor="accent1"/>
          <w:lang w:val="en-US"/>
        </w:rPr>
      </w:pPr>
    </w:p>
    <w:p w14:paraId="75DF360B" w14:textId="0F29379D" w:rsidR="00DB0EAA" w:rsidDel="007A4CFC" w:rsidRDefault="00DB0EAA" w:rsidP="00DB0EAA">
      <w:pPr>
        <w:rPr>
          <w:del w:id="2351" w:author="Jordon Beijing" w:date="2020-09-04T10:37:00Z"/>
          <w:rFonts w:ascii="Times" w:hAnsi="Times"/>
          <w:color w:val="4472C4" w:themeColor="accent1"/>
          <w:lang w:val="en-US"/>
        </w:rPr>
      </w:pPr>
    </w:p>
    <w:p w14:paraId="3B474000" w14:textId="376F2228" w:rsidR="00DB0EAA" w:rsidDel="007A4CFC" w:rsidRDefault="00DB0EAA" w:rsidP="00DB0EAA">
      <w:pPr>
        <w:rPr>
          <w:del w:id="2352" w:author="Jordon Beijing" w:date="2020-09-04T10:37:00Z"/>
          <w:rFonts w:ascii="Times" w:hAnsi="Times"/>
          <w:color w:val="4472C4" w:themeColor="accent1"/>
          <w:lang w:val="en-US"/>
        </w:rPr>
      </w:pPr>
    </w:p>
    <w:p w14:paraId="3D7E306C" w14:textId="2D147B8C" w:rsidR="00DB0EAA" w:rsidDel="007A4CFC" w:rsidRDefault="00DB0EAA" w:rsidP="00DB0EAA">
      <w:pPr>
        <w:rPr>
          <w:del w:id="2353" w:author="Jordon Beijing" w:date="2020-09-04T10:37:00Z"/>
          <w:rFonts w:ascii="Times" w:hAnsi="Times"/>
          <w:color w:val="4472C4" w:themeColor="accent1"/>
          <w:lang w:val="en-US"/>
        </w:rPr>
      </w:pPr>
    </w:p>
    <w:p w14:paraId="05D47B4F" w14:textId="438B4A2F" w:rsidR="00DB0EAA" w:rsidDel="007A4CFC" w:rsidRDefault="00DB0EAA" w:rsidP="00DB0EAA">
      <w:pPr>
        <w:rPr>
          <w:del w:id="2354" w:author="Jordon Beijing" w:date="2020-09-04T10:36:00Z"/>
          <w:rFonts w:ascii="Times" w:hAnsi="Times"/>
          <w:color w:val="4472C4" w:themeColor="accent1"/>
          <w:lang w:val="en-US"/>
        </w:rPr>
      </w:pPr>
    </w:p>
    <w:p w14:paraId="51A9C7A9" w14:textId="795D8F62" w:rsidR="00DB0EAA" w:rsidDel="007A4CFC" w:rsidRDefault="00DB0EAA" w:rsidP="00DB0EAA">
      <w:pPr>
        <w:rPr>
          <w:del w:id="2355" w:author="Jordon Beijing" w:date="2020-09-04T10:36:00Z"/>
          <w:rFonts w:ascii="Times" w:hAnsi="Times"/>
          <w:color w:val="4472C4" w:themeColor="accent1"/>
          <w:lang w:val="en-US"/>
        </w:rPr>
      </w:pPr>
    </w:p>
    <w:p w14:paraId="15529F83" w14:textId="1DBE1047" w:rsidR="00DB0EAA" w:rsidDel="007A4CFC" w:rsidRDefault="00DB0EAA" w:rsidP="00DB0EAA">
      <w:pPr>
        <w:rPr>
          <w:del w:id="2356" w:author="Jordon Beijing" w:date="2020-09-04T10:36:00Z"/>
          <w:rFonts w:ascii="Times" w:hAnsi="Times"/>
          <w:color w:val="4472C4" w:themeColor="accent1"/>
          <w:lang w:val="en-US"/>
        </w:rPr>
      </w:pPr>
    </w:p>
    <w:p w14:paraId="1F83234D" w14:textId="04EDFA99" w:rsidR="00DB0EAA" w:rsidDel="007A4CFC" w:rsidRDefault="00DB0EAA" w:rsidP="00DB0EAA">
      <w:pPr>
        <w:rPr>
          <w:del w:id="2357" w:author="Jordon Beijing" w:date="2020-09-04T10:36:00Z"/>
          <w:rFonts w:ascii="Times" w:hAnsi="Times"/>
          <w:color w:val="4472C4" w:themeColor="accent1"/>
          <w:lang w:val="en-US"/>
        </w:rPr>
      </w:pPr>
    </w:p>
    <w:p w14:paraId="38B366D8" w14:textId="557D4D33" w:rsidR="00DB0EAA" w:rsidDel="007A4CFC" w:rsidRDefault="00DB0EAA" w:rsidP="00DB0EAA">
      <w:pPr>
        <w:rPr>
          <w:del w:id="2358" w:author="Jordon Beijing" w:date="2020-09-04T10:36:00Z"/>
          <w:rFonts w:ascii="Times" w:hAnsi="Times"/>
          <w:color w:val="4472C4" w:themeColor="accent1"/>
          <w:lang w:val="en-US"/>
        </w:rPr>
      </w:pPr>
    </w:p>
    <w:p w14:paraId="43078A79" w14:textId="135821D8" w:rsidR="00DB0EAA" w:rsidDel="007A4CFC" w:rsidRDefault="00DB0EAA" w:rsidP="00DB0EAA">
      <w:pPr>
        <w:rPr>
          <w:del w:id="2359" w:author="Jordon Beijing" w:date="2020-09-04T10:36:00Z"/>
          <w:rFonts w:ascii="Times" w:hAnsi="Times"/>
          <w:color w:val="4472C4" w:themeColor="accent1"/>
          <w:lang w:val="en-US"/>
        </w:rPr>
      </w:pPr>
    </w:p>
    <w:p w14:paraId="371725CC" w14:textId="0E11E425" w:rsidR="00DB0EAA" w:rsidDel="007A4CFC" w:rsidRDefault="00DB0EAA" w:rsidP="00DB0EAA">
      <w:pPr>
        <w:rPr>
          <w:del w:id="2360" w:author="Jordon Beijing" w:date="2020-09-04T10:36:00Z"/>
          <w:rFonts w:ascii="Times" w:hAnsi="Times"/>
          <w:color w:val="4472C4" w:themeColor="accent1"/>
          <w:lang w:val="en-US"/>
        </w:rPr>
      </w:pPr>
    </w:p>
    <w:p w14:paraId="5F6A1B88" w14:textId="04AF242D" w:rsidR="00DB0EAA" w:rsidDel="007A4CFC" w:rsidRDefault="00DB0EAA" w:rsidP="00DB0EAA">
      <w:pPr>
        <w:rPr>
          <w:del w:id="2361" w:author="Jordon Beijing" w:date="2020-09-04T10:36:00Z"/>
          <w:rFonts w:ascii="Times" w:hAnsi="Times"/>
          <w:color w:val="4472C4" w:themeColor="accent1"/>
          <w:lang w:val="en-US"/>
        </w:rPr>
      </w:pPr>
    </w:p>
    <w:p w14:paraId="4E0B77D0" w14:textId="29003983" w:rsidR="00DB0EAA" w:rsidDel="007A4CFC" w:rsidRDefault="00DB0EAA" w:rsidP="00DB0EAA">
      <w:pPr>
        <w:rPr>
          <w:del w:id="2362" w:author="Jordon Beijing" w:date="2020-09-04T10:36:00Z"/>
          <w:rFonts w:ascii="Times" w:hAnsi="Times"/>
          <w:color w:val="4472C4" w:themeColor="accent1"/>
          <w:lang w:val="en-US"/>
        </w:rPr>
      </w:pPr>
    </w:p>
    <w:p w14:paraId="08AB0CFE" w14:textId="251E1ACE" w:rsidR="00DB0EAA" w:rsidDel="007A4CFC" w:rsidRDefault="00DB0EAA" w:rsidP="00DB0EAA">
      <w:pPr>
        <w:rPr>
          <w:del w:id="2363" w:author="Jordon Beijing" w:date="2020-09-04T10:36:00Z"/>
          <w:rFonts w:ascii="Times" w:hAnsi="Times"/>
          <w:color w:val="4472C4" w:themeColor="accent1"/>
          <w:lang w:val="en-US"/>
        </w:rPr>
      </w:pPr>
    </w:p>
    <w:p w14:paraId="0EF722F6" w14:textId="3A04EDD7" w:rsidR="00DB0EAA" w:rsidDel="007A4CFC" w:rsidRDefault="00DB0EAA" w:rsidP="00DB0EAA">
      <w:pPr>
        <w:rPr>
          <w:del w:id="2364" w:author="Jordon Beijing" w:date="2020-09-04T10:36:00Z"/>
          <w:rFonts w:ascii="Times" w:hAnsi="Times"/>
          <w:color w:val="4472C4" w:themeColor="accent1"/>
          <w:lang w:val="en-US"/>
        </w:rPr>
      </w:pPr>
    </w:p>
    <w:p w14:paraId="6A252CF7" w14:textId="2F3AF418" w:rsidR="00DB0EAA" w:rsidDel="007A4CFC" w:rsidRDefault="00DB0EAA" w:rsidP="00DB0EAA">
      <w:pPr>
        <w:rPr>
          <w:del w:id="2365" w:author="Jordon Beijing" w:date="2020-09-04T10:36:00Z"/>
          <w:rFonts w:ascii="Times" w:hAnsi="Times"/>
          <w:color w:val="4472C4" w:themeColor="accent1"/>
          <w:lang w:val="en-US"/>
        </w:rPr>
      </w:pPr>
    </w:p>
    <w:p w14:paraId="03B319EF" w14:textId="08F697CE" w:rsidR="00DB0EAA" w:rsidDel="007A4CFC" w:rsidRDefault="00DB0EAA" w:rsidP="00DB0EAA">
      <w:pPr>
        <w:rPr>
          <w:del w:id="2366" w:author="Jordon Beijing" w:date="2020-09-04T10:36:00Z"/>
          <w:rFonts w:ascii="Times" w:hAnsi="Times"/>
          <w:color w:val="4472C4" w:themeColor="accent1"/>
          <w:lang w:val="en-US"/>
        </w:rPr>
      </w:pPr>
    </w:p>
    <w:p w14:paraId="772A733A" w14:textId="32937D85" w:rsidR="00DB0EAA" w:rsidDel="007A4CFC" w:rsidRDefault="00DB0EAA" w:rsidP="00DB0EAA">
      <w:pPr>
        <w:rPr>
          <w:del w:id="2367" w:author="Jordon Beijing" w:date="2020-09-04T10:36:00Z"/>
          <w:rFonts w:ascii="Times" w:hAnsi="Times"/>
          <w:color w:val="4472C4" w:themeColor="accent1"/>
          <w:lang w:val="en-US"/>
        </w:rPr>
      </w:pPr>
    </w:p>
    <w:p w14:paraId="5F431E1F" w14:textId="2CE77E0E" w:rsidR="00DB0EAA" w:rsidDel="007A4CFC" w:rsidRDefault="00DB0EAA" w:rsidP="00DB0EAA">
      <w:pPr>
        <w:rPr>
          <w:del w:id="2368" w:author="Jordon Beijing" w:date="2020-09-04T10:36:00Z"/>
          <w:rFonts w:ascii="Times" w:hAnsi="Times"/>
          <w:color w:val="4472C4" w:themeColor="accent1"/>
          <w:lang w:val="en-US"/>
        </w:rPr>
      </w:pPr>
    </w:p>
    <w:p w14:paraId="47DB9D0D" w14:textId="4F24DDE1" w:rsidR="00DB0EAA" w:rsidDel="007A4CFC" w:rsidRDefault="00DB0EAA" w:rsidP="00DB0EAA">
      <w:pPr>
        <w:rPr>
          <w:del w:id="2369" w:author="Jordon Beijing" w:date="2020-09-04T10:36:00Z"/>
          <w:rFonts w:ascii="Times" w:hAnsi="Times"/>
          <w:color w:val="4472C4" w:themeColor="accent1"/>
          <w:lang w:val="en-US"/>
        </w:rPr>
      </w:pPr>
    </w:p>
    <w:p w14:paraId="5460D8A1" w14:textId="226374CD" w:rsidR="00DB0EAA" w:rsidDel="007A4CFC" w:rsidRDefault="00DB0EAA" w:rsidP="00DB0EAA">
      <w:pPr>
        <w:rPr>
          <w:del w:id="2370" w:author="Jordon Beijing" w:date="2020-09-04T10:36:00Z"/>
          <w:rFonts w:ascii="Times" w:hAnsi="Times"/>
          <w:color w:val="4472C4" w:themeColor="accent1"/>
          <w:lang w:val="en-US"/>
        </w:rPr>
      </w:pPr>
    </w:p>
    <w:p w14:paraId="5C84ADEB" w14:textId="77777777" w:rsidR="00DB0EAA" w:rsidRPr="004168D5" w:rsidRDefault="00DB0EAA" w:rsidP="00DB0EAA">
      <w:pPr>
        <w:rPr>
          <w:rFonts w:ascii="Times" w:hAnsi="Times"/>
          <w:color w:val="4472C4" w:themeColor="accent1"/>
          <w:lang w:val="en-US"/>
        </w:rPr>
      </w:pPr>
    </w:p>
    <w:p w14:paraId="68C344A9" w14:textId="30B1A9F9" w:rsidR="00166FB7" w:rsidRDefault="004168D5" w:rsidP="00DB0EAA">
      <w:pPr>
        <w:rPr>
          <w:rFonts w:ascii="Times" w:hAnsi="Times"/>
          <w:color w:val="4472C4" w:themeColor="accent1"/>
          <w:lang w:val="en-US"/>
        </w:rPr>
      </w:pPr>
      <w:r>
        <w:rPr>
          <w:rFonts w:ascii="Times" w:hAnsi="Times"/>
          <w:color w:val="4472C4" w:themeColor="accent1"/>
          <w:lang w:val="en-US"/>
        </w:rPr>
        <w:lastRenderedPageBreak/>
        <w:t>[</w:t>
      </w:r>
      <w:r w:rsidR="00166FB7" w:rsidRPr="004168D5">
        <w:rPr>
          <w:rFonts w:ascii="Times" w:hAnsi="Times"/>
          <w:color w:val="4472C4" w:themeColor="accent1"/>
          <w:lang w:val="en-US"/>
        </w:rPr>
        <w:t>Essay 7: Narrative Worksheet</w:t>
      </w:r>
      <w:r w:rsidR="00C023F6">
        <w:rPr>
          <w:rFonts w:ascii="Times" w:hAnsi="Times"/>
          <w:color w:val="4472C4" w:themeColor="accent1"/>
          <w:lang w:val="en-US"/>
        </w:rPr>
        <w:t>: Short Story</w:t>
      </w:r>
      <w:r>
        <w:rPr>
          <w:rFonts w:ascii="Times" w:hAnsi="Times"/>
          <w:color w:val="4472C4" w:themeColor="accent1"/>
          <w:lang w:val="en-US"/>
        </w:rPr>
        <w:t>: Draft 1]</w:t>
      </w:r>
    </w:p>
    <w:p w14:paraId="706D4F42" w14:textId="2C867CFE" w:rsidR="004168D5" w:rsidRDefault="004168D5" w:rsidP="00166FB7">
      <w:pPr>
        <w:rPr>
          <w:rFonts w:ascii="Times" w:hAnsi="Times"/>
          <w:color w:val="4472C4" w:themeColor="accent1"/>
          <w:lang w:val="en-US"/>
        </w:rPr>
      </w:pPr>
    </w:p>
    <w:p w14:paraId="2AFD67D9" w14:textId="3A4ADE17" w:rsidR="003F6825" w:rsidRPr="00436CB6" w:rsidRDefault="003F6825" w:rsidP="003F6825">
      <w:pPr>
        <w:rPr>
          <w:rFonts w:ascii="Times" w:hAnsi="Times"/>
          <w:b/>
          <w:lang w:val="en-US"/>
        </w:rPr>
      </w:pPr>
      <w:r w:rsidRPr="003F6825">
        <w:rPr>
          <w:rFonts w:ascii="Times" w:hAnsi="Times"/>
          <w:color w:val="4472C4" w:themeColor="accent1"/>
          <w:lang w:val="en-US"/>
        </w:rPr>
        <w:t xml:space="preserve"> </w:t>
      </w:r>
      <w:r w:rsidRPr="003F6825">
        <w:rPr>
          <w:rFonts w:ascii="Times" w:hAnsi="Times"/>
          <w:b/>
          <w:color w:val="4472C4" w:themeColor="accent1"/>
          <w:lang w:val="en-US"/>
        </w:rPr>
        <w:t xml:space="preserve"> </w:t>
      </w:r>
      <w:r>
        <w:rPr>
          <w:rFonts w:ascii="Times" w:hAnsi="Times"/>
          <w:b/>
          <w:color w:val="4472C4" w:themeColor="accent1"/>
          <w:lang w:val="en-US"/>
        </w:rPr>
        <w:t xml:space="preserve">                                                </w:t>
      </w:r>
      <w:r w:rsidRPr="00436CB6">
        <w:rPr>
          <w:rFonts w:ascii="Times" w:hAnsi="Times"/>
          <w:b/>
          <w:lang w:val="en-US"/>
        </w:rPr>
        <w:t xml:space="preserve">   The End of the World</w:t>
      </w:r>
    </w:p>
    <w:p w14:paraId="5685ADCC" w14:textId="77777777" w:rsidR="003F6825" w:rsidRPr="00436CB6" w:rsidRDefault="003F6825" w:rsidP="003F6825">
      <w:pPr>
        <w:rPr>
          <w:rFonts w:ascii="Times" w:hAnsi="Times"/>
          <w:lang w:val="en-US"/>
        </w:rPr>
      </w:pPr>
      <w:r w:rsidRPr="00436CB6">
        <w:rPr>
          <w:rFonts w:ascii="Times" w:hAnsi="Times"/>
          <w:lang w:val="en-US"/>
        </w:rPr>
        <w:t xml:space="preserve">      I lived in 4020s, world only left with ruins; the city I lived in has no survivors but me, Diana and my friend, Leo. World War III began at 4017s, you can imagine who fast this world turning in to dust. People in this world didn’t really” die,” they are like “living corpse,” I called them “the dead.” They are just as same as you might know, bite everything live, and people will turning in to them. Me and Leo, had lived because we had protective clothing that came from my dad’s atelier, we need to wear it every day to protect us from the radiation. In World War III, every country began to shoot N-bomb, I think that is the cause of people turning in to “the dead.”</w:t>
      </w:r>
    </w:p>
    <w:p w14:paraId="61694D44" w14:textId="36F9D5C3" w:rsidR="003F6825" w:rsidRPr="00436CB6" w:rsidRDefault="003F6825" w:rsidP="003F6825">
      <w:pPr>
        <w:rPr>
          <w:rFonts w:ascii="Times" w:hAnsi="Times"/>
          <w:lang w:val="en-US"/>
        </w:rPr>
      </w:pPr>
      <w:r w:rsidRPr="00436CB6">
        <w:rPr>
          <w:rFonts w:ascii="Times" w:hAnsi="Times"/>
          <w:lang w:val="en-US"/>
        </w:rPr>
        <w:t xml:space="preserve">      Leo and I travel to an island on the Atlantic by a map and few bottles of water on a boat, don’t asked me how I get there! When we got the island we found out there are two survivors who was call Andrew and Clara. I don’t know how can they escaped from the radiation by no protective clothing, then they told me the island didn’t get bombed, and it’s far away from USA. They came here to have a vacation, but after the day they arrived, world was destroyed, so they didn’t even know the World War III was end. Then Leo and I stayed there for weeks.</w:t>
      </w:r>
    </w:p>
    <w:p w14:paraId="1FC60199" w14:textId="77777777" w:rsidR="003F6825" w:rsidRPr="00436CB6" w:rsidRDefault="003F6825" w:rsidP="00A11BA2">
      <w:pPr>
        <w:ind w:firstLineChars="250" w:firstLine="600"/>
        <w:rPr>
          <w:rFonts w:ascii="Times" w:hAnsi="Times"/>
          <w:lang w:val="en-US"/>
        </w:rPr>
      </w:pPr>
      <w:r w:rsidRPr="00436CB6">
        <w:rPr>
          <w:rFonts w:ascii="Times" w:hAnsi="Times"/>
          <w:lang w:val="en-US"/>
        </w:rPr>
        <w:t xml:space="preserve"> “Clara! Please come help me fix this boat! I couldn’t believe it was broken! Who did that?” I shouted.</w:t>
      </w:r>
    </w:p>
    <w:p w14:paraId="0A380089"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Diana, I think Leo just broke it, but I don’t know why. I think you should go and talked to him,” she whispered to me.</w:t>
      </w:r>
    </w:p>
    <w:p w14:paraId="217932DB" w14:textId="77777777" w:rsidR="003F6825" w:rsidRPr="00436CB6" w:rsidRDefault="003F6825" w:rsidP="00A11BA2">
      <w:pPr>
        <w:ind w:firstLineChars="300" w:firstLine="720"/>
        <w:rPr>
          <w:rFonts w:ascii="Times" w:hAnsi="Times"/>
          <w:lang w:val="en-US"/>
        </w:rPr>
      </w:pPr>
      <w:r w:rsidRPr="00436CB6">
        <w:rPr>
          <w:rFonts w:ascii="Times" w:hAnsi="Times"/>
          <w:lang w:val="en-US"/>
        </w:rPr>
        <w:t>I quickly ran to the jacal beside the beach,</w:t>
      </w:r>
    </w:p>
    <w:p w14:paraId="41A0C00B"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Leo! Why did you brake the boat, we might use it,” I cried.</w:t>
      </w:r>
    </w:p>
    <w:p w14:paraId="4EF44095"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Where could we go? We need woods to have fire, you know what I’m talking!”</w:t>
      </w:r>
    </w:p>
    <w:p w14:paraId="0B5E8520"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But what if anything goes wrong here? We need boats!”</w:t>
      </w:r>
    </w:p>
    <w:p w14:paraId="4425CCCE" w14:textId="77777777" w:rsidR="003F6825" w:rsidRPr="00436CB6" w:rsidRDefault="003F6825" w:rsidP="003F6825">
      <w:pPr>
        <w:ind w:firstLineChars="300" w:firstLine="720"/>
        <w:rPr>
          <w:rFonts w:ascii="Times" w:hAnsi="Times"/>
          <w:lang w:val="en-US"/>
        </w:rPr>
      </w:pPr>
      <w:r w:rsidRPr="00436CB6">
        <w:rPr>
          <w:rFonts w:ascii="Times" w:hAnsi="Times"/>
          <w:lang w:val="en-US"/>
        </w:rPr>
        <w:t>Suddenly, land began to shake, I hold the wall tightly.</w:t>
      </w:r>
    </w:p>
    <w:p w14:paraId="792ECCCE" w14:textId="77777777" w:rsidR="003F6825" w:rsidRPr="00436CB6" w:rsidRDefault="003F6825" w:rsidP="003F6825">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Ahhhhhhhh! Help!”</w:t>
      </w:r>
    </w:p>
    <w:p w14:paraId="1373F01A" w14:textId="77777777" w:rsidR="003F6825" w:rsidRPr="00436CB6" w:rsidRDefault="003F6825" w:rsidP="003F6825">
      <w:pPr>
        <w:ind w:firstLineChars="300" w:firstLine="720"/>
        <w:rPr>
          <w:rFonts w:ascii="Times" w:hAnsi="Times"/>
          <w:lang w:val="en-US"/>
        </w:rPr>
      </w:pPr>
      <w:r w:rsidRPr="00436CB6">
        <w:rPr>
          <w:rFonts w:ascii="Times" w:hAnsi="Times"/>
          <w:lang w:val="en-US"/>
        </w:rPr>
        <w:t>A voice quickly came there, it’s Clara!</w:t>
      </w:r>
    </w:p>
    <w:p w14:paraId="61CED342"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Clara! Wait for me! I’m coming,” I screamed to her.</w:t>
      </w:r>
    </w:p>
    <w:p w14:paraId="568B858F" w14:textId="77777777" w:rsidR="003F6825" w:rsidRPr="00436CB6" w:rsidRDefault="003F6825" w:rsidP="00A11BA2">
      <w:pPr>
        <w:ind w:firstLineChars="300" w:firstLine="720"/>
        <w:rPr>
          <w:rFonts w:ascii="Times" w:hAnsi="Times"/>
          <w:lang w:val="en-US"/>
        </w:rPr>
      </w:pPr>
      <w:r w:rsidRPr="00436CB6">
        <w:rPr>
          <w:rFonts w:ascii="Times" w:hAnsi="Times"/>
          <w:lang w:val="en-US"/>
        </w:rPr>
        <w:t>I quickly grabbed Leo’s hand and we support each other to keep each other from falling down.</w:t>
      </w:r>
    </w:p>
    <w:p w14:paraId="418F9F15"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Clara! Grab my hand! Quickly,” I shouted.</w:t>
      </w:r>
    </w:p>
    <w:p w14:paraId="3DD6C431" w14:textId="77777777" w:rsidR="003F6825" w:rsidRPr="00436CB6" w:rsidRDefault="003F6825" w:rsidP="00A11BA2">
      <w:pPr>
        <w:ind w:firstLineChars="300" w:firstLine="720"/>
        <w:rPr>
          <w:rFonts w:ascii="Times" w:hAnsi="Times"/>
          <w:lang w:val="en-US"/>
        </w:rPr>
      </w:pPr>
      <w:r w:rsidRPr="00436CB6">
        <w:rPr>
          <w:rFonts w:ascii="Times" w:hAnsi="Times"/>
          <w:lang w:val="en-US"/>
        </w:rPr>
        <w:t>Clara quickly jumped out of the broken boat and throw away the tools on her hand, she grabbed me!</w:t>
      </w:r>
    </w:p>
    <w:p w14:paraId="7331644A"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I knew it! My father once told me there are a big volcano in the Atlantic, and it is an active volcano. I think we are standing right up on it,” she cried.</w:t>
      </w:r>
    </w:p>
    <w:p w14:paraId="48E15894"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Clara! Leo! Diana! Where are you guys?”</w:t>
      </w:r>
    </w:p>
    <w:p w14:paraId="080FFC9C" w14:textId="77777777" w:rsidR="003F6825" w:rsidRPr="00436CB6" w:rsidRDefault="003F6825" w:rsidP="00A11BA2">
      <w:pPr>
        <w:ind w:firstLineChars="300" w:firstLine="720"/>
        <w:rPr>
          <w:rFonts w:ascii="Times" w:hAnsi="Times"/>
          <w:lang w:val="en-US"/>
        </w:rPr>
      </w:pPr>
      <w:r w:rsidRPr="00436CB6">
        <w:rPr>
          <w:rFonts w:ascii="Times" w:hAnsi="Times"/>
          <w:lang w:val="en-US"/>
        </w:rPr>
        <w:t>We heard a voice was shouting, it must be Andrew!</w:t>
      </w:r>
    </w:p>
    <w:p w14:paraId="685AB427"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We’re here! Andrew! We’re here,” Clara cried.</w:t>
      </w:r>
    </w:p>
    <w:p w14:paraId="7ABE20F1"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Let’s go! We need to get out of this island!” I was nervous.</w:t>
      </w:r>
    </w:p>
    <w:p w14:paraId="6B02C984" w14:textId="77777777" w:rsidR="003F6825" w:rsidRPr="00436CB6" w:rsidRDefault="003F6825" w:rsidP="00A11BA2">
      <w:pPr>
        <w:ind w:firstLineChars="300" w:firstLine="720"/>
        <w:rPr>
          <w:rFonts w:ascii="Times" w:hAnsi="Times"/>
          <w:lang w:val="en-US"/>
        </w:rPr>
      </w:pPr>
      <w:r w:rsidRPr="00436CB6">
        <w:rPr>
          <w:rFonts w:ascii="Times" w:hAnsi="Times"/>
          <w:lang w:val="en-US"/>
        </w:rPr>
        <w:t>We ran to the beach on other side of island.</w:t>
      </w:r>
    </w:p>
    <w:p w14:paraId="64F9B27B"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Look! There’s a boat! Let’s go! Quickly,” Leo whispered.</w:t>
      </w:r>
    </w:p>
    <w:p w14:paraId="5A40F751" w14:textId="77777777" w:rsidR="003F6825" w:rsidRPr="00436CB6" w:rsidRDefault="003F6825" w:rsidP="00A11BA2">
      <w:pPr>
        <w:ind w:firstLineChars="300" w:firstLine="720"/>
        <w:rPr>
          <w:rFonts w:ascii="Times" w:hAnsi="Times"/>
          <w:lang w:val="en-US"/>
        </w:rPr>
      </w:pPr>
      <w:r w:rsidRPr="00436CB6">
        <w:rPr>
          <w:rFonts w:ascii="Times" w:hAnsi="Times"/>
          <w:lang w:val="en-US"/>
        </w:rPr>
        <w:t>We pushed the boat in to the water, everybody got their own bottle of water and ship’s bread. When they all jump in to the water, the boat flow away.</w:t>
      </w:r>
    </w:p>
    <w:p w14:paraId="095CC814"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Diana! Quick, we’re going to flow away, jump on the boat! Quickly,” Clara shouted to me.</w:t>
      </w:r>
    </w:p>
    <w:p w14:paraId="47745F16"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 xml:space="preserve">I’m trying!” I almost cried, </w:t>
      </w:r>
    </w:p>
    <w:p w14:paraId="5670B531"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lastRenderedPageBreak/>
        <w:t>“</w:t>
      </w:r>
      <w:r w:rsidRPr="00436CB6">
        <w:rPr>
          <w:rFonts w:ascii="Times" w:hAnsi="Times"/>
          <w:lang w:val="en-US"/>
        </w:rPr>
        <w:t>You guys are too far away from me! Oh no,”</w:t>
      </w:r>
    </w:p>
    <w:p w14:paraId="3CE40FB6" w14:textId="77777777" w:rsidR="003F6825" w:rsidRPr="00436CB6" w:rsidRDefault="003F6825" w:rsidP="00A11BA2">
      <w:pPr>
        <w:ind w:firstLineChars="300" w:firstLine="720"/>
        <w:rPr>
          <w:rFonts w:ascii="Times" w:hAnsi="Times"/>
          <w:lang w:val="en-US"/>
        </w:rPr>
      </w:pPr>
      <w:r w:rsidRPr="00436CB6">
        <w:rPr>
          <w:rFonts w:ascii="Times" w:hAnsi="Times"/>
          <w:lang w:val="en-US"/>
        </w:rPr>
        <w:t>Suddenly, a rope was thrown at me,</w:t>
      </w:r>
    </w:p>
    <w:p w14:paraId="143B9D13"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Diana! Quickly grab this rope,” Andrew shouted,</w:t>
      </w:r>
    </w:p>
    <w:p w14:paraId="4E05A137"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We have no more time! Quickly!”</w:t>
      </w:r>
    </w:p>
    <w:p w14:paraId="4906A77A" w14:textId="77777777" w:rsidR="003F6825" w:rsidRPr="00436CB6" w:rsidRDefault="003F6825" w:rsidP="00A11BA2">
      <w:pPr>
        <w:ind w:firstLineChars="250" w:firstLine="600"/>
        <w:rPr>
          <w:rFonts w:ascii="Times" w:hAnsi="Times"/>
          <w:lang w:val="en-US"/>
        </w:rPr>
      </w:pPr>
      <w:r w:rsidRPr="00436CB6">
        <w:rPr>
          <w:rFonts w:ascii="Times" w:hAnsi="Times"/>
          <w:lang w:val="en-US"/>
        </w:rPr>
        <w:t>I grabbed the rope and the boat stopped flowing, I quickly jumped on the boat and climb in.</w:t>
      </w:r>
    </w:p>
    <w:p w14:paraId="1F53CDC3" w14:textId="29061F1D"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00C3486C">
        <w:rPr>
          <w:rFonts w:ascii="Times" w:hAnsi="Times"/>
          <w:lang w:val="en-US"/>
        </w:rPr>
        <w:t>Thank you, Andrew!” I</w:t>
      </w:r>
      <w:r w:rsidR="00C3486C">
        <w:rPr>
          <w:rFonts w:ascii="Times" w:hAnsi="Times" w:hint="eastAsia"/>
          <w:lang w:val="en-US"/>
        </w:rPr>
        <w:t>’</w:t>
      </w:r>
      <w:r w:rsidRPr="00436CB6">
        <w:rPr>
          <w:rFonts w:ascii="Times" w:hAnsi="Times"/>
          <w:lang w:val="en-US"/>
        </w:rPr>
        <w:t>m finally relieved.</w:t>
      </w:r>
    </w:p>
    <w:p w14:paraId="6D096E88" w14:textId="77777777" w:rsidR="003F6825" w:rsidRPr="00436CB6" w:rsidRDefault="003F6825" w:rsidP="00A11BA2">
      <w:pPr>
        <w:ind w:firstLineChars="300" w:firstLine="720"/>
        <w:rPr>
          <w:rFonts w:ascii="Times" w:hAnsi="Times"/>
          <w:lang w:val="en-US"/>
        </w:rPr>
      </w:pPr>
      <w:r w:rsidRPr="00436CB6">
        <w:rPr>
          <w:rFonts w:ascii="Times" w:hAnsi="Times" w:hint="eastAsia"/>
          <w:lang w:val="en-US"/>
        </w:rPr>
        <w:t>“</w:t>
      </w:r>
      <w:r w:rsidRPr="00436CB6">
        <w:rPr>
          <w:rFonts w:ascii="Times" w:hAnsi="Times"/>
          <w:lang w:val="en-US"/>
        </w:rPr>
        <w:t>Bomb!”</w:t>
      </w:r>
    </w:p>
    <w:p w14:paraId="1DE23631" w14:textId="77777777" w:rsidR="003F6825" w:rsidRPr="00436CB6" w:rsidRDefault="003F6825" w:rsidP="00A11BA2">
      <w:pPr>
        <w:ind w:firstLineChars="300" w:firstLine="720"/>
        <w:rPr>
          <w:rFonts w:ascii="Times" w:hAnsi="Times"/>
          <w:lang w:val="en-US"/>
        </w:rPr>
      </w:pPr>
      <w:r w:rsidRPr="00436CB6">
        <w:rPr>
          <w:rFonts w:ascii="Times" w:hAnsi="Times"/>
          <w:lang w:val="en-US"/>
        </w:rPr>
        <w:t xml:space="preserve">A great sound came upon us with a great shock, is the volcano! It exploded! Magma quickly flowed out. </w:t>
      </w:r>
    </w:p>
    <w:p w14:paraId="0A45C71A"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We could be died now if we slow one second!” Clara laughed.</w:t>
      </w:r>
    </w:p>
    <w:p w14:paraId="31F3E6FF"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Yeah! That was really closed!” Leo and I laughed too.</w:t>
      </w:r>
    </w:p>
    <w:p w14:paraId="74F1811A" w14:textId="77777777" w:rsidR="003F6825" w:rsidRPr="00436CB6" w:rsidRDefault="003F6825" w:rsidP="00A11BA2">
      <w:pPr>
        <w:ind w:firstLineChars="250" w:firstLine="600"/>
        <w:rPr>
          <w:rFonts w:ascii="Times" w:hAnsi="Times"/>
          <w:lang w:val="en-US"/>
        </w:rPr>
      </w:pPr>
      <w:r w:rsidRPr="00436CB6">
        <w:rPr>
          <w:rFonts w:ascii="Times" w:hAnsi="Times" w:hint="eastAsia"/>
          <w:lang w:val="en-US"/>
        </w:rPr>
        <w:t>“</w:t>
      </w:r>
      <w:r w:rsidRPr="00436CB6">
        <w:rPr>
          <w:rFonts w:ascii="Times" w:hAnsi="Times"/>
          <w:lang w:val="en-US"/>
        </w:rPr>
        <w:t>Well, thanks God!” Andrew forced smile, he looks exhausting.</w:t>
      </w:r>
    </w:p>
    <w:p w14:paraId="3E75EE9F" w14:textId="0C6E37E9" w:rsidR="004168D5" w:rsidRDefault="003F6825" w:rsidP="00A11BA2">
      <w:pPr>
        <w:ind w:firstLineChars="300" w:firstLine="720"/>
        <w:rPr>
          <w:rFonts w:ascii="Times" w:hAnsi="Times"/>
          <w:color w:val="4472C4" w:themeColor="accent1"/>
          <w:lang w:val="en-US"/>
        </w:rPr>
      </w:pPr>
      <w:r w:rsidRPr="00436CB6">
        <w:rPr>
          <w:rFonts w:ascii="Times" w:hAnsi="Times"/>
          <w:lang w:val="en-US"/>
        </w:rPr>
        <w:t xml:space="preserve">We flowed on the ocean for hours, but luckily, the rescue personnel came to search for survivors, and they saw us. That is totally lucky. We being taken to a survivor camp, most of the survivors are same age as us, sixteen to thirteen. Well, the story will end here, I got to wake </w:t>
      </w:r>
      <w:r w:rsidR="00436CB6">
        <w:rPr>
          <w:rFonts w:ascii="Times" w:hAnsi="Times"/>
          <w:lang w:val="en-US"/>
        </w:rPr>
        <w:t>up five a.m. tomorrow. Goodnight.</w:t>
      </w:r>
    </w:p>
    <w:p w14:paraId="1447D594" w14:textId="220FAF27" w:rsidR="004168D5" w:rsidRDefault="004168D5" w:rsidP="00166FB7">
      <w:pPr>
        <w:rPr>
          <w:rFonts w:ascii="Times" w:hAnsi="Times"/>
          <w:color w:val="4472C4" w:themeColor="accent1"/>
          <w:lang w:val="en-US"/>
        </w:rPr>
      </w:pPr>
    </w:p>
    <w:p w14:paraId="07F3C67A" w14:textId="5809BBF3" w:rsidR="004168D5" w:rsidRPr="00075754" w:rsidRDefault="00075754" w:rsidP="00166FB7">
      <w:pPr>
        <w:rPr>
          <w:rFonts w:ascii="Times" w:hAnsi="Times"/>
          <w:color w:val="000000" w:themeColor="text1"/>
          <w:lang w:val="en-US"/>
          <w:rPrChange w:id="2371" w:author="Jordon Beijing" w:date="2020-09-04T12:01:00Z">
            <w:rPr>
              <w:rFonts w:ascii="Times" w:hAnsi="Times"/>
              <w:color w:val="4472C4" w:themeColor="accent1"/>
              <w:lang w:val="en-US"/>
            </w:rPr>
          </w:rPrChange>
        </w:rPr>
      </w:pPr>
      <w:ins w:id="2372" w:author="Jordon Beijing" w:date="2020-09-04T12:01:00Z">
        <w:r w:rsidRPr="00075754">
          <w:rPr>
            <w:rFonts w:ascii="Times" w:hAnsi="Times"/>
            <w:color w:val="000000" w:themeColor="text1"/>
            <w:lang w:val="en-US"/>
            <w:rPrChange w:id="2373" w:author="Jordon Beijing" w:date="2020-09-04T12:01:00Z">
              <w:rPr>
                <w:rFonts w:ascii="Times" w:hAnsi="Times"/>
                <w:color w:val="4472C4" w:themeColor="accent1"/>
                <w:lang w:val="en-US"/>
              </w:rPr>
            </w:rPrChange>
          </w:rPr>
          <w:t>Word Count: 730</w:t>
        </w:r>
      </w:ins>
    </w:p>
    <w:p w14:paraId="024591A3" w14:textId="41F0C47A" w:rsidR="004168D5" w:rsidRDefault="004168D5" w:rsidP="00166FB7">
      <w:pPr>
        <w:rPr>
          <w:rFonts w:ascii="Times" w:hAnsi="Times"/>
          <w:color w:val="4472C4" w:themeColor="accent1"/>
          <w:lang w:val="en-US"/>
        </w:rPr>
      </w:pPr>
    </w:p>
    <w:p w14:paraId="4CAE40E2" w14:textId="53FBF04C" w:rsidR="004168D5" w:rsidRDefault="004168D5" w:rsidP="00166FB7">
      <w:pPr>
        <w:rPr>
          <w:rFonts w:ascii="Times" w:hAnsi="Times"/>
          <w:color w:val="4472C4" w:themeColor="accent1"/>
          <w:lang w:val="en-US"/>
        </w:rPr>
      </w:pPr>
    </w:p>
    <w:p w14:paraId="033E776B" w14:textId="0E77F541" w:rsidR="004168D5" w:rsidRDefault="004168D5" w:rsidP="00166FB7">
      <w:pPr>
        <w:rPr>
          <w:rFonts w:ascii="Times" w:hAnsi="Times"/>
          <w:color w:val="4472C4" w:themeColor="accent1"/>
          <w:lang w:val="en-US"/>
        </w:rPr>
      </w:pPr>
    </w:p>
    <w:p w14:paraId="2B0866A1" w14:textId="7C55F8D0" w:rsidR="004168D5" w:rsidRDefault="004168D5" w:rsidP="00166FB7">
      <w:pPr>
        <w:rPr>
          <w:rFonts w:ascii="Times" w:hAnsi="Times"/>
          <w:color w:val="4472C4" w:themeColor="accent1"/>
          <w:lang w:val="en-US"/>
        </w:rPr>
      </w:pPr>
    </w:p>
    <w:p w14:paraId="09374AF6" w14:textId="29437B89" w:rsidR="004168D5" w:rsidRDefault="004168D5" w:rsidP="00166FB7">
      <w:pPr>
        <w:rPr>
          <w:rFonts w:ascii="Times" w:hAnsi="Times"/>
          <w:color w:val="4472C4" w:themeColor="accent1"/>
          <w:lang w:val="en-US"/>
        </w:rPr>
      </w:pPr>
    </w:p>
    <w:p w14:paraId="1CE70B24" w14:textId="66A32BC8" w:rsidR="004168D5" w:rsidRDefault="004168D5" w:rsidP="00166FB7">
      <w:pPr>
        <w:rPr>
          <w:rFonts w:ascii="Times" w:hAnsi="Times"/>
          <w:color w:val="4472C4" w:themeColor="accent1"/>
          <w:lang w:val="en-US"/>
        </w:rPr>
      </w:pPr>
    </w:p>
    <w:p w14:paraId="1CD39158" w14:textId="7B7B8FD7" w:rsidR="004168D5" w:rsidRDefault="004168D5" w:rsidP="00166FB7">
      <w:pPr>
        <w:rPr>
          <w:rFonts w:ascii="Times" w:hAnsi="Times"/>
          <w:color w:val="4472C4" w:themeColor="accent1"/>
          <w:lang w:val="en-US"/>
        </w:rPr>
      </w:pPr>
    </w:p>
    <w:p w14:paraId="4E4A381F" w14:textId="1057D169" w:rsidR="004168D5" w:rsidRDefault="004168D5" w:rsidP="00166FB7">
      <w:pPr>
        <w:rPr>
          <w:rFonts w:ascii="Times" w:hAnsi="Times"/>
          <w:color w:val="4472C4" w:themeColor="accent1"/>
          <w:lang w:val="en-US"/>
        </w:rPr>
      </w:pPr>
    </w:p>
    <w:p w14:paraId="14095BF3" w14:textId="46193299" w:rsidR="004168D5" w:rsidRDefault="004168D5" w:rsidP="00166FB7">
      <w:pPr>
        <w:rPr>
          <w:rFonts w:ascii="Times" w:hAnsi="Times"/>
          <w:color w:val="4472C4" w:themeColor="accent1"/>
          <w:lang w:val="en-US"/>
        </w:rPr>
      </w:pPr>
    </w:p>
    <w:p w14:paraId="4FB6EFB2" w14:textId="381670E2" w:rsidR="004168D5" w:rsidRDefault="004168D5" w:rsidP="00166FB7">
      <w:pPr>
        <w:rPr>
          <w:rFonts w:ascii="Times" w:hAnsi="Times"/>
          <w:color w:val="4472C4" w:themeColor="accent1"/>
          <w:lang w:val="en-US"/>
        </w:rPr>
      </w:pPr>
    </w:p>
    <w:p w14:paraId="4FF5532F" w14:textId="11851E0D" w:rsidR="004168D5" w:rsidRDefault="004168D5" w:rsidP="00166FB7">
      <w:pPr>
        <w:rPr>
          <w:rFonts w:ascii="Times" w:hAnsi="Times"/>
          <w:color w:val="4472C4" w:themeColor="accent1"/>
          <w:lang w:val="en-US"/>
        </w:rPr>
      </w:pPr>
    </w:p>
    <w:p w14:paraId="3ADE8262" w14:textId="053CC325" w:rsidR="004168D5" w:rsidRDefault="004168D5" w:rsidP="00166FB7">
      <w:pPr>
        <w:rPr>
          <w:rFonts w:ascii="Times" w:hAnsi="Times"/>
          <w:color w:val="4472C4" w:themeColor="accent1"/>
          <w:lang w:val="en-US"/>
        </w:rPr>
      </w:pPr>
    </w:p>
    <w:p w14:paraId="0717183E" w14:textId="1C09C609" w:rsidR="004168D5" w:rsidRDefault="004168D5" w:rsidP="00166FB7">
      <w:pPr>
        <w:rPr>
          <w:rFonts w:ascii="Times" w:hAnsi="Times"/>
          <w:color w:val="4472C4" w:themeColor="accent1"/>
          <w:lang w:val="en-US"/>
        </w:rPr>
      </w:pPr>
    </w:p>
    <w:p w14:paraId="3DFF13FF" w14:textId="7DAEF779" w:rsidR="004168D5" w:rsidRDefault="004168D5" w:rsidP="00166FB7">
      <w:pPr>
        <w:rPr>
          <w:rFonts w:ascii="Times" w:hAnsi="Times"/>
          <w:color w:val="4472C4" w:themeColor="accent1"/>
          <w:lang w:val="en-US"/>
        </w:rPr>
      </w:pPr>
    </w:p>
    <w:p w14:paraId="3C58D4FE" w14:textId="36EFEDD0" w:rsidR="004168D5" w:rsidRDefault="004168D5" w:rsidP="00166FB7">
      <w:pPr>
        <w:rPr>
          <w:rFonts w:ascii="Times" w:hAnsi="Times"/>
          <w:color w:val="4472C4" w:themeColor="accent1"/>
          <w:lang w:val="en-US"/>
        </w:rPr>
      </w:pPr>
    </w:p>
    <w:p w14:paraId="2D8320BA" w14:textId="1A8B4315" w:rsidR="004168D5" w:rsidRDefault="004168D5" w:rsidP="00166FB7">
      <w:pPr>
        <w:rPr>
          <w:rFonts w:ascii="Times" w:hAnsi="Times"/>
          <w:color w:val="4472C4" w:themeColor="accent1"/>
          <w:lang w:val="en-US"/>
        </w:rPr>
      </w:pPr>
    </w:p>
    <w:p w14:paraId="6B99495A" w14:textId="72A001E5" w:rsidR="004168D5" w:rsidRDefault="004168D5" w:rsidP="00166FB7">
      <w:pPr>
        <w:rPr>
          <w:rFonts w:ascii="Times" w:hAnsi="Times"/>
          <w:color w:val="4472C4" w:themeColor="accent1"/>
          <w:lang w:val="en-US"/>
        </w:rPr>
      </w:pPr>
    </w:p>
    <w:p w14:paraId="7F75A64C" w14:textId="5F79B867" w:rsidR="004168D5" w:rsidRDefault="004168D5" w:rsidP="00166FB7">
      <w:pPr>
        <w:rPr>
          <w:rFonts w:ascii="Times" w:hAnsi="Times"/>
          <w:color w:val="4472C4" w:themeColor="accent1"/>
          <w:lang w:val="en-US"/>
        </w:rPr>
      </w:pPr>
    </w:p>
    <w:p w14:paraId="5BA43EED" w14:textId="470EFF6F" w:rsidR="004168D5" w:rsidRDefault="004168D5" w:rsidP="00166FB7">
      <w:pPr>
        <w:rPr>
          <w:rFonts w:ascii="Times" w:hAnsi="Times"/>
          <w:color w:val="4472C4" w:themeColor="accent1"/>
          <w:lang w:val="en-US"/>
        </w:rPr>
      </w:pPr>
    </w:p>
    <w:p w14:paraId="256A3066" w14:textId="75CF822F" w:rsidR="004168D5" w:rsidRDefault="004168D5" w:rsidP="00166FB7">
      <w:pPr>
        <w:rPr>
          <w:rFonts w:ascii="Times" w:hAnsi="Times"/>
          <w:color w:val="4472C4" w:themeColor="accent1"/>
          <w:lang w:val="en-US"/>
        </w:rPr>
      </w:pPr>
    </w:p>
    <w:p w14:paraId="34C229B4" w14:textId="17C6B622" w:rsidR="004168D5" w:rsidRDefault="004168D5" w:rsidP="00166FB7">
      <w:pPr>
        <w:rPr>
          <w:rFonts w:ascii="Times" w:hAnsi="Times"/>
          <w:color w:val="4472C4" w:themeColor="accent1"/>
          <w:lang w:val="en-US"/>
        </w:rPr>
      </w:pPr>
    </w:p>
    <w:p w14:paraId="3D4604BA" w14:textId="42302D42" w:rsidR="004168D5" w:rsidRDefault="004168D5" w:rsidP="00166FB7">
      <w:pPr>
        <w:rPr>
          <w:rFonts w:ascii="Times" w:hAnsi="Times"/>
          <w:color w:val="4472C4" w:themeColor="accent1"/>
          <w:lang w:val="en-US"/>
        </w:rPr>
      </w:pPr>
    </w:p>
    <w:p w14:paraId="4D452713" w14:textId="70F8E588" w:rsidR="004168D5" w:rsidRDefault="004168D5" w:rsidP="00166FB7">
      <w:pPr>
        <w:rPr>
          <w:rFonts w:ascii="Times" w:hAnsi="Times"/>
          <w:color w:val="4472C4" w:themeColor="accent1"/>
          <w:lang w:val="en-US"/>
        </w:rPr>
      </w:pPr>
    </w:p>
    <w:p w14:paraId="178A8640" w14:textId="384CF1D5" w:rsidR="004168D5" w:rsidRDefault="004168D5" w:rsidP="00166FB7">
      <w:pPr>
        <w:rPr>
          <w:rFonts w:ascii="Times" w:hAnsi="Times"/>
          <w:color w:val="4472C4" w:themeColor="accent1"/>
          <w:lang w:val="en-US"/>
        </w:rPr>
      </w:pPr>
    </w:p>
    <w:p w14:paraId="7AE65523" w14:textId="715D1AF8" w:rsidR="004168D5" w:rsidRDefault="004168D5" w:rsidP="00166FB7">
      <w:pPr>
        <w:rPr>
          <w:rFonts w:ascii="Times" w:hAnsi="Times"/>
          <w:color w:val="4472C4" w:themeColor="accent1"/>
          <w:lang w:val="en-US"/>
        </w:rPr>
      </w:pPr>
    </w:p>
    <w:p w14:paraId="1BE094A8" w14:textId="11B3AE8D" w:rsidR="004168D5" w:rsidRDefault="004168D5" w:rsidP="00166FB7">
      <w:pPr>
        <w:rPr>
          <w:rFonts w:ascii="Times" w:hAnsi="Times"/>
          <w:color w:val="4472C4" w:themeColor="accent1"/>
          <w:lang w:val="en-US"/>
        </w:rPr>
      </w:pPr>
    </w:p>
    <w:p w14:paraId="353C0F92" w14:textId="5C2E1E4B" w:rsidR="004168D5" w:rsidRDefault="004168D5" w:rsidP="00166FB7">
      <w:pPr>
        <w:rPr>
          <w:rFonts w:ascii="Times" w:hAnsi="Times"/>
          <w:color w:val="4472C4" w:themeColor="accent1"/>
          <w:lang w:val="en-US"/>
        </w:rPr>
      </w:pPr>
    </w:p>
    <w:p w14:paraId="704CFD4F" w14:textId="549EA646" w:rsidR="004168D5" w:rsidRDefault="004168D5" w:rsidP="00166FB7">
      <w:pPr>
        <w:rPr>
          <w:rFonts w:ascii="Times" w:hAnsi="Times"/>
          <w:color w:val="4472C4" w:themeColor="accent1"/>
          <w:lang w:val="en-US"/>
        </w:rPr>
      </w:pPr>
    </w:p>
    <w:p w14:paraId="655DBEE4" w14:textId="58712D82" w:rsidR="004168D5" w:rsidDel="007A4CFC" w:rsidRDefault="004168D5" w:rsidP="00166FB7">
      <w:pPr>
        <w:rPr>
          <w:del w:id="2374" w:author="Jordon Beijing" w:date="2020-09-04T10:37:00Z"/>
          <w:rFonts w:ascii="Times" w:hAnsi="Times"/>
          <w:color w:val="4472C4" w:themeColor="accent1"/>
          <w:lang w:val="en-US"/>
        </w:rPr>
      </w:pPr>
    </w:p>
    <w:p w14:paraId="08EBB7A9" w14:textId="55F1834B" w:rsidR="004168D5" w:rsidDel="007A4CFC" w:rsidRDefault="004168D5" w:rsidP="00166FB7">
      <w:pPr>
        <w:rPr>
          <w:del w:id="2375" w:author="Jordon Beijing" w:date="2020-09-04T10:37:00Z"/>
          <w:rFonts w:ascii="Times" w:hAnsi="Times"/>
          <w:color w:val="4472C4" w:themeColor="accent1"/>
          <w:lang w:val="en-US"/>
        </w:rPr>
      </w:pPr>
    </w:p>
    <w:p w14:paraId="2D46B73A" w14:textId="0CF003E4" w:rsidR="004168D5" w:rsidDel="007A4CFC" w:rsidRDefault="004168D5" w:rsidP="00166FB7">
      <w:pPr>
        <w:rPr>
          <w:del w:id="2376" w:author="Jordon Beijing" w:date="2020-09-04T10:37:00Z"/>
          <w:rFonts w:ascii="Times" w:hAnsi="Times"/>
          <w:color w:val="4472C4" w:themeColor="accent1"/>
          <w:lang w:val="en-US"/>
        </w:rPr>
      </w:pPr>
    </w:p>
    <w:p w14:paraId="6ED1F0CE" w14:textId="07100AC5" w:rsidR="004168D5" w:rsidDel="007A4CFC" w:rsidRDefault="004168D5" w:rsidP="00166FB7">
      <w:pPr>
        <w:rPr>
          <w:del w:id="2377" w:author="Jordon Beijing" w:date="2020-09-04T10:37:00Z"/>
          <w:rFonts w:ascii="Times" w:hAnsi="Times"/>
          <w:color w:val="4472C4" w:themeColor="accent1"/>
          <w:lang w:val="en-US"/>
        </w:rPr>
      </w:pPr>
    </w:p>
    <w:p w14:paraId="0D79EBD4" w14:textId="1958E9B4" w:rsidR="004168D5" w:rsidDel="007A4CFC" w:rsidRDefault="004168D5" w:rsidP="00166FB7">
      <w:pPr>
        <w:rPr>
          <w:del w:id="2378" w:author="Jordon Beijing" w:date="2020-09-04T10:37:00Z"/>
          <w:rFonts w:ascii="Times" w:hAnsi="Times"/>
          <w:color w:val="4472C4" w:themeColor="accent1"/>
          <w:lang w:val="en-US"/>
        </w:rPr>
      </w:pPr>
    </w:p>
    <w:p w14:paraId="030A4F06" w14:textId="3D86483C" w:rsidR="004168D5" w:rsidDel="007A4CFC" w:rsidRDefault="004168D5" w:rsidP="00166FB7">
      <w:pPr>
        <w:rPr>
          <w:del w:id="2379" w:author="Jordon Beijing" w:date="2020-09-04T10:37:00Z"/>
          <w:rFonts w:ascii="Times" w:hAnsi="Times"/>
          <w:color w:val="4472C4" w:themeColor="accent1"/>
          <w:lang w:val="en-US"/>
        </w:rPr>
      </w:pPr>
    </w:p>
    <w:p w14:paraId="638E0255" w14:textId="59FC743C" w:rsidR="004168D5" w:rsidDel="007A4CFC" w:rsidRDefault="004168D5" w:rsidP="00166FB7">
      <w:pPr>
        <w:rPr>
          <w:del w:id="2380" w:author="Jordon Beijing" w:date="2020-09-04T10:37:00Z"/>
          <w:rFonts w:ascii="Times" w:hAnsi="Times"/>
          <w:color w:val="4472C4" w:themeColor="accent1"/>
          <w:lang w:val="en-US"/>
        </w:rPr>
      </w:pPr>
    </w:p>
    <w:p w14:paraId="4503F737" w14:textId="442FD584" w:rsidR="004168D5" w:rsidDel="007A4CFC" w:rsidRDefault="004168D5" w:rsidP="00166FB7">
      <w:pPr>
        <w:rPr>
          <w:del w:id="2381" w:author="Jordon Beijing" w:date="2020-09-04T10:37:00Z"/>
          <w:rFonts w:ascii="Times" w:hAnsi="Times"/>
          <w:color w:val="4472C4" w:themeColor="accent1"/>
          <w:lang w:val="en-US"/>
        </w:rPr>
      </w:pPr>
    </w:p>
    <w:p w14:paraId="7A1F0F4D" w14:textId="149B01D3" w:rsidR="004168D5" w:rsidDel="007A4CFC" w:rsidRDefault="004168D5" w:rsidP="00166FB7">
      <w:pPr>
        <w:rPr>
          <w:del w:id="2382" w:author="Jordon Beijing" w:date="2020-09-04T10:37:00Z"/>
          <w:rFonts w:ascii="Times" w:hAnsi="Times"/>
          <w:color w:val="4472C4" w:themeColor="accent1"/>
          <w:lang w:val="en-US"/>
        </w:rPr>
      </w:pPr>
    </w:p>
    <w:p w14:paraId="19A1B114" w14:textId="6B13134C" w:rsidR="004168D5" w:rsidDel="007A4CFC" w:rsidRDefault="004168D5" w:rsidP="00166FB7">
      <w:pPr>
        <w:rPr>
          <w:del w:id="2383" w:author="Jordon Beijing" w:date="2020-09-04T10:37:00Z"/>
          <w:rFonts w:ascii="Times" w:hAnsi="Times"/>
          <w:color w:val="4472C4" w:themeColor="accent1"/>
          <w:lang w:val="en-US"/>
        </w:rPr>
      </w:pPr>
    </w:p>
    <w:p w14:paraId="55D82BF1" w14:textId="611A9497" w:rsidR="004168D5" w:rsidDel="007A4CFC" w:rsidRDefault="004168D5" w:rsidP="00166FB7">
      <w:pPr>
        <w:rPr>
          <w:del w:id="2384" w:author="Jordon Beijing" w:date="2020-09-04T10:37:00Z"/>
          <w:rFonts w:ascii="Times" w:hAnsi="Times"/>
          <w:color w:val="4472C4" w:themeColor="accent1"/>
          <w:lang w:val="en-US"/>
        </w:rPr>
      </w:pPr>
    </w:p>
    <w:p w14:paraId="53C34F1A" w14:textId="06BE8804" w:rsidR="004168D5" w:rsidDel="007A4CFC" w:rsidRDefault="004168D5" w:rsidP="00166FB7">
      <w:pPr>
        <w:rPr>
          <w:del w:id="2385" w:author="Jordon Beijing" w:date="2020-09-04T10:37:00Z"/>
          <w:rFonts w:ascii="Times" w:hAnsi="Times"/>
          <w:color w:val="4472C4" w:themeColor="accent1"/>
          <w:lang w:val="en-US"/>
        </w:rPr>
      </w:pPr>
    </w:p>
    <w:p w14:paraId="5674C6B0" w14:textId="58F7217B" w:rsidR="004168D5" w:rsidDel="007A4CFC" w:rsidRDefault="004168D5" w:rsidP="00166FB7">
      <w:pPr>
        <w:rPr>
          <w:del w:id="2386" w:author="Jordon Beijing" w:date="2020-09-04T10:37:00Z"/>
          <w:rFonts w:ascii="Times" w:hAnsi="Times"/>
          <w:color w:val="4472C4" w:themeColor="accent1"/>
          <w:lang w:val="en-US"/>
        </w:rPr>
      </w:pPr>
    </w:p>
    <w:p w14:paraId="1BCC59D5" w14:textId="099EF44F" w:rsidR="004168D5" w:rsidDel="007A4CFC" w:rsidRDefault="004168D5" w:rsidP="00166FB7">
      <w:pPr>
        <w:rPr>
          <w:del w:id="2387" w:author="Jordon Beijing" w:date="2020-09-04T10:37:00Z"/>
          <w:rFonts w:ascii="Times" w:hAnsi="Times"/>
          <w:color w:val="4472C4" w:themeColor="accent1"/>
          <w:lang w:val="en-US"/>
        </w:rPr>
      </w:pPr>
    </w:p>
    <w:p w14:paraId="320F2975" w14:textId="0AB62E2C" w:rsidR="004168D5" w:rsidDel="007A4CFC" w:rsidRDefault="004168D5" w:rsidP="00166FB7">
      <w:pPr>
        <w:rPr>
          <w:del w:id="2388" w:author="Jordon Beijing" w:date="2020-09-04T10:37:00Z"/>
          <w:rFonts w:ascii="Times" w:hAnsi="Times"/>
          <w:color w:val="4472C4" w:themeColor="accent1"/>
          <w:lang w:val="en-US"/>
        </w:rPr>
      </w:pPr>
    </w:p>
    <w:p w14:paraId="0A15F819" w14:textId="07DB8DB5" w:rsidR="004168D5" w:rsidDel="007A4CFC" w:rsidRDefault="004168D5" w:rsidP="00166FB7">
      <w:pPr>
        <w:rPr>
          <w:del w:id="2389" w:author="Jordon Beijing" w:date="2020-09-04T10:37:00Z"/>
          <w:rFonts w:ascii="Times" w:hAnsi="Times"/>
          <w:color w:val="4472C4" w:themeColor="accent1"/>
          <w:lang w:val="en-US"/>
        </w:rPr>
      </w:pPr>
    </w:p>
    <w:p w14:paraId="0CD81C31" w14:textId="77777777" w:rsidR="004168D5" w:rsidRDefault="004168D5" w:rsidP="00166FB7">
      <w:pPr>
        <w:rPr>
          <w:rFonts w:ascii="Times" w:hAnsi="Times"/>
          <w:color w:val="4472C4" w:themeColor="accent1"/>
          <w:lang w:val="en-US"/>
        </w:rPr>
      </w:pPr>
    </w:p>
    <w:p w14:paraId="0084E757" w14:textId="78B484AC" w:rsidR="004168D5" w:rsidRPr="004168D5" w:rsidRDefault="004168D5" w:rsidP="004168D5">
      <w:pPr>
        <w:rPr>
          <w:rFonts w:ascii="Times" w:hAnsi="Times"/>
          <w:color w:val="4472C4" w:themeColor="accent1"/>
          <w:lang w:val="en-US"/>
        </w:rPr>
      </w:pPr>
      <w:r w:rsidRPr="006E49E3">
        <w:rPr>
          <w:rFonts w:ascii="Times" w:hAnsi="Times"/>
          <w:color w:val="4472C4" w:themeColor="accent1"/>
          <w:lang w:val="en-US"/>
          <w:rPrChange w:id="2390" w:author="Jordon Beijing" w:date="2020-09-06T12:48:00Z">
            <w:rPr>
              <w:rFonts w:ascii="Times" w:hAnsi="Times"/>
              <w:color w:val="4472C4" w:themeColor="accent1"/>
              <w:lang w:val="en-US"/>
            </w:rPr>
          </w:rPrChange>
        </w:rPr>
        <w:lastRenderedPageBreak/>
        <w:t>[Essay 7:</w:t>
      </w:r>
      <w:r w:rsidR="002A18CA" w:rsidRPr="006E49E3">
        <w:rPr>
          <w:rFonts w:ascii="Times" w:hAnsi="Times"/>
          <w:color w:val="4472C4" w:themeColor="accent1"/>
          <w:lang w:val="en-US"/>
          <w:rPrChange w:id="2391" w:author="Jordon Beijing" w:date="2020-09-06T12:48:00Z">
            <w:rPr>
              <w:rFonts w:ascii="Times" w:hAnsi="Times"/>
              <w:color w:val="4472C4" w:themeColor="accent1"/>
              <w:lang w:val="en-US"/>
            </w:rPr>
          </w:rPrChange>
        </w:rPr>
        <w:t xml:space="preserve"> </w:t>
      </w:r>
      <w:r w:rsidRPr="006E49E3">
        <w:rPr>
          <w:rFonts w:ascii="Times" w:hAnsi="Times"/>
          <w:color w:val="4472C4" w:themeColor="accent1"/>
          <w:lang w:val="en-US"/>
          <w:rPrChange w:id="2392" w:author="Jordon Beijing" w:date="2020-09-06T12:48:00Z">
            <w:rPr>
              <w:rFonts w:ascii="Times" w:hAnsi="Times"/>
              <w:color w:val="4472C4" w:themeColor="accent1"/>
              <w:lang w:val="en-US"/>
            </w:rPr>
          </w:rPrChange>
        </w:rPr>
        <w:t xml:space="preserve">Narrative Worksheet: </w:t>
      </w:r>
      <w:r w:rsidR="00C023F6" w:rsidRPr="006E49E3">
        <w:rPr>
          <w:rFonts w:ascii="Times" w:hAnsi="Times"/>
          <w:color w:val="4472C4" w:themeColor="accent1"/>
          <w:lang w:val="en-US"/>
          <w:rPrChange w:id="2393" w:author="Jordon Beijing" w:date="2020-09-06T12:48:00Z">
            <w:rPr>
              <w:rFonts w:ascii="Times" w:hAnsi="Times"/>
              <w:color w:val="4472C4" w:themeColor="accent1"/>
              <w:lang w:val="en-US"/>
            </w:rPr>
          </w:rPrChange>
        </w:rPr>
        <w:t xml:space="preserve">Short Story: </w:t>
      </w:r>
      <w:r w:rsidRPr="006E49E3">
        <w:rPr>
          <w:rFonts w:ascii="Times" w:hAnsi="Times"/>
          <w:color w:val="4472C4" w:themeColor="accent1"/>
          <w:lang w:val="en-US"/>
          <w:rPrChange w:id="2394" w:author="Jordon Beijing" w:date="2020-09-06T12:48:00Z">
            <w:rPr>
              <w:rFonts w:ascii="Times" w:hAnsi="Times"/>
              <w:color w:val="4472C4" w:themeColor="accent1"/>
              <w:lang w:val="en-US"/>
            </w:rPr>
          </w:rPrChange>
        </w:rPr>
        <w:t>Draft 2]</w:t>
      </w:r>
    </w:p>
    <w:p w14:paraId="65015E20" w14:textId="77777777" w:rsidR="004168D5" w:rsidRPr="004168D5" w:rsidRDefault="004168D5" w:rsidP="00166FB7">
      <w:pPr>
        <w:rPr>
          <w:rFonts w:ascii="Times" w:hAnsi="Times"/>
          <w:color w:val="4472C4" w:themeColor="accent1"/>
          <w:lang w:val="en-US"/>
        </w:rPr>
      </w:pPr>
    </w:p>
    <w:p w14:paraId="1354E6CE" w14:textId="18E2C68F" w:rsidR="002E5D5D" w:rsidRDefault="002E5D5D" w:rsidP="00667630">
      <w:pPr>
        <w:jc w:val="center"/>
        <w:rPr>
          <w:ins w:id="2395" w:author="Jordon Beijing" w:date="2020-09-05T23:28:00Z"/>
          <w:rFonts w:ascii="Times New Roman" w:hAnsi="Times New Roman" w:cs="Times New Roman"/>
          <w:b/>
          <w:lang w:val="en-US"/>
        </w:rPr>
      </w:pPr>
      <w:ins w:id="2396" w:author="Jordon Beijing" w:date="2020-09-05T23:22:00Z">
        <w:r w:rsidRPr="00667630">
          <w:rPr>
            <w:rFonts w:ascii="Times New Roman" w:hAnsi="Times New Roman" w:cs="Times New Roman"/>
            <w:b/>
            <w:lang w:val="en-US"/>
            <w:rPrChange w:id="2397" w:author="Jordon Beijing" w:date="2020-09-05T23:24:00Z">
              <w:rPr>
                <w:rFonts w:ascii="Times" w:hAnsi="Times"/>
                <w:b/>
                <w:lang w:val="en-US"/>
              </w:rPr>
            </w:rPrChange>
          </w:rPr>
          <w:t>The End of the World</w:t>
        </w:r>
      </w:ins>
      <w:ins w:id="2398" w:author="Jordon Beijing" w:date="2020-09-06T08:33:00Z">
        <w:r w:rsidR="001473E3">
          <w:rPr>
            <w:rFonts w:ascii="Times New Roman" w:hAnsi="Times New Roman" w:cs="Times New Roman"/>
            <w:b/>
            <w:lang w:val="en-US"/>
          </w:rPr>
          <w:t>, Pa</w:t>
        </w:r>
      </w:ins>
      <w:ins w:id="2399" w:author="Jordon Beijing" w:date="2020-09-06T08:34:00Z">
        <w:r w:rsidR="001473E3">
          <w:rPr>
            <w:rFonts w:ascii="Times New Roman" w:hAnsi="Times New Roman" w:cs="Times New Roman"/>
            <w:b/>
            <w:lang w:val="en-US"/>
          </w:rPr>
          <w:t>r</w:t>
        </w:r>
      </w:ins>
      <w:ins w:id="2400" w:author="Jordon Beijing" w:date="2020-09-06T08:33:00Z">
        <w:r w:rsidR="001473E3">
          <w:rPr>
            <w:rFonts w:ascii="Times New Roman" w:hAnsi="Times New Roman" w:cs="Times New Roman"/>
            <w:b/>
            <w:lang w:val="en-US"/>
          </w:rPr>
          <w:t>t 1</w:t>
        </w:r>
      </w:ins>
    </w:p>
    <w:p w14:paraId="6041FB45" w14:textId="77777777" w:rsidR="00667630" w:rsidRPr="00667630" w:rsidRDefault="00667630" w:rsidP="00667630">
      <w:pPr>
        <w:jc w:val="center"/>
        <w:rPr>
          <w:ins w:id="2401" w:author="Jordon Beijing" w:date="2020-09-05T23:22:00Z"/>
          <w:rFonts w:ascii="Times New Roman" w:hAnsi="Times New Roman" w:cs="Times New Roman"/>
          <w:b/>
          <w:lang w:val="en-US"/>
          <w:rPrChange w:id="2402" w:author="Jordon Beijing" w:date="2020-09-05T23:24:00Z">
            <w:rPr>
              <w:ins w:id="2403" w:author="Jordon Beijing" w:date="2020-09-05T23:22:00Z"/>
              <w:rFonts w:ascii="Times" w:hAnsi="Times"/>
              <w:b/>
              <w:lang w:val="en-US"/>
            </w:rPr>
          </w:rPrChange>
        </w:rPr>
        <w:pPrChange w:id="2404" w:author="Jordon Beijing" w:date="2020-09-05T23:28:00Z">
          <w:pPr/>
        </w:pPrChange>
      </w:pPr>
    </w:p>
    <w:p w14:paraId="1C287A0C" w14:textId="77777777" w:rsidR="006E49E3" w:rsidRDefault="002E5D5D" w:rsidP="00667630">
      <w:pPr>
        <w:ind w:firstLine="420"/>
        <w:rPr>
          <w:ins w:id="2405" w:author="Jordon Beijing" w:date="2020-09-06T12:47:00Z"/>
          <w:rFonts w:ascii="Times New Roman" w:hAnsi="Times New Roman" w:cs="Times New Roman"/>
          <w:lang w:val="en-US"/>
        </w:rPr>
      </w:pPr>
      <w:ins w:id="2406" w:author="Jordon Beijing" w:date="2020-09-05T23:22:00Z">
        <w:r w:rsidRPr="00667630">
          <w:rPr>
            <w:rFonts w:ascii="Times New Roman" w:hAnsi="Times New Roman" w:cs="Times New Roman"/>
            <w:lang w:val="en-US"/>
            <w:rPrChange w:id="2407" w:author="Jordon Beijing" w:date="2020-09-05T23:24:00Z">
              <w:rPr>
                <w:rFonts w:ascii="Times" w:hAnsi="Times"/>
                <w:lang w:val="en-US"/>
              </w:rPr>
            </w:rPrChange>
          </w:rPr>
          <w:t xml:space="preserve">I lived in </w:t>
        </w:r>
      </w:ins>
      <w:ins w:id="2408" w:author="Jordon Beijing" w:date="2020-09-05T23:34:00Z">
        <w:r w:rsidR="009F0FC8">
          <w:rPr>
            <w:rFonts w:ascii="Times New Roman" w:hAnsi="Times New Roman" w:cs="Times New Roman"/>
            <w:lang w:val="en-US"/>
          </w:rPr>
          <w:t xml:space="preserve">the </w:t>
        </w:r>
      </w:ins>
      <w:ins w:id="2409" w:author="Jordon Beijing" w:date="2020-09-05T23:22:00Z">
        <w:r w:rsidRPr="00667630">
          <w:rPr>
            <w:rFonts w:ascii="Times New Roman" w:hAnsi="Times New Roman" w:cs="Times New Roman"/>
            <w:lang w:val="en-US"/>
            <w:rPrChange w:id="2410" w:author="Jordon Beijing" w:date="2020-09-05T23:24:00Z">
              <w:rPr>
                <w:rFonts w:ascii="Times" w:hAnsi="Times"/>
                <w:lang w:val="en-US"/>
              </w:rPr>
            </w:rPrChange>
          </w:rPr>
          <w:t xml:space="preserve">4020s, </w:t>
        </w:r>
      </w:ins>
      <w:ins w:id="2411" w:author="Jordon Beijing" w:date="2020-09-05T23:34:00Z">
        <w:r w:rsidR="009F0FC8">
          <w:rPr>
            <w:rFonts w:ascii="Times New Roman" w:hAnsi="Times New Roman" w:cs="Times New Roman"/>
            <w:lang w:val="en-US"/>
          </w:rPr>
          <w:t xml:space="preserve">when the </w:t>
        </w:r>
      </w:ins>
      <w:ins w:id="2412" w:author="Jordon Beijing" w:date="2020-09-05T23:22:00Z">
        <w:r w:rsidRPr="00667630">
          <w:rPr>
            <w:rFonts w:ascii="Times New Roman" w:hAnsi="Times New Roman" w:cs="Times New Roman"/>
            <w:lang w:val="en-US"/>
            <w:rPrChange w:id="2413" w:author="Jordon Beijing" w:date="2020-09-05T23:24:00Z">
              <w:rPr>
                <w:rFonts w:ascii="Times" w:hAnsi="Times"/>
                <w:lang w:val="en-US"/>
              </w:rPr>
            </w:rPrChange>
          </w:rPr>
          <w:t xml:space="preserve">world </w:t>
        </w:r>
      </w:ins>
      <w:ins w:id="2414" w:author="Jordon Beijing" w:date="2020-09-05T23:34:00Z">
        <w:r w:rsidR="009F0FC8">
          <w:rPr>
            <w:rFonts w:ascii="Times New Roman" w:hAnsi="Times New Roman" w:cs="Times New Roman"/>
            <w:lang w:val="en-US"/>
          </w:rPr>
          <w:t xml:space="preserve">was </w:t>
        </w:r>
      </w:ins>
      <w:ins w:id="2415" w:author="Jordon Beijing" w:date="2020-09-05T23:22:00Z">
        <w:r w:rsidRPr="00667630">
          <w:rPr>
            <w:rFonts w:ascii="Times New Roman" w:hAnsi="Times New Roman" w:cs="Times New Roman"/>
            <w:lang w:val="en-US"/>
            <w:rPrChange w:id="2416" w:author="Jordon Beijing" w:date="2020-09-05T23:24:00Z">
              <w:rPr>
                <w:rFonts w:ascii="Times" w:hAnsi="Times"/>
                <w:lang w:val="en-US"/>
              </w:rPr>
            </w:rPrChange>
          </w:rPr>
          <w:t xml:space="preserve">only left </w:t>
        </w:r>
      </w:ins>
      <w:ins w:id="2417" w:author="Jordon Beijing" w:date="2020-09-05T23:34:00Z">
        <w:r w:rsidR="009F0FC8">
          <w:rPr>
            <w:rFonts w:ascii="Times New Roman" w:hAnsi="Times New Roman" w:cs="Times New Roman"/>
            <w:lang w:val="en-US"/>
          </w:rPr>
          <w:t>in</w:t>
        </w:r>
      </w:ins>
      <w:ins w:id="2418" w:author="Jordon Beijing" w:date="2020-09-05T23:22:00Z">
        <w:r w:rsidRPr="00667630">
          <w:rPr>
            <w:rFonts w:ascii="Times New Roman" w:hAnsi="Times New Roman" w:cs="Times New Roman"/>
            <w:lang w:val="en-US"/>
            <w:rPrChange w:id="2419" w:author="Jordon Beijing" w:date="2020-09-05T23:24:00Z">
              <w:rPr>
                <w:rFonts w:ascii="Times" w:hAnsi="Times"/>
                <w:lang w:val="en-US"/>
              </w:rPr>
            </w:rPrChange>
          </w:rPr>
          <w:t xml:space="preserve"> ruins</w:t>
        </w:r>
      </w:ins>
      <w:ins w:id="2420" w:author="Jordon Beijing" w:date="2020-09-05T23:34:00Z">
        <w:r w:rsidR="009F0FC8">
          <w:rPr>
            <w:rFonts w:ascii="Times New Roman" w:hAnsi="Times New Roman" w:cs="Times New Roman"/>
            <w:lang w:val="en-US"/>
          </w:rPr>
          <w:t>. T</w:t>
        </w:r>
      </w:ins>
      <w:ins w:id="2421" w:author="Jordon Beijing" w:date="2020-09-05T23:22:00Z">
        <w:r w:rsidRPr="00667630">
          <w:rPr>
            <w:rFonts w:ascii="Times New Roman" w:hAnsi="Times New Roman" w:cs="Times New Roman"/>
            <w:lang w:val="en-US"/>
            <w:rPrChange w:id="2422" w:author="Jordon Beijing" w:date="2020-09-05T23:24:00Z">
              <w:rPr>
                <w:rFonts w:ascii="Times" w:hAnsi="Times"/>
                <w:lang w:val="en-US"/>
              </w:rPr>
            </w:rPrChange>
          </w:rPr>
          <w:t xml:space="preserve">he city I lived in </w:t>
        </w:r>
      </w:ins>
      <w:ins w:id="2423" w:author="Jordon Beijing" w:date="2020-09-05T23:34:00Z">
        <w:r w:rsidR="009F0FC8">
          <w:rPr>
            <w:rFonts w:ascii="Times New Roman" w:hAnsi="Times New Roman" w:cs="Times New Roman"/>
            <w:lang w:val="en-US"/>
          </w:rPr>
          <w:t>had</w:t>
        </w:r>
      </w:ins>
      <w:ins w:id="2424" w:author="Jordon Beijing" w:date="2020-09-05T23:22:00Z">
        <w:r w:rsidRPr="00667630">
          <w:rPr>
            <w:rFonts w:ascii="Times New Roman" w:hAnsi="Times New Roman" w:cs="Times New Roman"/>
            <w:lang w:val="en-US"/>
            <w:rPrChange w:id="2425" w:author="Jordon Beijing" w:date="2020-09-05T23:24:00Z">
              <w:rPr>
                <w:rFonts w:ascii="Times" w:hAnsi="Times"/>
                <w:lang w:val="en-US"/>
              </w:rPr>
            </w:rPrChange>
          </w:rPr>
          <w:t xml:space="preserve"> no survivors but me, Diana</w:t>
        </w:r>
      </w:ins>
      <w:ins w:id="2426" w:author="Jordon Beijing" w:date="2020-09-05T23:53:00Z">
        <w:r w:rsidR="00FE3BBA">
          <w:rPr>
            <w:rFonts w:ascii="Times New Roman" w:hAnsi="Times New Roman" w:cs="Times New Roman"/>
            <w:lang w:val="en-US"/>
          </w:rPr>
          <w:t>,</w:t>
        </w:r>
      </w:ins>
      <w:ins w:id="2427" w:author="Jordon Beijing" w:date="2020-09-05T23:22:00Z">
        <w:r w:rsidRPr="00667630">
          <w:rPr>
            <w:rFonts w:ascii="Times New Roman" w:hAnsi="Times New Roman" w:cs="Times New Roman"/>
            <w:lang w:val="en-US"/>
            <w:rPrChange w:id="2428" w:author="Jordon Beijing" w:date="2020-09-05T23:24:00Z">
              <w:rPr>
                <w:rFonts w:ascii="Times" w:hAnsi="Times"/>
                <w:lang w:val="en-US"/>
              </w:rPr>
            </w:rPrChange>
          </w:rPr>
          <w:t xml:space="preserve"> and </w:t>
        </w:r>
      </w:ins>
      <w:ins w:id="2429" w:author="Jordon Beijing" w:date="2020-09-05T23:53:00Z">
        <w:r w:rsidR="00FE3BBA">
          <w:rPr>
            <w:rFonts w:ascii="Times New Roman" w:hAnsi="Times New Roman" w:cs="Times New Roman"/>
            <w:lang w:val="en-US"/>
          </w:rPr>
          <w:t xml:space="preserve">my friend </w:t>
        </w:r>
      </w:ins>
      <w:ins w:id="2430" w:author="Jordon Beijing" w:date="2020-09-05T23:22:00Z">
        <w:r w:rsidRPr="00667630">
          <w:rPr>
            <w:rFonts w:ascii="Times New Roman" w:hAnsi="Times New Roman" w:cs="Times New Roman"/>
            <w:lang w:val="en-US"/>
            <w:rPrChange w:id="2431" w:author="Jordon Beijing" w:date="2020-09-05T23:24:00Z">
              <w:rPr>
                <w:rFonts w:ascii="Times" w:hAnsi="Times"/>
                <w:lang w:val="en-US"/>
              </w:rPr>
            </w:rPrChange>
          </w:rPr>
          <w:t>Leo. World War III began at 4017s</w:t>
        </w:r>
      </w:ins>
      <w:ins w:id="2432" w:author="Jordon Beijing" w:date="2020-09-06T12:47:00Z">
        <w:r w:rsidR="006E49E3">
          <w:rPr>
            <w:rFonts w:ascii="Times New Roman" w:hAnsi="Times New Roman" w:cs="Times New Roman"/>
            <w:lang w:val="en-US"/>
          </w:rPr>
          <w:t xml:space="preserve"> and</w:t>
        </w:r>
      </w:ins>
      <w:ins w:id="2433" w:author="Jordon Beijing" w:date="2020-09-05T23:22:00Z">
        <w:r w:rsidRPr="00667630">
          <w:rPr>
            <w:rFonts w:ascii="Times New Roman" w:hAnsi="Times New Roman" w:cs="Times New Roman"/>
            <w:lang w:val="en-US"/>
            <w:rPrChange w:id="2434" w:author="Jordon Beijing" w:date="2020-09-05T23:24:00Z">
              <w:rPr>
                <w:rFonts w:ascii="Times" w:hAnsi="Times"/>
                <w:lang w:val="en-US"/>
              </w:rPr>
            </w:rPrChange>
          </w:rPr>
          <w:t xml:space="preserve"> you can imagine </w:t>
        </w:r>
      </w:ins>
      <w:ins w:id="2435" w:author="Jordon Beijing" w:date="2020-09-05T23:35:00Z">
        <w:r w:rsidR="009F0FC8">
          <w:rPr>
            <w:rFonts w:ascii="Times New Roman" w:hAnsi="Times New Roman" w:cs="Times New Roman"/>
            <w:lang w:val="en-US"/>
          </w:rPr>
          <w:t>how</w:t>
        </w:r>
      </w:ins>
      <w:ins w:id="2436" w:author="Jordon Beijing" w:date="2020-09-05T23:22:00Z">
        <w:r w:rsidRPr="00667630">
          <w:rPr>
            <w:rFonts w:ascii="Times New Roman" w:hAnsi="Times New Roman" w:cs="Times New Roman"/>
            <w:lang w:val="en-US"/>
            <w:rPrChange w:id="2437" w:author="Jordon Beijing" w:date="2020-09-05T23:24:00Z">
              <w:rPr>
                <w:rFonts w:ascii="Times" w:hAnsi="Times"/>
                <w:lang w:val="en-US"/>
              </w:rPr>
            </w:rPrChange>
          </w:rPr>
          <w:t xml:space="preserve"> fast this world turn</w:t>
        </w:r>
      </w:ins>
      <w:ins w:id="2438" w:author="Jordon Beijing" w:date="2020-09-05T23:35:00Z">
        <w:r w:rsidR="009F0FC8">
          <w:rPr>
            <w:rFonts w:ascii="Times New Roman" w:hAnsi="Times New Roman" w:cs="Times New Roman"/>
            <w:lang w:val="en-US"/>
          </w:rPr>
          <w:t>ed</w:t>
        </w:r>
      </w:ins>
      <w:ins w:id="2439" w:author="Jordon Beijing" w:date="2020-09-05T23:22:00Z">
        <w:r w:rsidRPr="00667630">
          <w:rPr>
            <w:rFonts w:ascii="Times New Roman" w:hAnsi="Times New Roman" w:cs="Times New Roman"/>
            <w:lang w:val="en-US"/>
            <w:rPrChange w:id="2440" w:author="Jordon Beijing" w:date="2020-09-05T23:24:00Z">
              <w:rPr>
                <w:rFonts w:ascii="Times" w:hAnsi="Times"/>
                <w:lang w:val="en-US"/>
              </w:rPr>
            </w:rPrChange>
          </w:rPr>
          <w:t xml:space="preserve"> into dust. </w:t>
        </w:r>
      </w:ins>
    </w:p>
    <w:p w14:paraId="3B272BED" w14:textId="2B635108" w:rsidR="002E5D5D" w:rsidRPr="00667630" w:rsidRDefault="002E5D5D" w:rsidP="00667630">
      <w:pPr>
        <w:ind w:firstLine="420"/>
        <w:rPr>
          <w:ins w:id="2441" w:author="Jordon Beijing" w:date="2020-09-05T23:22:00Z"/>
          <w:rFonts w:ascii="Times New Roman" w:hAnsi="Times New Roman" w:cs="Times New Roman"/>
          <w:lang w:val="en-US"/>
          <w:rPrChange w:id="2442" w:author="Jordon Beijing" w:date="2020-09-05T23:24:00Z">
            <w:rPr>
              <w:ins w:id="2443" w:author="Jordon Beijing" w:date="2020-09-05T23:22:00Z"/>
              <w:rFonts w:ascii="Times" w:hAnsi="Times"/>
              <w:lang w:val="en-US"/>
            </w:rPr>
          </w:rPrChange>
        </w:rPr>
        <w:pPrChange w:id="2444" w:author="Jordon Beijing" w:date="2020-09-05T23:26:00Z">
          <w:pPr/>
        </w:pPrChange>
      </w:pPr>
      <w:ins w:id="2445" w:author="Jordon Beijing" w:date="2020-09-05T23:22:00Z">
        <w:r w:rsidRPr="00667630">
          <w:rPr>
            <w:rFonts w:ascii="Times New Roman" w:hAnsi="Times New Roman" w:cs="Times New Roman"/>
            <w:lang w:val="en-US"/>
            <w:rPrChange w:id="2446" w:author="Jordon Beijing" w:date="2020-09-05T23:24:00Z">
              <w:rPr>
                <w:rFonts w:ascii="Times" w:hAnsi="Times"/>
                <w:lang w:val="en-US"/>
              </w:rPr>
            </w:rPrChange>
          </w:rPr>
          <w:t>People in this world didn’t really</w:t>
        </w:r>
      </w:ins>
      <w:ins w:id="2447" w:author="Jordon Beijing" w:date="2020-09-05T23:33:00Z">
        <w:r w:rsidR="009F0FC8">
          <w:rPr>
            <w:rFonts w:ascii="Times New Roman" w:hAnsi="Times New Roman" w:cs="Times New Roman"/>
            <w:lang w:val="en-US"/>
          </w:rPr>
          <w:t xml:space="preserve"> “</w:t>
        </w:r>
      </w:ins>
      <w:ins w:id="2448" w:author="Jordon Beijing" w:date="2020-09-05T23:22:00Z">
        <w:r w:rsidRPr="00667630">
          <w:rPr>
            <w:rFonts w:ascii="Times New Roman" w:hAnsi="Times New Roman" w:cs="Times New Roman"/>
            <w:lang w:val="en-US"/>
            <w:rPrChange w:id="2449" w:author="Jordon Beijing" w:date="2020-09-05T23:24:00Z">
              <w:rPr>
                <w:rFonts w:ascii="Times" w:hAnsi="Times"/>
                <w:lang w:val="en-US"/>
              </w:rPr>
            </w:rPrChange>
          </w:rPr>
          <w:t xml:space="preserve">die,” they </w:t>
        </w:r>
      </w:ins>
      <w:ins w:id="2450" w:author="Jordon Beijing" w:date="2020-09-05T23:33:00Z">
        <w:r w:rsidR="009F0FC8">
          <w:rPr>
            <w:rFonts w:ascii="Times New Roman" w:hAnsi="Times New Roman" w:cs="Times New Roman"/>
            <w:lang w:val="en-US"/>
          </w:rPr>
          <w:t>were</w:t>
        </w:r>
      </w:ins>
      <w:ins w:id="2451" w:author="Jordon Beijing" w:date="2020-09-05T23:22:00Z">
        <w:r w:rsidRPr="00667630">
          <w:rPr>
            <w:rFonts w:ascii="Times New Roman" w:hAnsi="Times New Roman" w:cs="Times New Roman"/>
            <w:lang w:val="en-US"/>
            <w:rPrChange w:id="2452" w:author="Jordon Beijing" w:date="2020-09-05T23:24:00Z">
              <w:rPr>
                <w:rFonts w:ascii="Times" w:hAnsi="Times"/>
                <w:lang w:val="en-US"/>
              </w:rPr>
            </w:rPrChange>
          </w:rPr>
          <w:t xml:space="preserve"> </w:t>
        </w:r>
      </w:ins>
      <w:ins w:id="2453" w:author="Jordon Beijing" w:date="2020-09-05T23:53:00Z">
        <w:r w:rsidR="00916F7C">
          <w:rPr>
            <w:rFonts w:ascii="Times New Roman" w:hAnsi="Times New Roman" w:cs="Times New Roman"/>
            <w:lang w:val="en-US"/>
          </w:rPr>
          <w:t xml:space="preserve">more </w:t>
        </w:r>
      </w:ins>
      <w:ins w:id="2454" w:author="Jordon Beijing" w:date="2020-09-05T23:22:00Z">
        <w:r w:rsidRPr="00667630">
          <w:rPr>
            <w:rFonts w:ascii="Times New Roman" w:hAnsi="Times New Roman" w:cs="Times New Roman"/>
            <w:lang w:val="en-US"/>
            <w:rPrChange w:id="2455" w:author="Jordon Beijing" w:date="2020-09-05T23:24:00Z">
              <w:rPr>
                <w:rFonts w:ascii="Times" w:hAnsi="Times"/>
                <w:lang w:val="en-US"/>
              </w:rPr>
            </w:rPrChange>
          </w:rPr>
          <w:t>like “living corpse</w:t>
        </w:r>
      </w:ins>
      <w:ins w:id="2456" w:author="Jordon Beijing" w:date="2020-09-05T23:34:00Z">
        <w:r w:rsidR="009F0FC8">
          <w:rPr>
            <w:rFonts w:ascii="Times New Roman" w:hAnsi="Times New Roman" w:cs="Times New Roman"/>
            <w:lang w:val="en-US"/>
          </w:rPr>
          <w:t>s</w:t>
        </w:r>
      </w:ins>
      <w:ins w:id="2457" w:author="Jordon Beijing" w:date="2020-09-05T23:50:00Z">
        <w:r w:rsidR="00FE3BBA">
          <w:rPr>
            <w:rFonts w:ascii="Times New Roman" w:hAnsi="Times New Roman" w:cs="Times New Roman"/>
            <w:lang w:val="en-US"/>
          </w:rPr>
          <w:t>.</w:t>
        </w:r>
      </w:ins>
      <w:ins w:id="2458" w:author="Jordon Beijing" w:date="2020-09-05T23:22:00Z">
        <w:r w:rsidRPr="00667630">
          <w:rPr>
            <w:rFonts w:ascii="Times New Roman" w:hAnsi="Times New Roman" w:cs="Times New Roman"/>
            <w:lang w:val="en-US"/>
            <w:rPrChange w:id="2459" w:author="Jordon Beijing" w:date="2020-09-05T23:24:00Z">
              <w:rPr>
                <w:rFonts w:ascii="Times" w:hAnsi="Times"/>
                <w:lang w:val="en-US"/>
              </w:rPr>
            </w:rPrChange>
          </w:rPr>
          <w:t xml:space="preserve">” I called them “the dead.” They </w:t>
        </w:r>
      </w:ins>
      <w:ins w:id="2460" w:author="Jordon Beijing" w:date="2020-09-05T23:50:00Z">
        <w:r w:rsidR="00FE3BBA">
          <w:rPr>
            <w:rFonts w:ascii="Times New Roman" w:hAnsi="Times New Roman" w:cs="Times New Roman"/>
            <w:lang w:val="en-US"/>
          </w:rPr>
          <w:t>were</w:t>
        </w:r>
      </w:ins>
      <w:ins w:id="2461" w:author="Jordon Beijing" w:date="2020-09-05T23:22:00Z">
        <w:r w:rsidRPr="00667630">
          <w:rPr>
            <w:rFonts w:ascii="Times New Roman" w:hAnsi="Times New Roman" w:cs="Times New Roman"/>
            <w:lang w:val="en-US"/>
            <w:rPrChange w:id="2462" w:author="Jordon Beijing" w:date="2020-09-05T23:24:00Z">
              <w:rPr>
                <w:rFonts w:ascii="Times" w:hAnsi="Times"/>
                <w:lang w:val="en-US"/>
              </w:rPr>
            </w:rPrChange>
          </w:rPr>
          <w:t xml:space="preserve"> just as same as you might </w:t>
        </w:r>
      </w:ins>
      <w:ins w:id="2463" w:author="Jordon Beijing" w:date="2020-09-05T23:50:00Z">
        <w:r w:rsidR="00FE3BBA">
          <w:rPr>
            <w:rFonts w:ascii="Times New Roman" w:hAnsi="Times New Roman" w:cs="Times New Roman"/>
            <w:lang w:val="en-US"/>
          </w:rPr>
          <w:t>imagine</w:t>
        </w:r>
      </w:ins>
      <w:ins w:id="2464" w:author="Jordon Beijing" w:date="2020-09-05T23:22:00Z">
        <w:r w:rsidRPr="00667630">
          <w:rPr>
            <w:rFonts w:ascii="Times New Roman" w:hAnsi="Times New Roman" w:cs="Times New Roman"/>
            <w:lang w:val="en-US"/>
            <w:rPrChange w:id="2465" w:author="Jordon Beijing" w:date="2020-09-05T23:24:00Z">
              <w:rPr>
                <w:rFonts w:ascii="Times" w:hAnsi="Times"/>
                <w:lang w:val="en-US"/>
              </w:rPr>
            </w:rPrChange>
          </w:rPr>
          <w:t>, bit</w:t>
        </w:r>
      </w:ins>
      <w:ins w:id="2466" w:author="Jordon Beijing" w:date="2020-09-05T23:50:00Z">
        <w:r w:rsidR="00FE3BBA">
          <w:rPr>
            <w:rFonts w:ascii="Times New Roman" w:hAnsi="Times New Roman" w:cs="Times New Roman"/>
            <w:lang w:val="en-US"/>
          </w:rPr>
          <w:t>ing</w:t>
        </w:r>
      </w:ins>
      <w:ins w:id="2467" w:author="Jordon Beijing" w:date="2020-09-05T23:22:00Z">
        <w:r w:rsidRPr="00667630">
          <w:rPr>
            <w:rFonts w:ascii="Times New Roman" w:hAnsi="Times New Roman" w:cs="Times New Roman"/>
            <w:lang w:val="en-US"/>
            <w:rPrChange w:id="2468" w:author="Jordon Beijing" w:date="2020-09-05T23:24:00Z">
              <w:rPr>
                <w:rFonts w:ascii="Times" w:hAnsi="Times"/>
                <w:lang w:val="en-US"/>
              </w:rPr>
            </w:rPrChange>
          </w:rPr>
          <w:t xml:space="preserve"> every</w:t>
        </w:r>
      </w:ins>
      <w:ins w:id="2469" w:author="Jordon Beijing" w:date="2020-09-05T23:50:00Z">
        <w:r w:rsidR="00FE3BBA">
          <w:rPr>
            <w:rFonts w:ascii="Times New Roman" w:hAnsi="Times New Roman" w:cs="Times New Roman"/>
            <w:lang w:val="en-US"/>
          </w:rPr>
          <w:t xml:space="preserve"> living </w:t>
        </w:r>
      </w:ins>
      <w:ins w:id="2470" w:author="Jordon Beijing" w:date="2020-09-05T23:22:00Z">
        <w:r w:rsidRPr="00667630">
          <w:rPr>
            <w:rFonts w:ascii="Times New Roman" w:hAnsi="Times New Roman" w:cs="Times New Roman"/>
            <w:lang w:val="en-US"/>
            <w:rPrChange w:id="2471" w:author="Jordon Beijing" w:date="2020-09-05T23:24:00Z">
              <w:rPr>
                <w:rFonts w:ascii="Times" w:hAnsi="Times"/>
                <w:lang w:val="en-US"/>
              </w:rPr>
            </w:rPrChange>
          </w:rPr>
          <w:t xml:space="preserve">thing, and people </w:t>
        </w:r>
      </w:ins>
      <w:ins w:id="2472" w:author="Jordon Beijing" w:date="2020-09-05T23:50:00Z">
        <w:r w:rsidR="00FE3BBA">
          <w:rPr>
            <w:rFonts w:ascii="Times New Roman" w:hAnsi="Times New Roman" w:cs="Times New Roman"/>
            <w:lang w:val="en-US"/>
          </w:rPr>
          <w:t xml:space="preserve">you know </w:t>
        </w:r>
      </w:ins>
      <w:ins w:id="2473" w:author="Jordon Beijing" w:date="2020-09-05T23:22:00Z">
        <w:r w:rsidRPr="00667630">
          <w:rPr>
            <w:rFonts w:ascii="Times New Roman" w:hAnsi="Times New Roman" w:cs="Times New Roman"/>
            <w:lang w:val="en-US"/>
            <w:rPrChange w:id="2474" w:author="Jordon Beijing" w:date="2020-09-05T23:24:00Z">
              <w:rPr>
                <w:rFonts w:ascii="Times" w:hAnsi="Times"/>
                <w:lang w:val="en-US"/>
              </w:rPr>
            </w:rPrChange>
          </w:rPr>
          <w:t>turn</w:t>
        </w:r>
      </w:ins>
      <w:ins w:id="2475" w:author="Jordon Beijing" w:date="2020-09-05T23:53:00Z">
        <w:r w:rsidR="00916F7C">
          <w:rPr>
            <w:rFonts w:ascii="Times New Roman" w:hAnsi="Times New Roman" w:cs="Times New Roman"/>
            <w:lang w:val="en-US"/>
          </w:rPr>
          <w:t>ed</w:t>
        </w:r>
      </w:ins>
      <w:ins w:id="2476" w:author="Jordon Beijing" w:date="2020-09-05T23:22:00Z">
        <w:r w:rsidRPr="00667630">
          <w:rPr>
            <w:rFonts w:ascii="Times New Roman" w:hAnsi="Times New Roman" w:cs="Times New Roman"/>
            <w:lang w:val="en-US"/>
            <w:rPrChange w:id="2477" w:author="Jordon Beijing" w:date="2020-09-05T23:24:00Z">
              <w:rPr>
                <w:rFonts w:ascii="Times" w:hAnsi="Times"/>
                <w:lang w:val="en-US"/>
              </w:rPr>
            </w:rPrChange>
          </w:rPr>
          <w:t xml:space="preserve"> into them. Leo </w:t>
        </w:r>
      </w:ins>
      <w:ins w:id="2478" w:author="Jordon Beijing" w:date="2020-09-05T23:53:00Z">
        <w:r w:rsidR="00916F7C">
          <w:rPr>
            <w:rFonts w:ascii="Times New Roman" w:hAnsi="Times New Roman" w:cs="Times New Roman"/>
            <w:lang w:val="en-US"/>
          </w:rPr>
          <w:t xml:space="preserve">and I </w:t>
        </w:r>
      </w:ins>
      <w:ins w:id="2479" w:author="Jordon Beijing" w:date="2020-09-05T23:22:00Z">
        <w:r w:rsidRPr="00667630">
          <w:rPr>
            <w:rFonts w:ascii="Times New Roman" w:hAnsi="Times New Roman" w:cs="Times New Roman"/>
            <w:lang w:val="en-US"/>
            <w:rPrChange w:id="2480" w:author="Jordon Beijing" w:date="2020-09-05T23:24:00Z">
              <w:rPr>
                <w:rFonts w:ascii="Times" w:hAnsi="Times"/>
                <w:lang w:val="en-US"/>
              </w:rPr>
            </w:rPrChange>
          </w:rPr>
          <w:t xml:space="preserve">had </w:t>
        </w:r>
      </w:ins>
      <w:ins w:id="2481" w:author="Jordon Beijing" w:date="2020-09-05T23:51:00Z">
        <w:r w:rsidR="00FE3BBA">
          <w:rPr>
            <w:rFonts w:ascii="Times New Roman" w:hAnsi="Times New Roman" w:cs="Times New Roman"/>
            <w:lang w:val="en-US"/>
          </w:rPr>
          <w:t>survived</w:t>
        </w:r>
      </w:ins>
      <w:ins w:id="2482" w:author="Jordon Beijing" w:date="2020-09-05T23:22:00Z">
        <w:r w:rsidRPr="00667630">
          <w:rPr>
            <w:rFonts w:ascii="Times New Roman" w:hAnsi="Times New Roman" w:cs="Times New Roman"/>
            <w:lang w:val="en-US"/>
            <w:rPrChange w:id="2483" w:author="Jordon Beijing" w:date="2020-09-05T23:24:00Z">
              <w:rPr>
                <w:rFonts w:ascii="Times" w:hAnsi="Times"/>
                <w:lang w:val="en-US"/>
              </w:rPr>
            </w:rPrChange>
          </w:rPr>
          <w:t xml:space="preserve"> because we </w:t>
        </w:r>
      </w:ins>
      <w:ins w:id="2484" w:author="Jordon Beijing" w:date="2020-09-05T23:53:00Z">
        <w:r w:rsidR="00916F7C">
          <w:rPr>
            <w:rFonts w:ascii="Times New Roman" w:hAnsi="Times New Roman" w:cs="Times New Roman"/>
            <w:lang w:val="en-US"/>
          </w:rPr>
          <w:t>wore</w:t>
        </w:r>
      </w:ins>
      <w:ins w:id="2485" w:author="Jordon Beijing" w:date="2020-09-05T23:22:00Z">
        <w:r w:rsidRPr="00667630">
          <w:rPr>
            <w:rFonts w:ascii="Times New Roman" w:hAnsi="Times New Roman" w:cs="Times New Roman"/>
            <w:lang w:val="en-US"/>
            <w:rPrChange w:id="2486" w:author="Jordon Beijing" w:date="2020-09-05T23:24:00Z">
              <w:rPr>
                <w:rFonts w:ascii="Times" w:hAnsi="Times"/>
                <w:lang w:val="en-US"/>
              </w:rPr>
            </w:rPrChange>
          </w:rPr>
          <w:t xml:space="preserve"> protective clothing that came from my dad’s atelier</w:t>
        </w:r>
      </w:ins>
      <w:ins w:id="2487" w:author="Jordon Beijing" w:date="2020-09-05T23:51:00Z">
        <w:r w:rsidR="00FE3BBA">
          <w:rPr>
            <w:rFonts w:ascii="Times New Roman" w:hAnsi="Times New Roman" w:cs="Times New Roman"/>
            <w:lang w:val="en-US"/>
          </w:rPr>
          <w:t>. W</w:t>
        </w:r>
      </w:ins>
      <w:ins w:id="2488" w:author="Jordon Beijing" w:date="2020-09-05T23:22:00Z">
        <w:r w:rsidRPr="00667630">
          <w:rPr>
            <w:rFonts w:ascii="Times New Roman" w:hAnsi="Times New Roman" w:cs="Times New Roman"/>
            <w:lang w:val="en-US"/>
            <w:rPrChange w:id="2489" w:author="Jordon Beijing" w:date="2020-09-05T23:24:00Z">
              <w:rPr>
                <w:rFonts w:ascii="Times" w:hAnsi="Times"/>
                <w:lang w:val="en-US"/>
              </w:rPr>
            </w:rPrChange>
          </w:rPr>
          <w:t>e need</w:t>
        </w:r>
      </w:ins>
      <w:ins w:id="2490" w:author="Jordon Beijing" w:date="2020-09-05T23:51:00Z">
        <w:r w:rsidR="00FE3BBA">
          <w:rPr>
            <w:rFonts w:ascii="Times New Roman" w:hAnsi="Times New Roman" w:cs="Times New Roman"/>
            <w:lang w:val="en-US"/>
          </w:rPr>
          <w:t>ed</w:t>
        </w:r>
      </w:ins>
      <w:ins w:id="2491" w:author="Jordon Beijing" w:date="2020-09-05T23:22:00Z">
        <w:r w:rsidRPr="00667630">
          <w:rPr>
            <w:rFonts w:ascii="Times New Roman" w:hAnsi="Times New Roman" w:cs="Times New Roman"/>
            <w:lang w:val="en-US"/>
            <w:rPrChange w:id="2492" w:author="Jordon Beijing" w:date="2020-09-05T23:24:00Z">
              <w:rPr>
                <w:rFonts w:ascii="Times" w:hAnsi="Times"/>
                <w:lang w:val="en-US"/>
              </w:rPr>
            </w:rPrChange>
          </w:rPr>
          <w:t xml:space="preserve"> to wear it every day to protect us from the radiation. In World War III, every country began to </w:t>
        </w:r>
      </w:ins>
      <w:ins w:id="2493" w:author="Jordon Beijing" w:date="2020-09-05T23:51:00Z">
        <w:r w:rsidR="00FE3BBA">
          <w:rPr>
            <w:rFonts w:ascii="Times New Roman" w:hAnsi="Times New Roman" w:cs="Times New Roman"/>
            <w:lang w:val="en-US"/>
          </w:rPr>
          <w:t>sho</w:t>
        </w:r>
      </w:ins>
      <w:ins w:id="2494" w:author="Jordon Beijing" w:date="2020-09-05T23:54:00Z">
        <w:r w:rsidR="00916F7C">
          <w:rPr>
            <w:rFonts w:ascii="Times New Roman" w:hAnsi="Times New Roman" w:cs="Times New Roman"/>
            <w:lang w:val="en-US"/>
          </w:rPr>
          <w:t>o</w:t>
        </w:r>
      </w:ins>
      <w:ins w:id="2495" w:author="Jordon Beijing" w:date="2020-09-05T23:51:00Z">
        <w:r w:rsidR="00FE3BBA">
          <w:rPr>
            <w:rFonts w:ascii="Times New Roman" w:hAnsi="Times New Roman" w:cs="Times New Roman"/>
            <w:lang w:val="en-US"/>
          </w:rPr>
          <w:t>t</w:t>
        </w:r>
      </w:ins>
      <w:ins w:id="2496" w:author="Jordon Beijing" w:date="2020-09-05T23:22:00Z">
        <w:r w:rsidRPr="00667630">
          <w:rPr>
            <w:rFonts w:ascii="Times New Roman" w:hAnsi="Times New Roman" w:cs="Times New Roman"/>
            <w:lang w:val="en-US"/>
            <w:rPrChange w:id="2497" w:author="Jordon Beijing" w:date="2020-09-05T23:24:00Z">
              <w:rPr>
                <w:rFonts w:ascii="Times" w:hAnsi="Times"/>
                <w:lang w:val="en-US"/>
              </w:rPr>
            </w:rPrChange>
          </w:rPr>
          <w:t xml:space="preserve"> </w:t>
        </w:r>
      </w:ins>
      <w:ins w:id="2498" w:author="Jordon Beijing" w:date="2020-09-05T23:51:00Z">
        <w:r w:rsidR="00FE3BBA">
          <w:rPr>
            <w:rFonts w:ascii="Times New Roman" w:hAnsi="Times New Roman" w:cs="Times New Roman"/>
            <w:lang w:val="en-US"/>
          </w:rPr>
          <w:t xml:space="preserve">the </w:t>
        </w:r>
      </w:ins>
      <w:ins w:id="2499" w:author="Jordon Beijing" w:date="2020-09-05T23:22:00Z">
        <w:r w:rsidRPr="00667630">
          <w:rPr>
            <w:rFonts w:ascii="Times New Roman" w:hAnsi="Times New Roman" w:cs="Times New Roman"/>
            <w:lang w:val="en-US"/>
            <w:rPrChange w:id="2500" w:author="Jordon Beijing" w:date="2020-09-05T23:24:00Z">
              <w:rPr>
                <w:rFonts w:ascii="Times" w:hAnsi="Times"/>
                <w:lang w:val="en-US"/>
              </w:rPr>
            </w:rPrChange>
          </w:rPr>
          <w:t>N-bomb</w:t>
        </w:r>
      </w:ins>
      <w:ins w:id="2501" w:author="Jordon Beijing" w:date="2020-09-05T23:51:00Z">
        <w:r w:rsidR="00FE3BBA">
          <w:rPr>
            <w:rFonts w:ascii="Times New Roman" w:hAnsi="Times New Roman" w:cs="Times New Roman"/>
            <w:lang w:val="en-US"/>
          </w:rPr>
          <w:t>.</w:t>
        </w:r>
      </w:ins>
      <w:ins w:id="2502" w:author="Jordon Beijing" w:date="2020-09-05T23:22:00Z">
        <w:r w:rsidRPr="00667630">
          <w:rPr>
            <w:rFonts w:ascii="Times New Roman" w:hAnsi="Times New Roman" w:cs="Times New Roman"/>
            <w:lang w:val="en-US"/>
            <w:rPrChange w:id="2503" w:author="Jordon Beijing" w:date="2020-09-05T23:24:00Z">
              <w:rPr>
                <w:rFonts w:ascii="Times" w:hAnsi="Times"/>
                <w:lang w:val="en-US"/>
              </w:rPr>
            </w:rPrChange>
          </w:rPr>
          <w:t xml:space="preserve"> I think that is </w:t>
        </w:r>
      </w:ins>
      <w:ins w:id="2504" w:author="Jordon Beijing" w:date="2020-09-05T23:51:00Z">
        <w:r w:rsidR="00FE3BBA">
          <w:rPr>
            <w:rFonts w:ascii="Times New Roman" w:hAnsi="Times New Roman" w:cs="Times New Roman"/>
            <w:lang w:val="en-US"/>
          </w:rPr>
          <w:t>what c</w:t>
        </w:r>
      </w:ins>
      <w:ins w:id="2505" w:author="Jordon Beijing" w:date="2020-09-05T23:52:00Z">
        <w:r w:rsidR="00FE3BBA">
          <w:rPr>
            <w:rFonts w:ascii="Times New Roman" w:hAnsi="Times New Roman" w:cs="Times New Roman"/>
            <w:lang w:val="en-US"/>
          </w:rPr>
          <w:t>aused</w:t>
        </w:r>
      </w:ins>
      <w:ins w:id="2506" w:author="Jordon Beijing" w:date="2020-09-05T23:22:00Z">
        <w:r w:rsidRPr="00667630">
          <w:rPr>
            <w:rFonts w:ascii="Times New Roman" w:hAnsi="Times New Roman" w:cs="Times New Roman"/>
            <w:lang w:val="en-US"/>
            <w:rPrChange w:id="2507" w:author="Jordon Beijing" w:date="2020-09-05T23:24:00Z">
              <w:rPr>
                <w:rFonts w:ascii="Times" w:hAnsi="Times"/>
                <w:lang w:val="en-US"/>
              </w:rPr>
            </w:rPrChange>
          </w:rPr>
          <w:t xml:space="preserve"> people </w:t>
        </w:r>
      </w:ins>
      <w:ins w:id="2508" w:author="Jordon Beijing" w:date="2020-09-05T23:52:00Z">
        <w:r w:rsidR="00FE3BBA">
          <w:rPr>
            <w:rFonts w:ascii="Times New Roman" w:hAnsi="Times New Roman" w:cs="Times New Roman"/>
            <w:lang w:val="en-US"/>
          </w:rPr>
          <w:t xml:space="preserve">to </w:t>
        </w:r>
      </w:ins>
      <w:ins w:id="2509" w:author="Jordon Beijing" w:date="2020-09-05T23:22:00Z">
        <w:r w:rsidRPr="00667630">
          <w:rPr>
            <w:rFonts w:ascii="Times New Roman" w:hAnsi="Times New Roman" w:cs="Times New Roman"/>
            <w:lang w:val="en-US"/>
            <w:rPrChange w:id="2510" w:author="Jordon Beijing" w:date="2020-09-05T23:24:00Z">
              <w:rPr>
                <w:rFonts w:ascii="Times" w:hAnsi="Times"/>
                <w:lang w:val="en-US"/>
              </w:rPr>
            </w:rPrChange>
          </w:rPr>
          <w:t>turn into “the dead.”</w:t>
        </w:r>
      </w:ins>
    </w:p>
    <w:p w14:paraId="68CCFAB0" w14:textId="00DCD699" w:rsidR="002E5D5D" w:rsidRPr="00667630" w:rsidRDefault="002E5D5D" w:rsidP="00667630">
      <w:pPr>
        <w:ind w:firstLine="420"/>
        <w:rPr>
          <w:ins w:id="2511" w:author="Jordon Beijing" w:date="2020-09-05T23:22:00Z"/>
          <w:rFonts w:ascii="Times New Roman" w:hAnsi="Times New Roman" w:cs="Times New Roman"/>
          <w:lang w:val="en-US"/>
          <w:rPrChange w:id="2512" w:author="Jordon Beijing" w:date="2020-09-05T23:24:00Z">
            <w:rPr>
              <w:ins w:id="2513" w:author="Jordon Beijing" w:date="2020-09-05T23:22:00Z"/>
              <w:rFonts w:ascii="Times" w:hAnsi="Times"/>
              <w:lang w:val="en-US"/>
            </w:rPr>
          </w:rPrChange>
        </w:rPr>
        <w:pPrChange w:id="2514" w:author="Jordon Beijing" w:date="2020-09-05T23:26:00Z">
          <w:pPr/>
        </w:pPrChange>
      </w:pPr>
      <w:ins w:id="2515" w:author="Jordon Beijing" w:date="2020-09-05T23:22:00Z">
        <w:r w:rsidRPr="00667630">
          <w:rPr>
            <w:rFonts w:ascii="Times New Roman" w:hAnsi="Times New Roman" w:cs="Times New Roman"/>
            <w:lang w:val="en-US"/>
            <w:rPrChange w:id="2516" w:author="Jordon Beijing" w:date="2020-09-05T23:24:00Z">
              <w:rPr>
                <w:rFonts w:ascii="Times" w:hAnsi="Times"/>
                <w:lang w:val="en-US"/>
              </w:rPr>
            </w:rPrChange>
          </w:rPr>
          <w:t>Leo and I travel</w:t>
        </w:r>
      </w:ins>
      <w:ins w:id="2517" w:author="Jordon Beijing" w:date="2020-09-05T23:52:00Z">
        <w:r w:rsidR="00FE3BBA">
          <w:rPr>
            <w:rFonts w:ascii="Times New Roman" w:hAnsi="Times New Roman" w:cs="Times New Roman"/>
            <w:lang w:val="en-US"/>
          </w:rPr>
          <w:t>ed</w:t>
        </w:r>
      </w:ins>
      <w:ins w:id="2518" w:author="Jordon Beijing" w:date="2020-09-05T23:22:00Z">
        <w:r w:rsidRPr="00667630">
          <w:rPr>
            <w:rFonts w:ascii="Times New Roman" w:hAnsi="Times New Roman" w:cs="Times New Roman"/>
            <w:lang w:val="en-US"/>
            <w:rPrChange w:id="2519" w:author="Jordon Beijing" w:date="2020-09-05T23:24:00Z">
              <w:rPr>
                <w:rFonts w:ascii="Times" w:hAnsi="Times"/>
                <w:lang w:val="en-US"/>
              </w:rPr>
            </w:rPrChange>
          </w:rPr>
          <w:t xml:space="preserve"> to an island </w:t>
        </w:r>
      </w:ins>
      <w:ins w:id="2520" w:author="Jordon Beijing" w:date="2020-09-06T08:17:00Z">
        <w:r w:rsidR="00A03760">
          <w:rPr>
            <w:rFonts w:ascii="Times New Roman" w:hAnsi="Times New Roman" w:cs="Times New Roman"/>
            <w:lang w:val="en-US"/>
          </w:rPr>
          <w:t>i</w:t>
        </w:r>
      </w:ins>
      <w:ins w:id="2521" w:author="Jordon Beijing" w:date="2020-09-05T23:22:00Z">
        <w:r w:rsidRPr="00667630">
          <w:rPr>
            <w:rFonts w:ascii="Times New Roman" w:hAnsi="Times New Roman" w:cs="Times New Roman"/>
            <w:lang w:val="en-US"/>
            <w:rPrChange w:id="2522" w:author="Jordon Beijing" w:date="2020-09-05T23:24:00Z">
              <w:rPr>
                <w:rFonts w:ascii="Times" w:hAnsi="Times"/>
                <w:lang w:val="en-US"/>
              </w:rPr>
            </w:rPrChange>
          </w:rPr>
          <w:t xml:space="preserve">n the Atlantic </w:t>
        </w:r>
      </w:ins>
      <w:ins w:id="2523" w:author="Jordon Beijing" w:date="2020-09-05T23:54:00Z">
        <w:r w:rsidR="00916F7C">
          <w:rPr>
            <w:rFonts w:ascii="Times New Roman" w:hAnsi="Times New Roman" w:cs="Times New Roman"/>
            <w:lang w:val="en-US"/>
          </w:rPr>
          <w:t>using just</w:t>
        </w:r>
      </w:ins>
      <w:ins w:id="2524" w:author="Jordon Beijing" w:date="2020-09-05T23:22:00Z">
        <w:r w:rsidRPr="00667630">
          <w:rPr>
            <w:rFonts w:ascii="Times New Roman" w:hAnsi="Times New Roman" w:cs="Times New Roman"/>
            <w:lang w:val="en-US"/>
            <w:rPrChange w:id="2525" w:author="Jordon Beijing" w:date="2020-09-05T23:24:00Z">
              <w:rPr>
                <w:rFonts w:ascii="Times" w:hAnsi="Times"/>
                <w:lang w:val="en-US"/>
              </w:rPr>
            </w:rPrChange>
          </w:rPr>
          <w:t xml:space="preserve"> a map and </w:t>
        </w:r>
      </w:ins>
      <w:ins w:id="2526" w:author="Jordon Beijing" w:date="2020-09-06T08:17:00Z">
        <w:r w:rsidR="005579C0">
          <w:rPr>
            <w:rFonts w:ascii="Times New Roman" w:hAnsi="Times New Roman" w:cs="Times New Roman" w:hint="eastAsia"/>
            <w:lang w:val="en-US"/>
          </w:rPr>
          <w:t>a</w:t>
        </w:r>
        <w:r w:rsidR="005579C0">
          <w:rPr>
            <w:rFonts w:ascii="Times New Roman" w:hAnsi="Times New Roman" w:cs="Times New Roman"/>
            <w:lang w:val="en-US"/>
          </w:rPr>
          <w:t xml:space="preserve"> boat with a </w:t>
        </w:r>
      </w:ins>
      <w:ins w:id="2527" w:author="Jordon Beijing" w:date="2020-09-05T23:22:00Z">
        <w:r w:rsidRPr="00667630">
          <w:rPr>
            <w:rFonts w:ascii="Times New Roman" w:hAnsi="Times New Roman" w:cs="Times New Roman"/>
            <w:lang w:val="en-US"/>
            <w:rPrChange w:id="2528" w:author="Jordon Beijing" w:date="2020-09-05T23:24:00Z">
              <w:rPr>
                <w:rFonts w:ascii="Times" w:hAnsi="Times"/>
                <w:lang w:val="en-US"/>
              </w:rPr>
            </w:rPrChange>
          </w:rPr>
          <w:t>few bottles of water</w:t>
        </w:r>
      </w:ins>
      <w:ins w:id="2529" w:author="Jordon Beijing" w:date="2020-09-06T08:17:00Z">
        <w:r w:rsidR="005579C0">
          <w:rPr>
            <w:rFonts w:ascii="Times New Roman" w:hAnsi="Times New Roman" w:cs="Times New Roman"/>
            <w:lang w:val="en-US"/>
          </w:rPr>
          <w:t xml:space="preserve"> </w:t>
        </w:r>
      </w:ins>
      <w:ins w:id="2530" w:author="Jordon Beijing" w:date="2020-09-05T23:54:00Z">
        <w:r w:rsidR="00916F7C">
          <w:rPr>
            <w:rFonts w:ascii="Times New Roman" w:hAnsi="Times New Roman" w:cs="Times New Roman"/>
            <w:lang w:val="en-US"/>
          </w:rPr>
          <w:t>–</w:t>
        </w:r>
      </w:ins>
      <w:ins w:id="2531" w:author="Jordon Beijing" w:date="2020-09-05T23:22:00Z">
        <w:r w:rsidRPr="00667630">
          <w:rPr>
            <w:rFonts w:ascii="Times New Roman" w:hAnsi="Times New Roman" w:cs="Times New Roman"/>
            <w:lang w:val="en-US"/>
            <w:rPrChange w:id="2532" w:author="Jordon Beijing" w:date="2020-09-05T23:24:00Z">
              <w:rPr>
                <w:rFonts w:ascii="Times" w:hAnsi="Times"/>
                <w:lang w:val="en-US"/>
              </w:rPr>
            </w:rPrChange>
          </w:rPr>
          <w:t xml:space="preserve"> don’t ask me how </w:t>
        </w:r>
      </w:ins>
      <w:ins w:id="2533" w:author="Jordon Beijing" w:date="2020-09-05T23:54:00Z">
        <w:r w:rsidR="00916F7C">
          <w:rPr>
            <w:rFonts w:ascii="Times New Roman" w:hAnsi="Times New Roman" w:cs="Times New Roman"/>
            <w:lang w:val="en-US"/>
          </w:rPr>
          <w:t>we</w:t>
        </w:r>
      </w:ins>
      <w:ins w:id="2534" w:author="Jordon Beijing" w:date="2020-09-05T23:22:00Z">
        <w:r w:rsidRPr="00667630">
          <w:rPr>
            <w:rFonts w:ascii="Times New Roman" w:hAnsi="Times New Roman" w:cs="Times New Roman"/>
            <w:lang w:val="en-US"/>
            <w:rPrChange w:id="2535" w:author="Jordon Beijing" w:date="2020-09-05T23:24:00Z">
              <w:rPr>
                <w:rFonts w:ascii="Times" w:hAnsi="Times"/>
                <w:lang w:val="en-US"/>
              </w:rPr>
            </w:rPrChange>
          </w:rPr>
          <w:t xml:space="preserve"> </w:t>
        </w:r>
      </w:ins>
      <w:ins w:id="2536" w:author="Jordon Beijing" w:date="2020-09-05T23:54:00Z">
        <w:r w:rsidR="00916F7C">
          <w:rPr>
            <w:rFonts w:ascii="Times New Roman" w:hAnsi="Times New Roman" w:cs="Times New Roman"/>
            <w:lang w:val="en-US"/>
          </w:rPr>
          <w:t>got</w:t>
        </w:r>
      </w:ins>
      <w:ins w:id="2537" w:author="Jordon Beijing" w:date="2020-09-05T23:22:00Z">
        <w:r w:rsidRPr="00667630">
          <w:rPr>
            <w:rFonts w:ascii="Times New Roman" w:hAnsi="Times New Roman" w:cs="Times New Roman"/>
            <w:lang w:val="en-US"/>
            <w:rPrChange w:id="2538" w:author="Jordon Beijing" w:date="2020-09-05T23:24:00Z">
              <w:rPr>
                <w:rFonts w:ascii="Times" w:hAnsi="Times"/>
                <w:lang w:val="en-US"/>
              </w:rPr>
            </w:rPrChange>
          </w:rPr>
          <w:t xml:space="preserve"> there! When we </w:t>
        </w:r>
      </w:ins>
      <w:ins w:id="2539" w:author="Jordon Beijing" w:date="2020-09-05T23:55:00Z">
        <w:r w:rsidR="00916F7C">
          <w:rPr>
            <w:rFonts w:ascii="Times New Roman" w:hAnsi="Times New Roman" w:cs="Times New Roman"/>
            <w:lang w:val="en-US"/>
          </w:rPr>
          <w:t xml:space="preserve">arrived </w:t>
        </w:r>
      </w:ins>
      <w:ins w:id="2540" w:author="Jordon Beijing" w:date="2020-09-06T08:18:00Z">
        <w:r w:rsidR="00A03760">
          <w:rPr>
            <w:rFonts w:ascii="Times New Roman" w:hAnsi="Times New Roman" w:cs="Times New Roman"/>
            <w:lang w:val="en-US"/>
          </w:rPr>
          <w:t>at</w:t>
        </w:r>
      </w:ins>
      <w:ins w:id="2541" w:author="Jordon Beijing" w:date="2020-09-05T23:22:00Z">
        <w:r w:rsidRPr="00667630">
          <w:rPr>
            <w:rFonts w:ascii="Times New Roman" w:hAnsi="Times New Roman" w:cs="Times New Roman"/>
            <w:lang w:val="en-US"/>
            <w:rPrChange w:id="2542" w:author="Jordon Beijing" w:date="2020-09-05T23:24:00Z">
              <w:rPr>
                <w:rFonts w:ascii="Times" w:hAnsi="Times"/>
                <w:lang w:val="en-US"/>
              </w:rPr>
            </w:rPrChange>
          </w:rPr>
          <w:t xml:space="preserve"> the island we found out there </w:t>
        </w:r>
      </w:ins>
      <w:ins w:id="2543" w:author="Jordon Beijing" w:date="2020-09-05T23:55:00Z">
        <w:r w:rsidR="00916F7C">
          <w:rPr>
            <w:rFonts w:ascii="Times New Roman" w:hAnsi="Times New Roman" w:cs="Times New Roman"/>
            <w:lang w:val="en-US"/>
          </w:rPr>
          <w:t>were</w:t>
        </w:r>
      </w:ins>
      <w:ins w:id="2544" w:author="Jordon Beijing" w:date="2020-09-05T23:22:00Z">
        <w:r w:rsidRPr="00667630">
          <w:rPr>
            <w:rFonts w:ascii="Times New Roman" w:hAnsi="Times New Roman" w:cs="Times New Roman"/>
            <w:lang w:val="en-US"/>
            <w:rPrChange w:id="2545" w:author="Jordon Beijing" w:date="2020-09-05T23:24:00Z">
              <w:rPr>
                <w:rFonts w:ascii="Times" w:hAnsi="Times"/>
                <w:lang w:val="en-US"/>
              </w:rPr>
            </w:rPrChange>
          </w:rPr>
          <w:t xml:space="preserve"> two </w:t>
        </w:r>
      </w:ins>
      <w:ins w:id="2546" w:author="Jordon Beijing" w:date="2020-09-05T23:55:00Z">
        <w:r w:rsidR="00916F7C">
          <w:rPr>
            <w:rFonts w:ascii="Times New Roman" w:hAnsi="Times New Roman" w:cs="Times New Roman"/>
            <w:lang w:val="en-US"/>
          </w:rPr>
          <w:t xml:space="preserve">other </w:t>
        </w:r>
      </w:ins>
      <w:ins w:id="2547" w:author="Jordon Beijing" w:date="2020-09-05T23:22:00Z">
        <w:r w:rsidRPr="00667630">
          <w:rPr>
            <w:rFonts w:ascii="Times New Roman" w:hAnsi="Times New Roman" w:cs="Times New Roman"/>
            <w:lang w:val="en-US"/>
            <w:rPrChange w:id="2548" w:author="Jordon Beijing" w:date="2020-09-05T23:24:00Z">
              <w:rPr>
                <w:rFonts w:ascii="Times" w:hAnsi="Times"/>
                <w:lang w:val="en-US"/>
              </w:rPr>
            </w:rPrChange>
          </w:rPr>
          <w:t xml:space="preserve">survivors </w:t>
        </w:r>
      </w:ins>
      <w:ins w:id="2549" w:author="Jordon Beijing" w:date="2020-09-05T23:55:00Z">
        <w:r w:rsidR="00916F7C">
          <w:rPr>
            <w:rFonts w:ascii="Times New Roman" w:hAnsi="Times New Roman" w:cs="Times New Roman"/>
            <w:lang w:val="en-US"/>
          </w:rPr>
          <w:t>named</w:t>
        </w:r>
      </w:ins>
      <w:ins w:id="2550" w:author="Jordon Beijing" w:date="2020-09-05T23:22:00Z">
        <w:r w:rsidRPr="00667630">
          <w:rPr>
            <w:rFonts w:ascii="Times New Roman" w:hAnsi="Times New Roman" w:cs="Times New Roman"/>
            <w:lang w:val="en-US"/>
            <w:rPrChange w:id="2551" w:author="Jordon Beijing" w:date="2020-09-05T23:24:00Z">
              <w:rPr>
                <w:rFonts w:ascii="Times" w:hAnsi="Times"/>
                <w:lang w:val="en-US"/>
              </w:rPr>
            </w:rPrChange>
          </w:rPr>
          <w:t xml:space="preserve"> Andrew and Clara. I don’t know how they </w:t>
        </w:r>
      </w:ins>
      <w:ins w:id="2552" w:author="Jordon Beijing" w:date="2020-09-05T23:55:00Z">
        <w:r w:rsidR="00916F7C">
          <w:rPr>
            <w:rFonts w:ascii="Times New Roman" w:hAnsi="Times New Roman" w:cs="Times New Roman"/>
            <w:lang w:val="en-US"/>
          </w:rPr>
          <w:t xml:space="preserve">were able to </w:t>
        </w:r>
      </w:ins>
      <w:ins w:id="2553" w:author="Jordon Beijing" w:date="2020-09-05T23:22:00Z">
        <w:r w:rsidRPr="00667630">
          <w:rPr>
            <w:rFonts w:ascii="Times New Roman" w:hAnsi="Times New Roman" w:cs="Times New Roman"/>
            <w:lang w:val="en-US"/>
            <w:rPrChange w:id="2554" w:author="Jordon Beijing" w:date="2020-09-05T23:24:00Z">
              <w:rPr>
                <w:rFonts w:ascii="Times" w:hAnsi="Times"/>
                <w:lang w:val="en-US"/>
              </w:rPr>
            </w:rPrChange>
          </w:rPr>
          <w:t>escap</w:t>
        </w:r>
      </w:ins>
      <w:ins w:id="2555" w:author="Jordon Beijing" w:date="2020-09-06T08:18:00Z">
        <w:r w:rsidR="00A03760">
          <w:rPr>
            <w:rFonts w:ascii="Times New Roman" w:hAnsi="Times New Roman" w:cs="Times New Roman"/>
            <w:lang w:val="en-US"/>
          </w:rPr>
          <w:t>e</w:t>
        </w:r>
      </w:ins>
      <w:ins w:id="2556" w:author="Jordon Beijing" w:date="2020-09-05T23:22:00Z">
        <w:r w:rsidRPr="00667630">
          <w:rPr>
            <w:rFonts w:ascii="Times New Roman" w:hAnsi="Times New Roman" w:cs="Times New Roman"/>
            <w:lang w:val="en-US"/>
            <w:rPrChange w:id="2557" w:author="Jordon Beijing" w:date="2020-09-05T23:24:00Z">
              <w:rPr>
                <w:rFonts w:ascii="Times" w:hAnsi="Times"/>
                <w:lang w:val="en-US"/>
              </w:rPr>
            </w:rPrChange>
          </w:rPr>
          <w:t xml:space="preserve"> from the radiation </w:t>
        </w:r>
      </w:ins>
      <w:ins w:id="2558" w:author="Jordon Beijing" w:date="2020-09-05T23:55:00Z">
        <w:r w:rsidR="00916F7C">
          <w:rPr>
            <w:rFonts w:ascii="Times New Roman" w:hAnsi="Times New Roman" w:cs="Times New Roman"/>
            <w:lang w:val="en-US"/>
          </w:rPr>
          <w:t>without we</w:t>
        </w:r>
      </w:ins>
      <w:ins w:id="2559" w:author="Jordon Beijing" w:date="2020-09-05T23:56:00Z">
        <w:r w:rsidR="00916F7C">
          <w:rPr>
            <w:rFonts w:ascii="Times New Roman" w:hAnsi="Times New Roman" w:cs="Times New Roman"/>
            <w:lang w:val="en-US"/>
          </w:rPr>
          <w:t>aring</w:t>
        </w:r>
      </w:ins>
      <w:ins w:id="2560" w:author="Jordon Beijing" w:date="2020-09-05T23:22:00Z">
        <w:r w:rsidRPr="00667630">
          <w:rPr>
            <w:rFonts w:ascii="Times New Roman" w:hAnsi="Times New Roman" w:cs="Times New Roman"/>
            <w:lang w:val="en-US"/>
            <w:rPrChange w:id="2561" w:author="Jordon Beijing" w:date="2020-09-05T23:24:00Z">
              <w:rPr>
                <w:rFonts w:ascii="Times" w:hAnsi="Times"/>
                <w:lang w:val="en-US"/>
              </w:rPr>
            </w:rPrChange>
          </w:rPr>
          <w:t xml:space="preserve"> protective clothing</w:t>
        </w:r>
      </w:ins>
      <w:ins w:id="2562" w:author="Jordon Beijing" w:date="2020-09-05T23:56:00Z">
        <w:r w:rsidR="00916F7C">
          <w:rPr>
            <w:rFonts w:ascii="Times New Roman" w:hAnsi="Times New Roman" w:cs="Times New Roman"/>
            <w:lang w:val="en-US"/>
          </w:rPr>
          <w:t>.</w:t>
        </w:r>
      </w:ins>
      <w:ins w:id="2563" w:author="Jordon Beijing" w:date="2020-09-05T23:22:00Z">
        <w:r w:rsidRPr="00667630">
          <w:rPr>
            <w:rFonts w:ascii="Times New Roman" w:hAnsi="Times New Roman" w:cs="Times New Roman"/>
            <w:lang w:val="en-US"/>
            <w:rPrChange w:id="2564" w:author="Jordon Beijing" w:date="2020-09-05T23:24:00Z">
              <w:rPr>
                <w:rFonts w:ascii="Times" w:hAnsi="Times"/>
                <w:lang w:val="en-US"/>
              </w:rPr>
            </w:rPrChange>
          </w:rPr>
          <w:t xml:space="preserve"> </w:t>
        </w:r>
      </w:ins>
      <w:ins w:id="2565" w:author="Jordon Beijing" w:date="2020-09-05T23:56:00Z">
        <w:r w:rsidR="00916F7C">
          <w:rPr>
            <w:rFonts w:ascii="Times New Roman" w:hAnsi="Times New Roman" w:cs="Times New Roman"/>
            <w:lang w:val="en-US"/>
          </w:rPr>
          <w:t>T</w:t>
        </w:r>
      </w:ins>
      <w:ins w:id="2566" w:author="Jordon Beijing" w:date="2020-09-05T23:22:00Z">
        <w:r w:rsidRPr="00667630">
          <w:rPr>
            <w:rFonts w:ascii="Times New Roman" w:hAnsi="Times New Roman" w:cs="Times New Roman"/>
            <w:lang w:val="en-US"/>
            <w:rPrChange w:id="2567" w:author="Jordon Beijing" w:date="2020-09-05T23:24:00Z">
              <w:rPr>
                <w:rFonts w:ascii="Times" w:hAnsi="Times"/>
                <w:lang w:val="en-US"/>
              </w:rPr>
            </w:rPrChange>
          </w:rPr>
          <w:t>hen they told me the island didn’t get bombed and it</w:t>
        </w:r>
      </w:ins>
      <w:ins w:id="2568" w:author="Jordon Beijing" w:date="2020-09-06T08:18:00Z">
        <w:r w:rsidR="00A03760">
          <w:rPr>
            <w:rFonts w:ascii="Times New Roman" w:hAnsi="Times New Roman" w:cs="Times New Roman"/>
            <w:lang w:val="en-US"/>
          </w:rPr>
          <w:t xml:space="preserve"> was</w:t>
        </w:r>
      </w:ins>
      <w:ins w:id="2569" w:author="Jordon Beijing" w:date="2020-09-05T23:22:00Z">
        <w:r w:rsidRPr="00667630">
          <w:rPr>
            <w:rFonts w:ascii="Times New Roman" w:hAnsi="Times New Roman" w:cs="Times New Roman"/>
            <w:lang w:val="en-US"/>
            <w:rPrChange w:id="2570" w:author="Jordon Beijing" w:date="2020-09-05T23:24:00Z">
              <w:rPr>
                <w:rFonts w:ascii="Times" w:hAnsi="Times"/>
                <w:lang w:val="en-US"/>
              </w:rPr>
            </w:rPrChange>
          </w:rPr>
          <w:t xml:space="preserve"> far</w:t>
        </w:r>
      </w:ins>
      <w:ins w:id="2571" w:author="Jordon Beijing" w:date="2020-09-05T23:56:00Z">
        <w:r w:rsidR="00916F7C">
          <w:rPr>
            <w:rFonts w:ascii="Times New Roman" w:hAnsi="Times New Roman" w:cs="Times New Roman"/>
            <w:lang w:val="en-US"/>
          </w:rPr>
          <w:t xml:space="preserve"> enough</w:t>
        </w:r>
      </w:ins>
      <w:ins w:id="2572" w:author="Jordon Beijing" w:date="2020-09-05T23:22:00Z">
        <w:r w:rsidRPr="00667630">
          <w:rPr>
            <w:rFonts w:ascii="Times New Roman" w:hAnsi="Times New Roman" w:cs="Times New Roman"/>
            <w:lang w:val="en-US"/>
            <w:rPrChange w:id="2573" w:author="Jordon Beijing" w:date="2020-09-05T23:24:00Z">
              <w:rPr>
                <w:rFonts w:ascii="Times" w:hAnsi="Times"/>
                <w:lang w:val="en-US"/>
              </w:rPr>
            </w:rPrChange>
          </w:rPr>
          <w:t xml:space="preserve"> away from </w:t>
        </w:r>
      </w:ins>
      <w:ins w:id="2574" w:author="Jordon Beijing" w:date="2020-09-05T23:56:00Z">
        <w:r w:rsidR="00916F7C">
          <w:rPr>
            <w:rFonts w:ascii="Times New Roman" w:hAnsi="Times New Roman" w:cs="Times New Roman"/>
            <w:lang w:val="en-US"/>
          </w:rPr>
          <w:t xml:space="preserve">the </w:t>
        </w:r>
      </w:ins>
      <w:ins w:id="2575" w:author="Jordon Beijing" w:date="2020-09-05T23:22:00Z">
        <w:r w:rsidRPr="00667630">
          <w:rPr>
            <w:rFonts w:ascii="Times New Roman" w:hAnsi="Times New Roman" w:cs="Times New Roman"/>
            <w:lang w:val="en-US"/>
            <w:rPrChange w:id="2576" w:author="Jordon Beijing" w:date="2020-09-05T23:24:00Z">
              <w:rPr>
                <w:rFonts w:ascii="Times" w:hAnsi="Times"/>
                <w:lang w:val="en-US"/>
              </w:rPr>
            </w:rPrChange>
          </w:rPr>
          <w:t xml:space="preserve">USA. They </w:t>
        </w:r>
      </w:ins>
      <w:ins w:id="2577" w:author="Jordon Beijing" w:date="2020-09-06T08:18:00Z">
        <w:r w:rsidR="00A03760">
          <w:rPr>
            <w:rFonts w:ascii="Times New Roman" w:hAnsi="Times New Roman" w:cs="Times New Roman"/>
            <w:lang w:val="en-US"/>
          </w:rPr>
          <w:t>had come</w:t>
        </w:r>
      </w:ins>
      <w:ins w:id="2578" w:author="Jordon Beijing" w:date="2020-09-05T23:22:00Z">
        <w:r w:rsidRPr="00667630">
          <w:rPr>
            <w:rFonts w:ascii="Times New Roman" w:hAnsi="Times New Roman" w:cs="Times New Roman"/>
            <w:lang w:val="en-US"/>
            <w:rPrChange w:id="2579" w:author="Jordon Beijing" w:date="2020-09-05T23:24:00Z">
              <w:rPr>
                <w:rFonts w:ascii="Times" w:hAnsi="Times"/>
                <w:lang w:val="en-US"/>
              </w:rPr>
            </w:rPrChange>
          </w:rPr>
          <w:t xml:space="preserve"> here to have a vacation, but the day </w:t>
        </w:r>
      </w:ins>
      <w:ins w:id="2580" w:author="Jordon Beijing" w:date="2020-09-05T23:56:00Z">
        <w:r w:rsidR="00916F7C">
          <w:rPr>
            <w:rFonts w:ascii="Times New Roman" w:hAnsi="Times New Roman" w:cs="Times New Roman"/>
            <w:lang w:val="en-US"/>
          </w:rPr>
          <w:t xml:space="preserve">after </w:t>
        </w:r>
      </w:ins>
      <w:ins w:id="2581" w:author="Jordon Beijing" w:date="2020-09-05T23:22:00Z">
        <w:r w:rsidRPr="00667630">
          <w:rPr>
            <w:rFonts w:ascii="Times New Roman" w:hAnsi="Times New Roman" w:cs="Times New Roman"/>
            <w:lang w:val="en-US"/>
            <w:rPrChange w:id="2582" w:author="Jordon Beijing" w:date="2020-09-05T23:24:00Z">
              <w:rPr>
                <w:rFonts w:ascii="Times" w:hAnsi="Times"/>
                <w:lang w:val="en-US"/>
              </w:rPr>
            </w:rPrChange>
          </w:rPr>
          <w:t xml:space="preserve">they arrived </w:t>
        </w:r>
      </w:ins>
      <w:ins w:id="2583" w:author="Jordon Beijing" w:date="2020-09-05T23:56:00Z">
        <w:r w:rsidR="00916F7C">
          <w:rPr>
            <w:rFonts w:ascii="Times New Roman" w:hAnsi="Times New Roman" w:cs="Times New Roman"/>
            <w:lang w:val="en-US"/>
          </w:rPr>
          <w:t xml:space="preserve">the </w:t>
        </w:r>
      </w:ins>
      <w:ins w:id="2584" w:author="Jordon Beijing" w:date="2020-09-05T23:22:00Z">
        <w:r w:rsidRPr="00667630">
          <w:rPr>
            <w:rFonts w:ascii="Times New Roman" w:hAnsi="Times New Roman" w:cs="Times New Roman"/>
            <w:lang w:val="en-US"/>
            <w:rPrChange w:id="2585" w:author="Jordon Beijing" w:date="2020-09-05T23:24:00Z">
              <w:rPr>
                <w:rFonts w:ascii="Times" w:hAnsi="Times"/>
                <w:lang w:val="en-US"/>
              </w:rPr>
            </w:rPrChange>
          </w:rPr>
          <w:t xml:space="preserve">world was destroyed, so they didn’t even know </w:t>
        </w:r>
      </w:ins>
      <w:ins w:id="2586" w:author="Jordon Beijing" w:date="2020-09-05T23:57:00Z">
        <w:r w:rsidR="00916F7C">
          <w:rPr>
            <w:rFonts w:ascii="Times New Roman" w:hAnsi="Times New Roman" w:cs="Times New Roman"/>
            <w:lang w:val="en-US"/>
          </w:rPr>
          <w:t>that</w:t>
        </w:r>
      </w:ins>
      <w:ins w:id="2587" w:author="Jordon Beijing" w:date="2020-09-05T23:22:00Z">
        <w:r w:rsidRPr="00667630">
          <w:rPr>
            <w:rFonts w:ascii="Times New Roman" w:hAnsi="Times New Roman" w:cs="Times New Roman"/>
            <w:lang w:val="en-US"/>
            <w:rPrChange w:id="2588" w:author="Jordon Beijing" w:date="2020-09-05T23:24:00Z">
              <w:rPr>
                <w:rFonts w:ascii="Times" w:hAnsi="Times"/>
                <w:lang w:val="en-US"/>
              </w:rPr>
            </w:rPrChange>
          </w:rPr>
          <w:t xml:space="preserve"> World War III </w:t>
        </w:r>
      </w:ins>
      <w:ins w:id="2589" w:author="Jordon Beijing" w:date="2020-09-05T23:56:00Z">
        <w:r w:rsidR="00916F7C">
          <w:rPr>
            <w:rFonts w:ascii="Times New Roman" w:hAnsi="Times New Roman" w:cs="Times New Roman"/>
            <w:lang w:val="en-US"/>
          </w:rPr>
          <w:t>had</w:t>
        </w:r>
      </w:ins>
      <w:ins w:id="2590" w:author="Jordon Beijing" w:date="2020-09-05T23:22:00Z">
        <w:r w:rsidRPr="00667630">
          <w:rPr>
            <w:rFonts w:ascii="Times New Roman" w:hAnsi="Times New Roman" w:cs="Times New Roman"/>
            <w:lang w:val="en-US"/>
            <w:rPrChange w:id="2591" w:author="Jordon Beijing" w:date="2020-09-05T23:24:00Z">
              <w:rPr>
                <w:rFonts w:ascii="Times" w:hAnsi="Times"/>
                <w:lang w:val="en-US"/>
              </w:rPr>
            </w:rPrChange>
          </w:rPr>
          <w:t xml:space="preserve"> end</w:t>
        </w:r>
      </w:ins>
      <w:ins w:id="2592" w:author="Jordon Beijing" w:date="2020-09-05T23:56:00Z">
        <w:r w:rsidR="00916F7C">
          <w:rPr>
            <w:rFonts w:ascii="Times New Roman" w:hAnsi="Times New Roman" w:cs="Times New Roman"/>
            <w:lang w:val="en-US"/>
          </w:rPr>
          <w:t>ed</w:t>
        </w:r>
      </w:ins>
      <w:ins w:id="2593" w:author="Jordon Beijing" w:date="2020-09-05T23:22:00Z">
        <w:r w:rsidRPr="00667630">
          <w:rPr>
            <w:rFonts w:ascii="Times New Roman" w:hAnsi="Times New Roman" w:cs="Times New Roman"/>
            <w:lang w:val="en-US"/>
            <w:rPrChange w:id="2594" w:author="Jordon Beijing" w:date="2020-09-05T23:24:00Z">
              <w:rPr>
                <w:rFonts w:ascii="Times" w:hAnsi="Times"/>
                <w:lang w:val="en-US"/>
              </w:rPr>
            </w:rPrChange>
          </w:rPr>
          <w:t>. Then Leo and I stayed there for weeks.</w:t>
        </w:r>
      </w:ins>
    </w:p>
    <w:p w14:paraId="1ABA18BE" w14:textId="4656CCA6" w:rsidR="002E5D5D" w:rsidRPr="00667630" w:rsidRDefault="002E5D5D" w:rsidP="00667630">
      <w:pPr>
        <w:ind w:firstLine="420"/>
        <w:rPr>
          <w:ins w:id="2595" w:author="Jordon Beijing" w:date="2020-09-05T23:22:00Z"/>
          <w:rFonts w:ascii="Times New Roman" w:hAnsi="Times New Roman" w:cs="Times New Roman"/>
          <w:lang w:val="en-US"/>
          <w:rPrChange w:id="2596" w:author="Jordon Beijing" w:date="2020-09-05T23:24:00Z">
            <w:rPr>
              <w:ins w:id="2597" w:author="Jordon Beijing" w:date="2020-09-05T23:22:00Z"/>
              <w:rFonts w:ascii="Times" w:hAnsi="Times"/>
              <w:lang w:val="en-US"/>
            </w:rPr>
          </w:rPrChange>
        </w:rPr>
        <w:pPrChange w:id="2598" w:author="Jordon Beijing" w:date="2020-09-05T23:26:00Z">
          <w:pPr>
            <w:ind w:firstLineChars="250" w:firstLine="600"/>
          </w:pPr>
        </w:pPrChange>
      </w:pPr>
      <w:ins w:id="2599" w:author="Jordon Beijing" w:date="2020-09-05T23:22:00Z">
        <w:r w:rsidRPr="00667630">
          <w:rPr>
            <w:rFonts w:ascii="Times New Roman" w:hAnsi="Times New Roman" w:cs="Times New Roman"/>
            <w:lang w:val="en-US"/>
            <w:rPrChange w:id="2600" w:author="Jordon Beijing" w:date="2020-09-05T23:24:00Z">
              <w:rPr>
                <w:rFonts w:ascii="Times" w:hAnsi="Times"/>
                <w:lang w:val="en-US"/>
              </w:rPr>
            </w:rPrChange>
          </w:rPr>
          <w:t>“Clara! Please come help me fix this boat!</w:t>
        </w:r>
      </w:ins>
      <w:ins w:id="2601" w:author="Jordon Beijing" w:date="2020-09-05T23:57:00Z">
        <w:r w:rsidR="00916F7C">
          <w:rPr>
            <w:rFonts w:ascii="Times New Roman" w:hAnsi="Times New Roman" w:cs="Times New Roman"/>
            <w:lang w:val="en-US"/>
          </w:rPr>
          <w:t>” I shouted.</w:t>
        </w:r>
      </w:ins>
      <w:ins w:id="2602" w:author="Jordon Beijing" w:date="2020-09-05T23:22:00Z">
        <w:r w:rsidRPr="00667630">
          <w:rPr>
            <w:rFonts w:ascii="Times New Roman" w:hAnsi="Times New Roman" w:cs="Times New Roman"/>
            <w:lang w:val="en-US"/>
            <w:rPrChange w:id="2603" w:author="Jordon Beijing" w:date="2020-09-05T23:24:00Z">
              <w:rPr>
                <w:rFonts w:ascii="Times" w:hAnsi="Times"/>
                <w:lang w:val="en-US"/>
              </w:rPr>
            </w:rPrChange>
          </w:rPr>
          <w:t xml:space="preserve"> </w:t>
        </w:r>
      </w:ins>
      <w:ins w:id="2604" w:author="Jordon Beijing" w:date="2020-09-05T23:57:00Z">
        <w:r w:rsidR="00916F7C">
          <w:rPr>
            <w:rFonts w:ascii="Times New Roman" w:hAnsi="Times New Roman" w:cs="Times New Roman"/>
            <w:lang w:val="en-US"/>
          </w:rPr>
          <w:t>“</w:t>
        </w:r>
      </w:ins>
      <w:ins w:id="2605" w:author="Jordon Beijing" w:date="2020-09-05T23:22:00Z">
        <w:r w:rsidRPr="00667630">
          <w:rPr>
            <w:rFonts w:ascii="Times New Roman" w:hAnsi="Times New Roman" w:cs="Times New Roman"/>
            <w:lang w:val="en-US"/>
            <w:rPrChange w:id="2606" w:author="Jordon Beijing" w:date="2020-09-05T23:24:00Z">
              <w:rPr>
                <w:rFonts w:ascii="Times" w:hAnsi="Times"/>
                <w:lang w:val="en-US"/>
              </w:rPr>
            </w:rPrChange>
          </w:rPr>
          <w:t xml:space="preserve">I </w:t>
        </w:r>
      </w:ins>
      <w:ins w:id="2607" w:author="Jordon Beijing" w:date="2020-09-05T23:57:00Z">
        <w:r w:rsidR="00916F7C">
          <w:rPr>
            <w:rFonts w:ascii="Times New Roman" w:hAnsi="Times New Roman" w:cs="Times New Roman"/>
            <w:lang w:val="en-US"/>
          </w:rPr>
          <w:t>can’t</w:t>
        </w:r>
      </w:ins>
      <w:ins w:id="2608" w:author="Jordon Beijing" w:date="2020-09-05T23:22:00Z">
        <w:r w:rsidRPr="00667630">
          <w:rPr>
            <w:rFonts w:ascii="Times New Roman" w:hAnsi="Times New Roman" w:cs="Times New Roman"/>
            <w:lang w:val="en-US"/>
            <w:rPrChange w:id="2609" w:author="Jordon Beijing" w:date="2020-09-05T23:24:00Z">
              <w:rPr>
                <w:rFonts w:ascii="Times" w:hAnsi="Times"/>
                <w:lang w:val="en-US"/>
              </w:rPr>
            </w:rPrChange>
          </w:rPr>
          <w:t xml:space="preserve"> believe it</w:t>
        </w:r>
      </w:ins>
      <w:ins w:id="2610" w:author="Jordon Beijing" w:date="2020-09-05T23:57:00Z">
        <w:r w:rsidR="00916F7C">
          <w:rPr>
            <w:rFonts w:ascii="Times New Roman" w:hAnsi="Times New Roman" w:cs="Times New Roman"/>
            <w:lang w:val="en-US"/>
          </w:rPr>
          <w:t xml:space="preserve">’s </w:t>
        </w:r>
      </w:ins>
      <w:ins w:id="2611" w:author="Jordon Beijing" w:date="2020-09-05T23:22:00Z">
        <w:r w:rsidRPr="00667630">
          <w:rPr>
            <w:rFonts w:ascii="Times New Roman" w:hAnsi="Times New Roman" w:cs="Times New Roman"/>
            <w:lang w:val="en-US"/>
            <w:rPrChange w:id="2612" w:author="Jordon Beijing" w:date="2020-09-05T23:24:00Z">
              <w:rPr>
                <w:rFonts w:ascii="Times" w:hAnsi="Times"/>
                <w:lang w:val="en-US"/>
              </w:rPr>
            </w:rPrChange>
          </w:rPr>
          <w:t>broken! Who did that?”</w:t>
        </w:r>
      </w:ins>
    </w:p>
    <w:p w14:paraId="7053EC97" w14:textId="22319529" w:rsidR="002E5D5D" w:rsidRPr="00667630" w:rsidRDefault="00667630" w:rsidP="00667630">
      <w:pPr>
        <w:ind w:firstLine="420"/>
        <w:rPr>
          <w:ins w:id="2613" w:author="Jordon Beijing" w:date="2020-09-05T23:22:00Z"/>
          <w:rFonts w:ascii="Times New Roman" w:hAnsi="Times New Roman" w:cs="Times New Roman"/>
          <w:lang w:val="en-US"/>
          <w:rPrChange w:id="2614" w:author="Jordon Beijing" w:date="2020-09-05T23:24:00Z">
            <w:rPr>
              <w:ins w:id="2615" w:author="Jordon Beijing" w:date="2020-09-05T23:22:00Z"/>
              <w:rFonts w:ascii="Times" w:hAnsi="Times"/>
              <w:lang w:val="en-US"/>
            </w:rPr>
          </w:rPrChange>
        </w:rPr>
        <w:pPrChange w:id="2616" w:author="Jordon Beijing" w:date="2020-09-05T23:26:00Z">
          <w:pPr>
            <w:ind w:firstLineChars="250" w:firstLine="600"/>
          </w:pPr>
        </w:pPrChange>
      </w:pPr>
      <w:ins w:id="2617" w:author="Jordon Beijing" w:date="2020-09-05T23:23:00Z">
        <w:r w:rsidRPr="00667630">
          <w:rPr>
            <w:rFonts w:ascii="Times New Roman" w:hAnsi="Times New Roman" w:cs="Times New Roman"/>
            <w:lang w:val="en-US"/>
            <w:rPrChange w:id="2618" w:author="Jordon Beijing" w:date="2020-09-05T23:24:00Z">
              <w:rPr>
                <w:rFonts w:ascii="Times" w:hAnsi="Times" w:hint="eastAsia"/>
                <w:lang w:val="en-US"/>
              </w:rPr>
            </w:rPrChange>
          </w:rPr>
          <w:t>“</w:t>
        </w:r>
      </w:ins>
      <w:ins w:id="2619" w:author="Jordon Beijing" w:date="2020-09-05T23:22:00Z">
        <w:r w:rsidR="002E5D5D" w:rsidRPr="00667630">
          <w:rPr>
            <w:rFonts w:ascii="Times New Roman" w:hAnsi="Times New Roman" w:cs="Times New Roman"/>
            <w:lang w:val="en-US"/>
            <w:rPrChange w:id="2620" w:author="Jordon Beijing" w:date="2020-09-05T23:24:00Z">
              <w:rPr>
                <w:rFonts w:ascii="Times" w:hAnsi="Times"/>
                <w:lang w:val="en-US"/>
              </w:rPr>
            </w:rPrChange>
          </w:rPr>
          <w:t>Diana, I think Leo just broke it, but I don’t know why</w:t>
        </w:r>
      </w:ins>
      <w:ins w:id="2621" w:author="Jordon Beijing" w:date="2020-09-05T23:57:00Z">
        <w:r w:rsidR="00916F7C">
          <w:rPr>
            <w:rFonts w:ascii="Times New Roman" w:hAnsi="Times New Roman" w:cs="Times New Roman"/>
            <w:lang w:val="en-US"/>
          </w:rPr>
          <w:t>,” she whispered to me.</w:t>
        </w:r>
      </w:ins>
      <w:ins w:id="2622" w:author="Jordon Beijing" w:date="2020-09-05T23:22:00Z">
        <w:r w:rsidR="002E5D5D" w:rsidRPr="00667630">
          <w:rPr>
            <w:rFonts w:ascii="Times New Roman" w:hAnsi="Times New Roman" w:cs="Times New Roman"/>
            <w:lang w:val="en-US"/>
            <w:rPrChange w:id="2623" w:author="Jordon Beijing" w:date="2020-09-05T23:24:00Z">
              <w:rPr>
                <w:rFonts w:ascii="Times" w:hAnsi="Times"/>
                <w:lang w:val="en-US"/>
              </w:rPr>
            </w:rPrChange>
          </w:rPr>
          <w:t xml:space="preserve"> </w:t>
        </w:r>
      </w:ins>
      <w:ins w:id="2624" w:author="Jordon Beijing" w:date="2020-09-05T23:57:00Z">
        <w:r w:rsidR="00916F7C">
          <w:rPr>
            <w:rFonts w:ascii="Times New Roman" w:hAnsi="Times New Roman" w:cs="Times New Roman"/>
            <w:lang w:val="en-US"/>
          </w:rPr>
          <w:t>“</w:t>
        </w:r>
      </w:ins>
      <w:ins w:id="2625" w:author="Jordon Beijing" w:date="2020-09-05T23:22:00Z">
        <w:r w:rsidR="002E5D5D" w:rsidRPr="00667630">
          <w:rPr>
            <w:rFonts w:ascii="Times New Roman" w:hAnsi="Times New Roman" w:cs="Times New Roman"/>
            <w:lang w:val="en-US"/>
            <w:rPrChange w:id="2626" w:author="Jordon Beijing" w:date="2020-09-05T23:24:00Z">
              <w:rPr>
                <w:rFonts w:ascii="Times" w:hAnsi="Times"/>
                <w:lang w:val="en-US"/>
              </w:rPr>
            </w:rPrChange>
          </w:rPr>
          <w:t>I think you should go and talk to him</w:t>
        </w:r>
      </w:ins>
      <w:ins w:id="2627" w:author="Jordon Beijing" w:date="2020-09-05T23:57:00Z">
        <w:r w:rsidR="00916F7C">
          <w:rPr>
            <w:rFonts w:ascii="Times New Roman" w:hAnsi="Times New Roman" w:cs="Times New Roman"/>
            <w:lang w:val="en-US"/>
          </w:rPr>
          <w:t>.</w:t>
        </w:r>
      </w:ins>
      <w:ins w:id="2628" w:author="Jordon Beijing" w:date="2020-09-05T23:58:00Z">
        <w:r w:rsidR="00916F7C">
          <w:rPr>
            <w:rFonts w:ascii="Times New Roman" w:hAnsi="Times New Roman" w:cs="Times New Roman"/>
            <w:lang w:val="en-US"/>
          </w:rPr>
          <w:t>”</w:t>
        </w:r>
      </w:ins>
    </w:p>
    <w:p w14:paraId="5EA84634" w14:textId="07C46DAD" w:rsidR="002E5D5D" w:rsidRPr="00667630" w:rsidRDefault="002E5D5D" w:rsidP="00667630">
      <w:pPr>
        <w:ind w:firstLine="420"/>
        <w:rPr>
          <w:ins w:id="2629" w:author="Jordon Beijing" w:date="2020-09-05T23:22:00Z"/>
          <w:rFonts w:ascii="Times New Roman" w:hAnsi="Times New Roman" w:cs="Times New Roman" w:hint="eastAsia"/>
          <w:lang w:val="en-US"/>
          <w:rPrChange w:id="2630" w:author="Jordon Beijing" w:date="2020-09-05T23:24:00Z">
            <w:rPr>
              <w:ins w:id="2631" w:author="Jordon Beijing" w:date="2020-09-05T23:22:00Z"/>
              <w:rFonts w:ascii="Times" w:hAnsi="Times"/>
              <w:lang w:val="en-US"/>
            </w:rPr>
          </w:rPrChange>
        </w:rPr>
        <w:pPrChange w:id="2632" w:author="Jordon Beijing" w:date="2020-09-05T23:26:00Z">
          <w:pPr>
            <w:ind w:firstLineChars="300" w:firstLine="720"/>
          </w:pPr>
        </w:pPrChange>
      </w:pPr>
      <w:ins w:id="2633" w:author="Jordon Beijing" w:date="2020-09-05T23:22:00Z">
        <w:r w:rsidRPr="00667630">
          <w:rPr>
            <w:rFonts w:ascii="Times New Roman" w:hAnsi="Times New Roman" w:cs="Times New Roman"/>
            <w:lang w:val="en-US"/>
            <w:rPrChange w:id="2634" w:author="Jordon Beijing" w:date="2020-09-05T23:24:00Z">
              <w:rPr>
                <w:rFonts w:ascii="Times" w:hAnsi="Times"/>
                <w:lang w:val="en-US"/>
              </w:rPr>
            </w:rPrChange>
          </w:rPr>
          <w:t xml:space="preserve">I quickly ran to </w:t>
        </w:r>
      </w:ins>
      <w:ins w:id="2635" w:author="Jordon Beijing" w:date="2020-09-06T08:19:00Z">
        <w:r w:rsidR="00A03760">
          <w:rPr>
            <w:rFonts w:ascii="Times New Roman" w:hAnsi="Times New Roman" w:cs="Times New Roman"/>
            <w:lang w:val="en-US"/>
          </w:rPr>
          <w:t>that</w:t>
        </w:r>
      </w:ins>
      <w:ins w:id="2636" w:author="Jordon Beijing" w:date="2020-09-05T23:22:00Z">
        <w:r w:rsidRPr="00667630">
          <w:rPr>
            <w:rFonts w:ascii="Times New Roman" w:hAnsi="Times New Roman" w:cs="Times New Roman"/>
            <w:lang w:val="en-US"/>
            <w:rPrChange w:id="2637" w:author="Jordon Beijing" w:date="2020-09-05T23:24:00Z">
              <w:rPr>
                <w:rFonts w:ascii="Times" w:hAnsi="Times"/>
                <w:lang w:val="en-US"/>
              </w:rPr>
            </w:rPrChange>
          </w:rPr>
          <w:t xml:space="preserve"> jacal beside the beach</w:t>
        </w:r>
      </w:ins>
      <w:ins w:id="2638" w:author="Jordon Beijing" w:date="2020-09-05T23:27:00Z">
        <w:r w:rsidR="00667630">
          <w:rPr>
            <w:rFonts w:ascii="Times New Roman" w:hAnsi="Times New Roman" w:cs="Times New Roman" w:hint="eastAsia"/>
            <w:lang w:val="en-US"/>
          </w:rPr>
          <w:t>.</w:t>
        </w:r>
      </w:ins>
    </w:p>
    <w:p w14:paraId="789A21B6" w14:textId="510526D4" w:rsidR="002E5D5D" w:rsidRPr="00667630" w:rsidRDefault="002E5D5D" w:rsidP="00667630">
      <w:pPr>
        <w:ind w:firstLine="420"/>
        <w:rPr>
          <w:ins w:id="2639" w:author="Jordon Beijing" w:date="2020-09-05T23:22:00Z"/>
          <w:rFonts w:ascii="Times New Roman" w:hAnsi="Times New Roman" w:cs="Times New Roman"/>
          <w:lang w:val="en-US"/>
          <w:rPrChange w:id="2640" w:author="Jordon Beijing" w:date="2020-09-05T23:24:00Z">
            <w:rPr>
              <w:ins w:id="2641" w:author="Jordon Beijing" w:date="2020-09-05T23:22:00Z"/>
              <w:rFonts w:ascii="Times" w:hAnsi="Times"/>
              <w:lang w:val="en-US"/>
            </w:rPr>
          </w:rPrChange>
        </w:rPr>
        <w:pPrChange w:id="2642" w:author="Jordon Beijing" w:date="2020-09-05T23:26:00Z">
          <w:pPr>
            <w:ind w:firstLineChars="250" w:firstLine="600"/>
          </w:pPr>
        </w:pPrChange>
      </w:pPr>
      <w:ins w:id="2643" w:author="Jordon Beijing" w:date="2020-09-05T23:22:00Z">
        <w:r w:rsidRPr="00667630">
          <w:rPr>
            <w:rFonts w:ascii="Times New Roman" w:hAnsi="Times New Roman" w:cs="Times New Roman"/>
            <w:lang w:val="en-US"/>
            <w:rPrChange w:id="2644" w:author="Jordon Beijing" w:date="2020-09-05T23:24:00Z">
              <w:rPr>
                <w:rFonts w:ascii="Times" w:hAnsi="Times" w:hint="eastAsia"/>
                <w:lang w:val="en-US"/>
              </w:rPr>
            </w:rPrChange>
          </w:rPr>
          <w:t>“</w:t>
        </w:r>
        <w:r w:rsidRPr="00667630">
          <w:rPr>
            <w:rFonts w:ascii="Times New Roman" w:hAnsi="Times New Roman" w:cs="Times New Roman"/>
            <w:lang w:val="en-US"/>
            <w:rPrChange w:id="2645" w:author="Jordon Beijing" w:date="2020-09-05T23:24:00Z">
              <w:rPr>
                <w:rFonts w:ascii="Times" w:hAnsi="Times"/>
                <w:lang w:val="en-US"/>
              </w:rPr>
            </w:rPrChange>
          </w:rPr>
          <w:t>Leo! Why did you bre</w:t>
        </w:r>
      </w:ins>
      <w:ins w:id="2646" w:author="Jordon Beijing" w:date="2020-09-06T08:19:00Z">
        <w:r w:rsidR="00A03760">
          <w:rPr>
            <w:rFonts w:ascii="Times New Roman" w:hAnsi="Times New Roman" w:cs="Times New Roman"/>
            <w:lang w:val="en-US"/>
          </w:rPr>
          <w:t>ak</w:t>
        </w:r>
      </w:ins>
      <w:ins w:id="2647" w:author="Jordon Beijing" w:date="2020-09-05T23:22:00Z">
        <w:r w:rsidRPr="00667630">
          <w:rPr>
            <w:rFonts w:ascii="Times New Roman" w:hAnsi="Times New Roman" w:cs="Times New Roman"/>
            <w:lang w:val="en-US"/>
            <w:rPrChange w:id="2648" w:author="Jordon Beijing" w:date="2020-09-05T23:24:00Z">
              <w:rPr>
                <w:rFonts w:ascii="Times" w:hAnsi="Times"/>
                <w:lang w:val="en-US"/>
              </w:rPr>
            </w:rPrChange>
          </w:rPr>
          <w:t xml:space="preserve"> the boat</w:t>
        </w:r>
      </w:ins>
      <w:ins w:id="2649" w:author="Jordon Beijing" w:date="2020-09-05T23:58:00Z">
        <w:r w:rsidR="00916F7C">
          <w:rPr>
            <w:rFonts w:ascii="Times New Roman" w:hAnsi="Times New Roman" w:cs="Times New Roman"/>
            <w:lang w:val="en-US"/>
          </w:rPr>
          <w:t>?” I cried.</w:t>
        </w:r>
      </w:ins>
      <w:ins w:id="2650" w:author="Jordon Beijing" w:date="2020-09-05T23:22:00Z">
        <w:r w:rsidRPr="00667630">
          <w:rPr>
            <w:rFonts w:ascii="Times New Roman" w:hAnsi="Times New Roman" w:cs="Times New Roman"/>
            <w:lang w:val="en-US"/>
            <w:rPrChange w:id="2651" w:author="Jordon Beijing" w:date="2020-09-05T23:24:00Z">
              <w:rPr>
                <w:rFonts w:ascii="Times" w:hAnsi="Times"/>
                <w:lang w:val="en-US"/>
              </w:rPr>
            </w:rPrChange>
          </w:rPr>
          <w:t xml:space="preserve"> </w:t>
        </w:r>
      </w:ins>
      <w:ins w:id="2652" w:author="Jordon Beijing" w:date="2020-09-05T23:58:00Z">
        <w:r w:rsidR="00916F7C">
          <w:rPr>
            <w:rFonts w:ascii="Times New Roman" w:hAnsi="Times New Roman" w:cs="Times New Roman"/>
            <w:lang w:val="en-US"/>
          </w:rPr>
          <w:t>“W</w:t>
        </w:r>
      </w:ins>
      <w:ins w:id="2653" w:author="Jordon Beijing" w:date="2020-09-05T23:22:00Z">
        <w:r w:rsidRPr="00667630">
          <w:rPr>
            <w:rFonts w:ascii="Times New Roman" w:hAnsi="Times New Roman" w:cs="Times New Roman"/>
            <w:lang w:val="en-US"/>
            <w:rPrChange w:id="2654" w:author="Jordon Beijing" w:date="2020-09-05T23:24:00Z">
              <w:rPr>
                <w:rFonts w:ascii="Times" w:hAnsi="Times"/>
                <w:lang w:val="en-US"/>
              </w:rPr>
            </w:rPrChange>
          </w:rPr>
          <w:t xml:space="preserve">e might </w:t>
        </w:r>
      </w:ins>
      <w:ins w:id="2655" w:author="Jordon Beijing" w:date="2020-09-05T23:58:00Z">
        <w:r w:rsidR="00916F7C">
          <w:rPr>
            <w:rFonts w:ascii="Times New Roman" w:hAnsi="Times New Roman" w:cs="Times New Roman"/>
            <w:lang w:val="en-US"/>
          </w:rPr>
          <w:t xml:space="preserve">have </w:t>
        </w:r>
      </w:ins>
      <w:ins w:id="2656" w:author="Jordon Beijing" w:date="2020-09-05T23:22:00Z">
        <w:r w:rsidRPr="00667630">
          <w:rPr>
            <w:rFonts w:ascii="Times New Roman" w:hAnsi="Times New Roman" w:cs="Times New Roman"/>
            <w:lang w:val="en-US"/>
            <w:rPrChange w:id="2657" w:author="Jordon Beijing" w:date="2020-09-05T23:24:00Z">
              <w:rPr>
                <w:rFonts w:ascii="Times" w:hAnsi="Times"/>
                <w:lang w:val="en-US"/>
              </w:rPr>
            </w:rPrChange>
          </w:rPr>
          <w:t>use</w:t>
        </w:r>
      </w:ins>
      <w:ins w:id="2658" w:author="Jordon Beijing" w:date="2020-09-05T23:58:00Z">
        <w:r w:rsidR="00916F7C">
          <w:rPr>
            <w:rFonts w:ascii="Times New Roman" w:hAnsi="Times New Roman" w:cs="Times New Roman"/>
            <w:lang w:val="en-US"/>
          </w:rPr>
          <w:t>d</w:t>
        </w:r>
      </w:ins>
      <w:ins w:id="2659" w:author="Jordon Beijing" w:date="2020-09-05T23:22:00Z">
        <w:r w:rsidRPr="00667630">
          <w:rPr>
            <w:rFonts w:ascii="Times New Roman" w:hAnsi="Times New Roman" w:cs="Times New Roman"/>
            <w:lang w:val="en-US"/>
            <w:rPrChange w:id="2660" w:author="Jordon Beijing" w:date="2020-09-05T23:24:00Z">
              <w:rPr>
                <w:rFonts w:ascii="Times" w:hAnsi="Times"/>
                <w:lang w:val="en-US"/>
              </w:rPr>
            </w:rPrChange>
          </w:rPr>
          <w:t xml:space="preserve"> it</w:t>
        </w:r>
      </w:ins>
      <w:ins w:id="2661" w:author="Jordon Beijing" w:date="2020-09-05T23:58:00Z">
        <w:r w:rsidR="00916F7C">
          <w:rPr>
            <w:rFonts w:ascii="Times New Roman" w:hAnsi="Times New Roman" w:cs="Times New Roman"/>
            <w:lang w:val="en-US"/>
          </w:rPr>
          <w:t>!</w:t>
        </w:r>
      </w:ins>
      <w:ins w:id="2662" w:author="Jordon Beijing" w:date="2020-09-05T23:22:00Z">
        <w:r w:rsidRPr="00667630">
          <w:rPr>
            <w:rFonts w:ascii="Times New Roman" w:hAnsi="Times New Roman" w:cs="Times New Roman"/>
            <w:lang w:val="en-US"/>
            <w:rPrChange w:id="2663" w:author="Jordon Beijing" w:date="2020-09-05T23:24:00Z">
              <w:rPr>
                <w:rFonts w:ascii="Times" w:hAnsi="Times"/>
                <w:lang w:val="en-US"/>
              </w:rPr>
            </w:rPrChange>
          </w:rPr>
          <w:t>”</w:t>
        </w:r>
      </w:ins>
    </w:p>
    <w:p w14:paraId="4C0C47BD" w14:textId="3C7C7B22" w:rsidR="002E5D5D" w:rsidRPr="00667630" w:rsidRDefault="002E5D5D" w:rsidP="00667630">
      <w:pPr>
        <w:ind w:firstLine="420"/>
        <w:rPr>
          <w:ins w:id="2664" w:author="Jordon Beijing" w:date="2020-09-05T23:22:00Z"/>
          <w:rFonts w:ascii="Times New Roman" w:hAnsi="Times New Roman" w:cs="Times New Roman"/>
          <w:lang w:val="en-US"/>
          <w:rPrChange w:id="2665" w:author="Jordon Beijing" w:date="2020-09-05T23:24:00Z">
            <w:rPr>
              <w:ins w:id="2666" w:author="Jordon Beijing" w:date="2020-09-05T23:22:00Z"/>
              <w:rFonts w:ascii="Times" w:hAnsi="Times"/>
              <w:lang w:val="en-US"/>
            </w:rPr>
          </w:rPrChange>
        </w:rPr>
        <w:pPrChange w:id="2667" w:author="Jordon Beijing" w:date="2020-09-05T23:26:00Z">
          <w:pPr>
            <w:ind w:firstLineChars="250" w:firstLine="600"/>
          </w:pPr>
        </w:pPrChange>
      </w:pPr>
      <w:ins w:id="2668" w:author="Jordon Beijing" w:date="2020-09-05T23:22:00Z">
        <w:r w:rsidRPr="00667630">
          <w:rPr>
            <w:rFonts w:ascii="Times New Roman" w:hAnsi="Times New Roman" w:cs="Times New Roman"/>
            <w:lang w:val="en-US"/>
            <w:rPrChange w:id="2669" w:author="Jordon Beijing" w:date="2020-09-05T23:24:00Z">
              <w:rPr>
                <w:rFonts w:ascii="Times" w:hAnsi="Times" w:hint="eastAsia"/>
                <w:lang w:val="en-US"/>
              </w:rPr>
            </w:rPrChange>
          </w:rPr>
          <w:t>“</w:t>
        </w:r>
        <w:r w:rsidRPr="00667630">
          <w:rPr>
            <w:rFonts w:ascii="Times New Roman" w:hAnsi="Times New Roman" w:cs="Times New Roman"/>
            <w:lang w:val="en-US"/>
            <w:rPrChange w:id="2670" w:author="Jordon Beijing" w:date="2020-09-05T23:24:00Z">
              <w:rPr>
                <w:rFonts w:ascii="Times" w:hAnsi="Times"/>
                <w:lang w:val="en-US"/>
              </w:rPr>
            </w:rPrChange>
          </w:rPr>
          <w:t>Where could we go?</w:t>
        </w:r>
      </w:ins>
      <w:ins w:id="2671" w:author="Jordon Beijing" w:date="2020-09-05T23:58:00Z">
        <w:r w:rsidR="00916F7C">
          <w:rPr>
            <w:rFonts w:ascii="Times New Roman" w:hAnsi="Times New Roman" w:cs="Times New Roman"/>
            <w:lang w:val="en-US"/>
          </w:rPr>
          <w:t xml:space="preserve">” </w:t>
        </w:r>
      </w:ins>
      <w:ins w:id="2672" w:author="Jordon Beijing" w:date="2020-09-06T08:19:00Z">
        <w:r w:rsidR="00A03760">
          <w:rPr>
            <w:rFonts w:ascii="Times New Roman" w:hAnsi="Times New Roman" w:cs="Times New Roman"/>
            <w:lang w:val="en-US"/>
          </w:rPr>
          <w:t>h</w:t>
        </w:r>
      </w:ins>
      <w:ins w:id="2673" w:author="Jordon Beijing" w:date="2020-09-05T23:58:00Z">
        <w:r w:rsidR="00916F7C">
          <w:rPr>
            <w:rFonts w:ascii="Times New Roman" w:hAnsi="Times New Roman" w:cs="Times New Roman"/>
            <w:lang w:val="en-US"/>
          </w:rPr>
          <w:t>e asked.</w:t>
        </w:r>
      </w:ins>
      <w:ins w:id="2674" w:author="Jordon Beijing" w:date="2020-09-05T23:22:00Z">
        <w:r w:rsidRPr="00667630">
          <w:rPr>
            <w:rFonts w:ascii="Times New Roman" w:hAnsi="Times New Roman" w:cs="Times New Roman"/>
            <w:lang w:val="en-US"/>
            <w:rPrChange w:id="2675" w:author="Jordon Beijing" w:date="2020-09-05T23:24:00Z">
              <w:rPr>
                <w:rFonts w:ascii="Times" w:hAnsi="Times"/>
                <w:lang w:val="en-US"/>
              </w:rPr>
            </w:rPrChange>
          </w:rPr>
          <w:t xml:space="preserve"> </w:t>
        </w:r>
      </w:ins>
      <w:ins w:id="2676" w:author="Jordon Beijing" w:date="2020-09-05T23:58:00Z">
        <w:r w:rsidR="00916F7C">
          <w:rPr>
            <w:rFonts w:ascii="Times New Roman" w:hAnsi="Times New Roman" w:cs="Times New Roman"/>
            <w:lang w:val="en-US"/>
          </w:rPr>
          <w:t>“</w:t>
        </w:r>
      </w:ins>
      <w:ins w:id="2677" w:author="Jordon Beijing" w:date="2020-09-05T23:22:00Z">
        <w:r w:rsidRPr="00667630">
          <w:rPr>
            <w:rFonts w:ascii="Times New Roman" w:hAnsi="Times New Roman" w:cs="Times New Roman"/>
            <w:lang w:val="en-US"/>
            <w:rPrChange w:id="2678" w:author="Jordon Beijing" w:date="2020-09-05T23:24:00Z">
              <w:rPr>
                <w:rFonts w:ascii="Times" w:hAnsi="Times"/>
                <w:lang w:val="en-US"/>
              </w:rPr>
            </w:rPrChange>
          </w:rPr>
          <w:t xml:space="preserve">We need woods to </w:t>
        </w:r>
      </w:ins>
      <w:ins w:id="2679" w:author="Jordon Beijing" w:date="2020-09-05T23:58:00Z">
        <w:r w:rsidR="00916F7C">
          <w:rPr>
            <w:rFonts w:ascii="Times New Roman" w:hAnsi="Times New Roman" w:cs="Times New Roman"/>
            <w:lang w:val="en-US"/>
          </w:rPr>
          <w:t>make</w:t>
        </w:r>
      </w:ins>
      <w:ins w:id="2680" w:author="Jordon Beijing" w:date="2020-09-05T23:22:00Z">
        <w:r w:rsidRPr="00667630">
          <w:rPr>
            <w:rFonts w:ascii="Times New Roman" w:hAnsi="Times New Roman" w:cs="Times New Roman"/>
            <w:lang w:val="en-US"/>
            <w:rPrChange w:id="2681" w:author="Jordon Beijing" w:date="2020-09-05T23:24:00Z">
              <w:rPr>
                <w:rFonts w:ascii="Times" w:hAnsi="Times"/>
                <w:lang w:val="en-US"/>
              </w:rPr>
            </w:rPrChange>
          </w:rPr>
          <w:t xml:space="preserve"> fire</w:t>
        </w:r>
      </w:ins>
      <w:ins w:id="2682" w:author="Jordon Beijing" w:date="2020-09-05T23:58:00Z">
        <w:r w:rsidR="00916F7C">
          <w:rPr>
            <w:rFonts w:ascii="Times New Roman" w:hAnsi="Times New Roman" w:cs="Times New Roman"/>
            <w:lang w:val="en-US"/>
          </w:rPr>
          <w:t>.</w:t>
        </w:r>
      </w:ins>
      <w:ins w:id="2683" w:author="Jordon Beijing" w:date="2020-09-05T23:22:00Z">
        <w:r w:rsidRPr="00667630">
          <w:rPr>
            <w:rFonts w:ascii="Times New Roman" w:hAnsi="Times New Roman" w:cs="Times New Roman"/>
            <w:lang w:val="en-US"/>
            <w:rPrChange w:id="2684" w:author="Jordon Beijing" w:date="2020-09-05T23:24:00Z">
              <w:rPr>
                <w:rFonts w:ascii="Times" w:hAnsi="Times"/>
                <w:lang w:val="en-US"/>
              </w:rPr>
            </w:rPrChange>
          </w:rPr>
          <w:t xml:space="preserve"> </w:t>
        </w:r>
      </w:ins>
      <w:ins w:id="2685" w:author="Jordon Beijing" w:date="2020-09-05T23:58:00Z">
        <w:r w:rsidR="00916F7C">
          <w:rPr>
            <w:rFonts w:ascii="Times New Roman" w:hAnsi="Times New Roman" w:cs="Times New Roman"/>
            <w:lang w:val="en-US"/>
          </w:rPr>
          <w:t>Y</w:t>
        </w:r>
      </w:ins>
      <w:ins w:id="2686" w:author="Jordon Beijing" w:date="2020-09-05T23:22:00Z">
        <w:r w:rsidRPr="00667630">
          <w:rPr>
            <w:rFonts w:ascii="Times New Roman" w:hAnsi="Times New Roman" w:cs="Times New Roman"/>
            <w:lang w:val="en-US"/>
            <w:rPrChange w:id="2687" w:author="Jordon Beijing" w:date="2020-09-05T23:24:00Z">
              <w:rPr>
                <w:rFonts w:ascii="Times" w:hAnsi="Times"/>
                <w:lang w:val="en-US"/>
              </w:rPr>
            </w:rPrChange>
          </w:rPr>
          <w:t xml:space="preserve">ou know what I’m </w:t>
        </w:r>
      </w:ins>
      <w:ins w:id="2688" w:author="Jordon Beijing" w:date="2020-09-06T08:20:00Z">
        <w:r w:rsidR="00A03760">
          <w:rPr>
            <w:rFonts w:ascii="Times New Roman" w:hAnsi="Times New Roman" w:cs="Times New Roman"/>
            <w:lang w:val="en-US"/>
          </w:rPr>
          <w:t>talking about</w:t>
        </w:r>
      </w:ins>
      <w:ins w:id="2689" w:author="Jordon Beijing" w:date="2020-09-05T23:22:00Z">
        <w:r w:rsidRPr="00667630">
          <w:rPr>
            <w:rFonts w:ascii="Times New Roman" w:hAnsi="Times New Roman" w:cs="Times New Roman"/>
            <w:lang w:val="en-US"/>
            <w:rPrChange w:id="2690" w:author="Jordon Beijing" w:date="2020-09-05T23:24:00Z">
              <w:rPr>
                <w:rFonts w:ascii="Times" w:hAnsi="Times"/>
                <w:lang w:val="en-US"/>
              </w:rPr>
            </w:rPrChange>
          </w:rPr>
          <w:t>!”</w:t>
        </w:r>
      </w:ins>
    </w:p>
    <w:p w14:paraId="0E290AFC" w14:textId="78F58F0B" w:rsidR="002E5D5D" w:rsidRPr="00667630" w:rsidRDefault="002E5D5D" w:rsidP="00667630">
      <w:pPr>
        <w:ind w:firstLine="420"/>
        <w:rPr>
          <w:ins w:id="2691" w:author="Jordon Beijing" w:date="2020-09-05T23:22:00Z"/>
          <w:rFonts w:ascii="Times New Roman" w:hAnsi="Times New Roman" w:cs="Times New Roman"/>
          <w:lang w:val="en-US"/>
          <w:rPrChange w:id="2692" w:author="Jordon Beijing" w:date="2020-09-05T23:24:00Z">
            <w:rPr>
              <w:ins w:id="2693" w:author="Jordon Beijing" w:date="2020-09-05T23:22:00Z"/>
              <w:rFonts w:ascii="Times" w:hAnsi="Times"/>
              <w:lang w:val="en-US"/>
            </w:rPr>
          </w:rPrChange>
        </w:rPr>
        <w:pPrChange w:id="2694" w:author="Jordon Beijing" w:date="2020-09-05T23:26:00Z">
          <w:pPr>
            <w:ind w:firstLineChars="250" w:firstLine="600"/>
          </w:pPr>
        </w:pPrChange>
      </w:pPr>
      <w:ins w:id="2695" w:author="Jordon Beijing" w:date="2020-09-05T23:22:00Z">
        <w:r w:rsidRPr="00667630">
          <w:rPr>
            <w:rFonts w:ascii="Times New Roman" w:hAnsi="Times New Roman" w:cs="Times New Roman"/>
            <w:lang w:val="en-US"/>
            <w:rPrChange w:id="2696" w:author="Jordon Beijing" w:date="2020-09-05T23:24:00Z">
              <w:rPr>
                <w:rFonts w:ascii="Times" w:hAnsi="Times" w:hint="eastAsia"/>
                <w:lang w:val="en-US"/>
              </w:rPr>
            </w:rPrChange>
          </w:rPr>
          <w:t>“</w:t>
        </w:r>
        <w:r w:rsidRPr="00667630">
          <w:rPr>
            <w:rFonts w:ascii="Times New Roman" w:hAnsi="Times New Roman" w:cs="Times New Roman"/>
            <w:lang w:val="en-US"/>
            <w:rPrChange w:id="2697" w:author="Jordon Beijing" w:date="2020-09-05T23:24:00Z">
              <w:rPr>
                <w:rFonts w:ascii="Times" w:hAnsi="Times"/>
                <w:lang w:val="en-US"/>
              </w:rPr>
            </w:rPrChange>
          </w:rPr>
          <w:t>But what if anything goes wrong here?</w:t>
        </w:r>
      </w:ins>
      <w:ins w:id="2698" w:author="Jordon Beijing" w:date="2020-09-05T23:59:00Z">
        <w:r w:rsidR="00916F7C">
          <w:rPr>
            <w:rFonts w:ascii="Times New Roman" w:hAnsi="Times New Roman" w:cs="Times New Roman"/>
            <w:lang w:val="en-US"/>
          </w:rPr>
          <w:t>” I said.</w:t>
        </w:r>
      </w:ins>
      <w:ins w:id="2699" w:author="Jordon Beijing" w:date="2020-09-05T23:22:00Z">
        <w:r w:rsidRPr="00667630">
          <w:rPr>
            <w:rFonts w:ascii="Times New Roman" w:hAnsi="Times New Roman" w:cs="Times New Roman"/>
            <w:lang w:val="en-US"/>
            <w:rPrChange w:id="2700" w:author="Jordon Beijing" w:date="2020-09-05T23:24:00Z">
              <w:rPr>
                <w:rFonts w:ascii="Times" w:hAnsi="Times"/>
                <w:lang w:val="en-US"/>
              </w:rPr>
            </w:rPrChange>
          </w:rPr>
          <w:t xml:space="preserve"> </w:t>
        </w:r>
      </w:ins>
      <w:ins w:id="2701" w:author="Jordon Beijing" w:date="2020-09-05T23:59:00Z">
        <w:r w:rsidR="00916F7C">
          <w:rPr>
            <w:rFonts w:ascii="Times New Roman" w:hAnsi="Times New Roman" w:cs="Times New Roman"/>
            <w:lang w:val="en-US"/>
          </w:rPr>
          <w:t>“</w:t>
        </w:r>
      </w:ins>
      <w:ins w:id="2702" w:author="Jordon Beijing" w:date="2020-09-05T23:22:00Z">
        <w:r w:rsidRPr="00667630">
          <w:rPr>
            <w:rFonts w:ascii="Times New Roman" w:hAnsi="Times New Roman" w:cs="Times New Roman"/>
            <w:lang w:val="en-US"/>
            <w:rPrChange w:id="2703" w:author="Jordon Beijing" w:date="2020-09-05T23:24:00Z">
              <w:rPr>
                <w:rFonts w:ascii="Times" w:hAnsi="Times"/>
                <w:lang w:val="en-US"/>
              </w:rPr>
            </w:rPrChange>
          </w:rPr>
          <w:t>We need boats!”</w:t>
        </w:r>
      </w:ins>
    </w:p>
    <w:p w14:paraId="5797198C" w14:textId="32A4E9A7" w:rsidR="002E5D5D" w:rsidRPr="00A03760" w:rsidRDefault="002E5D5D" w:rsidP="00667630">
      <w:pPr>
        <w:ind w:firstLine="420"/>
        <w:rPr>
          <w:ins w:id="2704" w:author="Jordon Beijing" w:date="2020-09-05T23:22:00Z"/>
          <w:rFonts w:ascii="Times New Roman" w:hAnsi="Times New Roman" w:cs="Times New Roman"/>
          <w:strike/>
          <w:lang w:val="en-US"/>
          <w:rPrChange w:id="2705" w:author="Jordon Beijing" w:date="2020-09-06T08:22:00Z">
            <w:rPr>
              <w:ins w:id="2706" w:author="Jordon Beijing" w:date="2020-09-05T23:22:00Z"/>
              <w:rFonts w:ascii="Times" w:hAnsi="Times"/>
              <w:lang w:val="en-US"/>
            </w:rPr>
          </w:rPrChange>
        </w:rPr>
        <w:pPrChange w:id="2707" w:author="Jordon Beijing" w:date="2020-09-05T23:26:00Z">
          <w:pPr>
            <w:ind w:firstLineChars="300" w:firstLine="720"/>
          </w:pPr>
        </w:pPrChange>
      </w:pPr>
      <w:ins w:id="2708" w:author="Jordon Beijing" w:date="2020-09-05T23:22:00Z">
        <w:r w:rsidRPr="00667630">
          <w:rPr>
            <w:rFonts w:ascii="Times New Roman" w:hAnsi="Times New Roman" w:cs="Times New Roman"/>
            <w:lang w:val="en-US"/>
            <w:rPrChange w:id="2709" w:author="Jordon Beijing" w:date="2020-09-05T23:24:00Z">
              <w:rPr>
                <w:rFonts w:ascii="Times" w:hAnsi="Times"/>
                <w:lang w:val="en-US"/>
              </w:rPr>
            </w:rPrChange>
          </w:rPr>
          <w:t xml:space="preserve">Suddenly, </w:t>
        </w:r>
      </w:ins>
      <w:ins w:id="2710" w:author="Jordon Beijing" w:date="2020-09-06T08:20:00Z">
        <w:r w:rsidR="00A03760">
          <w:rPr>
            <w:rFonts w:ascii="Times New Roman" w:hAnsi="Times New Roman" w:cs="Times New Roman"/>
            <w:lang w:val="en-US"/>
          </w:rPr>
          <w:t xml:space="preserve">the </w:t>
        </w:r>
      </w:ins>
      <w:ins w:id="2711" w:author="Jordon Beijing" w:date="2020-09-05T23:22:00Z">
        <w:r w:rsidRPr="00667630">
          <w:rPr>
            <w:rFonts w:ascii="Times New Roman" w:hAnsi="Times New Roman" w:cs="Times New Roman"/>
            <w:lang w:val="en-US"/>
            <w:rPrChange w:id="2712" w:author="Jordon Beijing" w:date="2020-09-05T23:24:00Z">
              <w:rPr>
                <w:rFonts w:ascii="Times" w:hAnsi="Times"/>
                <w:lang w:val="en-US"/>
              </w:rPr>
            </w:rPrChange>
          </w:rPr>
          <w:t>land began to shake</w:t>
        </w:r>
      </w:ins>
      <w:ins w:id="2713" w:author="Jordon Beijing" w:date="2020-09-05T23:59:00Z">
        <w:r w:rsidR="00916F7C">
          <w:rPr>
            <w:rFonts w:ascii="Times New Roman" w:hAnsi="Times New Roman" w:cs="Times New Roman"/>
            <w:lang w:val="en-US"/>
          </w:rPr>
          <w:t>.</w:t>
        </w:r>
      </w:ins>
      <w:ins w:id="2714" w:author="Jordon Beijing" w:date="2020-09-05T23:22:00Z">
        <w:r w:rsidRPr="00667630">
          <w:rPr>
            <w:rFonts w:ascii="Times New Roman" w:hAnsi="Times New Roman" w:cs="Times New Roman"/>
            <w:lang w:val="en-US"/>
            <w:rPrChange w:id="2715" w:author="Jordon Beijing" w:date="2020-09-05T23:24:00Z">
              <w:rPr>
                <w:rFonts w:ascii="Times" w:hAnsi="Times"/>
                <w:lang w:val="en-US"/>
              </w:rPr>
            </w:rPrChange>
          </w:rPr>
          <w:t xml:space="preserve"> </w:t>
        </w:r>
        <w:commentRangeStart w:id="2716"/>
        <w:r w:rsidRPr="00A03760">
          <w:rPr>
            <w:rFonts w:ascii="Times New Roman" w:hAnsi="Times New Roman" w:cs="Times New Roman"/>
            <w:strike/>
            <w:lang w:val="en-US"/>
            <w:rPrChange w:id="2717" w:author="Jordon Beijing" w:date="2020-09-06T08:22:00Z">
              <w:rPr>
                <w:rFonts w:ascii="Times" w:hAnsi="Times"/>
                <w:lang w:val="en-US"/>
              </w:rPr>
            </w:rPrChange>
          </w:rPr>
          <w:t xml:space="preserve">I </w:t>
        </w:r>
      </w:ins>
      <w:ins w:id="2718" w:author="Jordon Beijing" w:date="2020-09-05T23:59:00Z">
        <w:r w:rsidR="00916F7C" w:rsidRPr="00A03760">
          <w:rPr>
            <w:rFonts w:ascii="Times New Roman" w:hAnsi="Times New Roman" w:cs="Times New Roman"/>
            <w:strike/>
            <w:lang w:val="en-US"/>
            <w:rPrChange w:id="2719" w:author="Jordon Beijing" w:date="2020-09-06T08:22:00Z">
              <w:rPr>
                <w:rFonts w:ascii="Times New Roman" w:hAnsi="Times New Roman" w:cs="Times New Roman"/>
                <w:lang w:val="en-US"/>
              </w:rPr>
            </w:rPrChange>
          </w:rPr>
          <w:t>held</w:t>
        </w:r>
      </w:ins>
      <w:ins w:id="2720" w:author="Jordon Beijing" w:date="2020-09-05T23:22:00Z">
        <w:r w:rsidRPr="00A03760">
          <w:rPr>
            <w:rFonts w:ascii="Times New Roman" w:hAnsi="Times New Roman" w:cs="Times New Roman"/>
            <w:strike/>
            <w:lang w:val="en-US"/>
            <w:rPrChange w:id="2721" w:author="Jordon Beijing" w:date="2020-09-06T08:22:00Z">
              <w:rPr>
                <w:rFonts w:ascii="Times" w:hAnsi="Times"/>
                <w:lang w:val="en-US"/>
              </w:rPr>
            </w:rPrChange>
          </w:rPr>
          <w:t xml:space="preserve"> the </w:t>
        </w:r>
      </w:ins>
      <w:ins w:id="2722" w:author="Jordon Beijing" w:date="2020-09-05T23:59:00Z">
        <w:r w:rsidR="00916F7C" w:rsidRPr="00A03760">
          <w:rPr>
            <w:rFonts w:ascii="Times New Roman" w:hAnsi="Times New Roman" w:cs="Times New Roman"/>
            <w:strike/>
            <w:lang w:val="en-US"/>
            <w:rPrChange w:id="2723" w:author="Jordon Beijing" w:date="2020-09-06T08:22:00Z">
              <w:rPr>
                <w:rFonts w:ascii="Times New Roman" w:hAnsi="Times New Roman" w:cs="Times New Roman"/>
                <w:lang w:val="en-US"/>
              </w:rPr>
            </w:rPrChange>
          </w:rPr>
          <w:t xml:space="preserve">side of the </w:t>
        </w:r>
      </w:ins>
      <w:ins w:id="2724" w:author="Jordon Beijing" w:date="2020-09-06T08:22:00Z">
        <w:r w:rsidR="00A03760" w:rsidRPr="00A03760">
          <w:rPr>
            <w:rFonts w:ascii="Times New Roman" w:hAnsi="Times New Roman" w:cs="Times New Roman"/>
            <w:strike/>
            <w:lang w:val="en-US"/>
            <w:rPrChange w:id="2725" w:author="Jordon Beijing" w:date="2020-09-06T08:22:00Z">
              <w:rPr>
                <w:rFonts w:ascii="Times New Roman" w:hAnsi="Times New Roman" w:cs="Times New Roman"/>
                <w:lang w:val="en-US"/>
              </w:rPr>
            </w:rPrChange>
          </w:rPr>
          <w:t>wall</w:t>
        </w:r>
      </w:ins>
      <w:ins w:id="2726" w:author="Jordon Beijing" w:date="2020-09-05T23:22:00Z">
        <w:r w:rsidRPr="00A03760">
          <w:rPr>
            <w:rFonts w:ascii="Times New Roman" w:hAnsi="Times New Roman" w:cs="Times New Roman"/>
            <w:strike/>
            <w:lang w:val="en-US"/>
            <w:rPrChange w:id="2727" w:author="Jordon Beijing" w:date="2020-09-06T08:22:00Z">
              <w:rPr>
                <w:rFonts w:ascii="Times" w:hAnsi="Times"/>
                <w:lang w:val="en-US"/>
              </w:rPr>
            </w:rPrChange>
          </w:rPr>
          <w:t xml:space="preserve"> tightly.</w:t>
        </w:r>
      </w:ins>
      <w:commentRangeEnd w:id="2716"/>
      <w:ins w:id="2728" w:author="Jordon Beijing" w:date="2020-09-06T08:22:00Z">
        <w:r w:rsidR="00A03760">
          <w:rPr>
            <w:rStyle w:val="CommentReference"/>
            <w:kern w:val="2"/>
            <w:lang w:val="en-US" w:bidi="ar-SA"/>
          </w:rPr>
          <w:commentReference w:id="2716"/>
        </w:r>
      </w:ins>
    </w:p>
    <w:p w14:paraId="5ABBEBF2" w14:textId="3A671E6C" w:rsidR="002E5D5D" w:rsidRPr="00667630" w:rsidRDefault="002E5D5D" w:rsidP="00667630">
      <w:pPr>
        <w:ind w:firstLine="420"/>
        <w:rPr>
          <w:ins w:id="2729" w:author="Jordon Beijing" w:date="2020-09-05T23:22:00Z"/>
          <w:rFonts w:ascii="Times New Roman" w:hAnsi="Times New Roman" w:cs="Times New Roman"/>
          <w:lang w:val="en-US"/>
          <w:rPrChange w:id="2730" w:author="Jordon Beijing" w:date="2020-09-05T23:24:00Z">
            <w:rPr>
              <w:ins w:id="2731" w:author="Jordon Beijing" w:date="2020-09-05T23:22:00Z"/>
              <w:rFonts w:ascii="Times" w:hAnsi="Times"/>
              <w:lang w:val="en-US"/>
            </w:rPr>
          </w:rPrChange>
        </w:rPr>
        <w:pPrChange w:id="2732" w:author="Jordon Beijing" w:date="2020-09-05T23:26:00Z">
          <w:pPr>
            <w:ind w:firstLineChars="250" w:firstLine="600"/>
          </w:pPr>
        </w:pPrChange>
      </w:pPr>
      <w:ins w:id="2733" w:author="Jordon Beijing" w:date="2020-09-05T23:22:00Z">
        <w:r w:rsidRPr="00667630">
          <w:rPr>
            <w:rFonts w:ascii="Times New Roman" w:hAnsi="Times New Roman" w:cs="Times New Roman"/>
            <w:lang w:val="en-US"/>
            <w:rPrChange w:id="2734" w:author="Jordon Beijing" w:date="2020-09-05T23:24:00Z">
              <w:rPr>
                <w:rFonts w:ascii="Times" w:hAnsi="Times" w:hint="eastAsia"/>
                <w:lang w:val="en-US"/>
              </w:rPr>
            </w:rPrChange>
          </w:rPr>
          <w:t>“</w:t>
        </w:r>
        <w:proofErr w:type="spellStart"/>
        <w:r w:rsidRPr="00667630">
          <w:rPr>
            <w:rFonts w:ascii="Times New Roman" w:hAnsi="Times New Roman" w:cs="Times New Roman"/>
            <w:lang w:val="en-US"/>
            <w:rPrChange w:id="2735" w:author="Jordon Beijing" w:date="2020-09-05T23:24:00Z">
              <w:rPr>
                <w:rFonts w:ascii="Times" w:hAnsi="Times"/>
                <w:lang w:val="en-US"/>
              </w:rPr>
            </w:rPrChange>
          </w:rPr>
          <w:t>Ahhhhhhhh</w:t>
        </w:r>
        <w:proofErr w:type="spellEnd"/>
        <w:r w:rsidRPr="00667630">
          <w:rPr>
            <w:rFonts w:ascii="Times New Roman" w:hAnsi="Times New Roman" w:cs="Times New Roman"/>
            <w:lang w:val="en-US"/>
            <w:rPrChange w:id="2736" w:author="Jordon Beijing" w:date="2020-09-05T23:24:00Z">
              <w:rPr>
                <w:rFonts w:ascii="Times" w:hAnsi="Times"/>
                <w:lang w:val="en-US"/>
              </w:rPr>
            </w:rPrChange>
          </w:rPr>
          <w:t>! Help!”</w:t>
        </w:r>
      </w:ins>
      <w:ins w:id="2737" w:author="Jordon Beijing" w:date="2020-09-05T23:59:00Z">
        <w:r w:rsidR="00916F7C">
          <w:rPr>
            <w:rFonts w:ascii="Times New Roman" w:hAnsi="Times New Roman" w:cs="Times New Roman"/>
            <w:lang w:val="en-US"/>
          </w:rPr>
          <w:t xml:space="preserve"> we both cried.</w:t>
        </w:r>
      </w:ins>
    </w:p>
    <w:p w14:paraId="765785D1" w14:textId="5F948443" w:rsidR="002E5D5D" w:rsidRPr="00667630" w:rsidRDefault="00916F7C" w:rsidP="00667630">
      <w:pPr>
        <w:ind w:firstLine="420"/>
        <w:rPr>
          <w:ins w:id="2738" w:author="Jordon Beijing" w:date="2020-09-05T23:22:00Z"/>
          <w:rFonts w:ascii="Times New Roman" w:hAnsi="Times New Roman" w:cs="Times New Roman"/>
          <w:lang w:val="en-US"/>
          <w:rPrChange w:id="2739" w:author="Jordon Beijing" w:date="2020-09-05T23:24:00Z">
            <w:rPr>
              <w:ins w:id="2740" w:author="Jordon Beijing" w:date="2020-09-05T23:22:00Z"/>
              <w:rFonts w:ascii="Times" w:hAnsi="Times"/>
              <w:lang w:val="en-US"/>
            </w:rPr>
          </w:rPrChange>
        </w:rPr>
        <w:pPrChange w:id="2741" w:author="Jordon Beijing" w:date="2020-09-05T23:26:00Z">
          <w:pPr>
            <w:ind w:firstLineChars="300" w:firstLine="720"/>
          </w:pPr>
        </w:pPrChange>
      </w:pPr>
      <w:ins w:id="2742" w:author="Jordon Beijing" w:date="2020-09-06T00:00:00Z">
        <w:r>
          <w:rPr>
            <w:rFonts w:ascii="Times New Roman" w:hAnsi="Times New Roman" w:cs="Times New Roman"/>
            <w:lang w:val="en-US"/>
          </w:rPr>
          <w:t>Then we heard a</w:t>
        </w:r>
      </w:ins>
      <w:ins w:id="2743" w:author="Jordon Beijing" w:date="2020-09-05T23:22:00Z">
        <w:r w:rsidR="002E5D5D" w:rsidRPr="00667630">
          <w:rPr>
            <w:rFonts w:ascii="Times New Roman" w:hAnsi="Times New Roman" w:cs="Times New Roman"/>
            <w:lang w:val="en-US"/>
            <w:rPrChange w:id="2744" w:author="Jordon Beijing" w:date="2020-09-05T23:24:00Z">
              <w:rPr>
                <w:rFonts w:ascii="Times" w:hAnsi="Times"/>
                <w:lang w:val="en-US"/>
              </w:rPr>
            </w:rPrChange>
          </w:rPr>
          <w:t xml:space="preserve"> voice </w:t>
        </w:r>
      </w:ins>
      <w:ins w:id="2745" w:author="Jordon Beijing" w:date="2020-09-06T00:00:00Z">
        <w:r>
          <w:rPr>
            <w:rFonts w:ascii="Times New Roman" w:hAnsi="Times New Roman" w:cs="Times New Roman"/>
            <w:lang w:val="en-US"/>
          </w:rPr>
          <w:t xml:space="preserve">shouting </w:t>
        </w:r>
      </w:ins>
      <w:ins w:id="2746" w:author="Jordon Beijing" w:date="2020-09-06T08:20:00Z">
        <w:r w:rsidR="00A03760">
          <w:rPr>
            <w:rFonts w:ascii="Times New Roman" w:hAnsi="Times New Roman" w:cs="Times New Roman"/>
            <w:lang w:val="en-US"/>
          </w:rPr>
          <w:t>to</w:t>
        </w:r>
      </w:ins>
      <w:ins w:id="2747" w:author="Jordon Beijing" w:date="2020-09-06T00:00:00Z">
        <w:r>
          <w:rPr>
            <w:rFonts w:ascii="Times New Roman" w:hAnsi="Times New Roman" w:cs="Times New Roman"/>
            <w:lang w:val="en-US"/>
          </w:rPr>
          <w:t xml:space="preserve"> us</w:t>
        </w:r>
      </w:ins>
      <w:ins w:id="2748" w:author="Jordon Beijing" w:date="2020-09-05T23:59:00Z">
        <w:r>
          <w:rPr>
            <w:rFonts w:ascii="Times New Roman" w:hAnsi="Times New Roman" w:cs="Times New Roman"/>
            <w:lang w:val="en-US"/>
          </w:rPr>
          <w:t xml:space="preserve"> </w:t>
        </w:r>
        <w:r w:rsidRPr="00A646A5">
          <w:rPr>
            <w:rFonts w:ascii="Times New Roman" w:hAnsi="Times New Roman" w:cs="Times New Roman"/>
            <w:lang w:val="en-US"/>
          </w:rPr>
          <w:t>quickly</w:t>
        </w:r>
        <w:r>
          <w:rPr>
            <w:rFonts w:ascii="Times New Roman" w:hAnsi="Times New Roman" w:cs="Times New Roman"/>
            <w:lang w:val="en-US"/>
          </w:rPr>
          <w:t xml:space="preserve">. </w:t>
        </w:r>
      </w:ins>
      <w:ins w:id="2749" w:author="Jordon Beijing" w:date="2020-09-06T00:00:00Z">
        <w:r>
          <w:rPr>
            <w:rFonts w:ascii="Times New Roman" w:hAnsi="Times New Roman" w:cs="Times New Roman" w:hint="eastAsia"/>
            <w:lang w:val="en-US"/>
          </w:rPr>
          <w:t>It</w:t>
        </w:r>
      </w:ins>
      <w:ins w:id="2750" w:author="Jordon Beijing" w:date="2020-09-05T23:22:00Z">
        <w:r w:rsidR="002E5D5D" w:rsidRPr="00667630">
          <w:rPr>
            <w:rFonts w:ascii="Times New Roman" w:hAnsi="Times New Roman" w:cs="Times New Roman"/>
            <w:lang w:val="en-US"/>
            <w:rPrChange w:id="2751" w:author="Jordon Beijing" w:date="2020-09-05T23:24:00Z">
              <w:rPr>
                <w:rFonts w:ascii="Times" w:hAnsi="Times"/>
                <w:lang w:val="en-US"/>
              </w:rPr>
            </w:rPrChange>
          </w:rPr>
          <w:t xml:space="preserve"> </w:t>
        </w:r>
      </w:ins>
      <w:ins w:id="2752" w:author="Jordon Beijing" w:date="2020-09-06T00:00:00Z">
        <w:r>
          <w:rPr>
            <w:rFonts w:ascii="Times New Roman" w:hAnsi="Times New Roman" w:cs="Times New Roman"/>
            <w:lang w:val="en-US"/>
          </w:rPr>
          <w:t>was</w:t>
        </w:r>
      </w:ins>
      <w:ins w:id="2753" w:author="Jordon Beijing" w:date="2020-09-05T23:22:00Z">
        <w:r w:rsidR="002E5D5D" w:rsidRPr="00667630">
          <w:rPr>
            <w:rFonts w:ascii="Times New Roman" w:hAnsi="Times New Roman" w:cs="Times New Roman"/>
            <w:lang w:val="en-US"/>
            <w:rPrChange w:id="2754" w:author="Jordon Beijing" w:date="2020-09-05T23:24:00Z">
              <w:rPr>
                <w:rFonts w:ascii="Times" w:hAnsi="Times"/>
                <w:lang w:val="en-US"/>
              </w:rPr>
            </w:rPrChange>
          </w:rPr>
          <w:t xml:space="preserve"> Clara!</w:t>
        </w:r>
      </w:ins>
    </w:p>
    <w:p w14:paraId="16B59A24" w14:textId="77777777" w:rsidR="002E5D5D" w:rsidRPr="00667630" w:rsidRDefault="002E5D5D" w:rsidP="00667630">
      <w:pPr>
        <w:ind w:firstLine="420"/>
        <w:rPr>
          <w:ins w:id="2755" w:author="Jordon Beijing" w:date="2020-09-05T23:22:00Z"/>
          <w:rFonts w:ascii="Times New Roman" w:hAnsi="Times New Roman" w:cs="Times New Roman"/>
          <w:lang w:val="en-US"/>
          <w:rPrChange w:id="2756" w:author="Jordon Beijing" w:date="2020-09-05T23:24:00Z">
            <w:rPr>
              <w:ins w:id="2757" w:author="Jordon Beijing" w:date="2020-09-05T23:22:00Z"/>
              <w:rFonts w:ascii="Times" w:hAnsi="Times"/>
              <w:lang w:val="en-US"/>
            </w:rPr>
          </w:rPrChange>
        </w:rPr>
        <w:pPrChange w:id="2758" w:author="Jordon Beijing" w:date="2020-09-05T23:26:00Z">
          <w:pPr>
            <w:ind w:firstLineChars="250" w:firstLine="600"/>
          </w:pPr>
        </w:pPrChange>
      </w:pPr>
      <w:ins w:id="2759" w:author="Jordon Beijing" w:date="2020-09-05T23:22:00Z">
        <w:r w:rsidRPr="00667630">
          <w:rPr>
            <w:rFonts w:ascii="Times New Roman" w:hAnsi="Times New Roman" w:cs="Times New Roman"/>
            <w:lang w:val="en-US"/>
            <w:rPrChange w:id="2760" w:author="Jordon Beijing" w:date="2020-09-05T23:24:00Z">
              <w:rPr>
                <w:rFonts w:ascii="Times" w:hAnsi="Times" w:hint="eastAsia"/>
                <w:lang w:val="en-US"/>
              </w:rPr>
            </w:rPrChange>
          </w:rPr>
          <w:t>“</w:t>
        </w:r>
        <w:r w:rsidRPr="00667630">
          <w:rPr>
            <w:rFonts w:ascii="Times New Roman" w:hAnsi="Times New Roman" w:cs="Times New Roman"/>
            <w:lang w:val="en-US"/>
            <w:rPrChange w:id="2761" w:author="Jordon Beijing" w:date="2020-09-05T23:24:00Z">
              <w:rPr>
                <w:rFonts w:ascii="Times" w:hAnsi="Times"/>
                <w:lang w:val="en-US"/>
              </w:rPr>
            </w:rPrChange>
          </w:rPr>
          <w:t>Clara! Wait for me! I’m coming,” I screamed to her.</w:t>
        </w:r>
      </w:ins>
    </w:p>
    <w:p w14:paraId="4FE70A41" w14:textId="389E07ED" w:rsidR="002E5D5D" w:rsidRPr="00667630" w:rsidRDefault="002E5D5D" w:rsidP="00667630">
      <w:pPr>
        <w:ind w:firstLine="420"/>
        <w:rPr>
          <w:ins w:id="2762" w:author="Jordon Beijing" w:date="2020-09-05T23:22:00Z"/>
          <w:rFonts w:ascii="Times New Roman" w:hAnsi="Times New Roman" w:cs="Times New Roman"/>
          <w:lang w:val="en-US"/>
          <w:rPrChange w:id="2763" w:author="Jordon Beijing" w:date="2020-09-05T23:24:00Z">
            <w:rPr>
              <w:ins w:id="2764" w:author="Jordon Beijing" w:date="2020-09-05T23:22:00Z"/>
              <w:rFonts w:ascii="Times" w:hAnsi="Times"/>
              <w:lang w:val="en-US"/>
            </w:rPr>
          </w:rPrChange>
        </w:rPr>
        <w:pPrChange w:id="2765" w:author="Jordon Beijing" w:date="2020-09-05T23:26:00Z">
          <w:pPr>
            <w:ind w:firstLineChars="300" w:firstLine="720"/>
          </w:pPr>
        </w:pPrChange>
      </w:pPr>
      <w:ins w:id="2766" w:author="Jordon Beijing" w:date="2020-09-05T23:22:00Z">
        <w:r w:rsidRPr="00667630">
          <w:rPr>
            <w:rFonts w:ascii="Times New Roman" w:hAnsi="Times New Roman" w:cs="Times New Roman"/>
            <w:lang w:val="en-US"/>
            <w:rPrChange w:id="2767" w:author="Jordon Beijing" w:date="2020-09-05T23:24:00Z">
              <w:rPr>
                <w:rFonts w:ascii="Times" w:hAnsi="Times"/>
                <w:lang w:val="en-US"/>
              </w:rPr>
            </w:rPrChange>
          </w:rPr>
          <w:t>I quickly grabbed Leo’s hand and we support</w:t>
        </w:r>
      </w:ins>
      <w:ins w:id="2768" w:author="Jordon Beijing" w:date="2020-09-06T08:20:00Z">
        <w:r w:rsidR="00A03760">
          <w:rPr>
            <w:rFonts w:ascii="Times New Roman" w:hAnsi="Times New Roman" w:cs="Times New Roman"/>
            <w:lang w:val="en-US"/>
          </w:rPr>
          <w:t>ed</w:t>
        </w:r>
      </w:ins>
      <w:ins w:id="2769" w:author="Jordon Beijing" w:date="2020-09-05T23:22:00Z">
        <w:r w:rsidRPr="00667630">
          <w:rPr>
            <w:rFonts w:ascii="Times New Roman" w:hAnsi="Times New Roman" w:cs="Times New Roman"/>
            <w:lang w:val="en-US"/>
            <w:rPrChange w:id="2770" w:author="Jordon Beijing" w:date="2020-09-05T23:24:00Z">
              <w:rPr>
                <w:rFonts w:ascii="Times" w:hAnsi="Times"/>
                <w:lang w:val="en-US"/>
              </w:rPr>
            </w:rPrChange>
          </w:rPr>
          <w:t xml:space="preserve"> each other to keep from falling down.</w:t>
        </w:r>
      </w:ins>
    </w:p>
    <w:p w14:paraId="6D813BC6" w14:textId="77777777" w:rsidR="002E5D5D" w:rsidRPr="00667630" w:rsidRDefault="002E5D5D" w:rsidP="00667630">
      <w:pPr>
        <w:ind w:firstLine="420"/>
        <w:rPr>
          <w:ins w:id="2771" w:author="Jordon Beijing" w:date="2020-09-05T23:22:00Z"/>
          <w:rFonts w:ascii="Times New Roman" w:hAnsi="Times New Roman" w:cs="Times New Roman"/>
          <w:lang w:val="en-US"/>
          <w:rPrChange w:id="2772" w:author="Jordon Beijing" w:date="2020-09-05T23:24:00Z">
            <w:rPr>
              <w:ins w:id="2773" w:author="Jordon Beijing" w:date="2020-09-05T23:22:00Z"/>
              <w:rFonts w:ascii="Times" w:hAnsi="Times"/>
              <w:lang w:val="en-US"/>
            </w:rPr>
          </w:rPrChange>
        </w:rPr>
        <w:pPrChange w:id="2774" w:author="Jordon Beijing" w:date="2020-09-05T23:26:00Z">
          <w:pPr>
            <w:ind w:firstLineChars="250" w:firstLine="600"/>
          </w:pPr>
        </w:pPrChange>
      </w:pPr>
      <w:ins w:id="2775" w:author="Jordon Beijing" w:date="2020-09-05T23:22:00Z">
        <w:r w:rsidRPr="00667630">
          <w:rPr>
            <w:rFonts w:ascii="Times New Roman" w:hAnsi="Times New Roman" w:cs="Times New Roman"/>
            <w:lang w:val="en-US"/>
            <w:rPrChange w:id="2776" w:author="Jordon Beijing" w:date="2020-09-05T23:24:00Z">
              <w:rPr>
                <w:rFonts w:ascii="Times" w:hAnsi="Times" w:hint="eastAsia"/>
                <w:lang w:val="en-US"/>
              </w:rPr>
            </w:rPrChange>
          </w:rPr>
          <w:t>“</w:t>
        </w:r>
        <w:r w:rsidRPr="00667630">
          <w:rPr>
            <w:rFonts w:ascii="Times New Roman" w:hAnsi="Times New Roman" w:cs="Times New Roman"/>
            <w:lang w:val="en-US"/>
            <w:rPrChange w:id="2777" w:author="Jordon Beijing" w:date="2020-09-05T23:24:00Z">
              <w:rPr>
                <w:rFonts w:ascii="Times" w:hAnsi="Times"/>
                <w:lang w:val="en-US"/>
              </w:rPr>
            </w:rPrChange>
          </w:rPr>
          <w:t>Clara! Grab my hand! Quickly,” I shouted.</w:t>
        </w:r>
      </w:ins>
    </w:p>
    <w:p w14:paraId="11DF04CE" w14:textId="4D31BC63" w:rsidR="002E5D5D" w:rsidRPr="00667630" w:rsidRDefault="002E5D5D" w:rsidP="00667630">
      <w:pPr>
        <w:ind w:firstLine="420"/>
        <w:rPr>
          <w:ins w:id="2778" w:author="Jordon Beijing" w:date="2020-09-05T23:22:00Z"/>
          <w:rFonts w:ascii="Times New Roman" w:hAnsi="Times New Roman" w:cs="Times New Roman"/>
          <w:lang w:val="en-US"/>
          <w:rPrChange w:id="2779" w:author="Jordon Beijing" w:date="2020-09-05T23:24:00Z">
            <w:rPr>
              <w:ins w:id="2780" w:author="Jordon Beijing" w:date="2020-09-05T23:22:00Z"/>
              <w:rFonts w:ascii="Times" w:hAnsi="Times"/>
              <w:lang w:val="en-US"/>
            </w:rPr>
          </w:rPrChange>
        </w:rPr>
        <w:pPrChange w:id="2781" w:author="Jordon Beijing" w:date="2020-09-05T23:26:00Z">
          <w:pPr>
            <w:ind w:firstLineChars="300" w:firstLine="720"/>
          </w:pPr>
        </w:pPrChange>
      </w:pPr>
      <w:ins w:id="2782" w:author="Jordon Beijing" w:date="2020-09-05T23:22:00Z">
        <w:r w:rsidRPr="00667630">
          <w:rPr>
            <w:rFonts w:ascii="Times New Roman" w:hAnsi="Times New Roman" w:cs="Times New Roman"/>
            <w:lang w:val="en-US"/>
            <w:rPrChange w:id="2783" w:author="Jordon Beijing" w:date="2020-09-05T23:24:00Z">
              <w:rPr>
                <w:rFonts w:ascii="Times" w:hAnsi="Times"/>
                <w:lang w:val="en-US"/>
              </w:rPr>
            </w:rPrChange>
          </w:rPr>
          <w:t>Clara quickly jumped out of the broken boat and thr</w:t>
        </w:r>
      </w:ins>
      <w:ins w:id="2784" w:author="Jordon Beijing" w:date="2020-09-06T08:24:00Z">
        <w:r w:rsidR="00A03760">
          <w:rPr>
            <w:rFonts w:ascii="Times New Roman" w:hAnsi="Times New Roman" w:cs="Times New Roman"/>
            <w:lang w:val="en-US"/>
          </w:rPr>
          <w:t>e</w:t>
        </w:r>
      </w:ins>
      <w:ins w:id="2785" w:author="Jordon Beijing" w:date="2020-09-05T23:22:00Z">
        <w:r w:rsidRPr="00667630">
          <w:rPr>
            <w:rFonts w:ascii="Times New Roman" w:hAnsi="Times New Roman" w:cs="Times New Roman"/>
            <w:lang w:val="en-US"/>
            <w:rPrChange w:id="2786" w:author="Jordon Beijing" w:date="2020-09-05T23:24:00Z">
              <w:rPr>
                <w:rFonts w:ascii="Times" w:hAnsi="Times"/>
                <w:lang w:val="en-US"/>
              </w:rPr>
            </w:rPrChange>
          </w:rPr>
          <w:t xml:space="preserve">w away the tools </w:t>
        </w:r>
      </w:ins>
      <w:ins w:id="2787" w:author="Jordon Beijing" w:date="2020-09-06T08:24:00Z">
        <w:r w:rsidR="00A03760">
          <w:rPr>
            <w:rFonts w:ascii="Times New Roman" w:hAnsi="Times New Roman" w:cs="Times New Roman"/>
            <w:lang w:val="en-US"/>
          </w:rPr>
          <w:t>i</w:t>
        </w:r>
      </w:ins>
      <w:ins w:id="2788" w:author="Jordon Beijing" w:date="2020-09-05T23:22:00Z">
        <w:r w:rsidRPr="00667630">
          <w:rPr>
            <w:rFonts w:ascii="Times New Roman" w:hAnsi="Times New Roman" w:cs="Times New Roman"/>
            <w:lang w:val="en-US"/>
            <w:rPrChange w:id="2789" w:author="Jordon Beijing" w:date="2020-09-05T23:24:00Z">
              <w:rPr>
                <w:rFonts w:ascii="Times" w:hAnsi="Times"/>
                <w:lang w:val="en-US"/>
              </w:rPr>
            </w:rPrChange>
          </w:rPr>
          <w:t>n her hand</w:t>
        </w:r>
      </w:ins>
      <w:ins w:id="2790" w:author="Jordon Beijing" w:date="2020-09-06T08:26:00Z">
        <w:r w:rsidR="00A03760">
          <w:rPr>
            <w:rFonts w:ascii="Times New Roman" w:hAnsi="Times New Roman" w:cs="Times New Roman"/>
            <w:lang w:val="en-US"/>
          </w:rPr>
          <w:t>.</w:t>
        </w:r>
      </w:ins>
      <w:ins w:id="2791" w:author="Jordon Beijing" w:date="2020-09-05T23:22:00Z">
        <w:r w:rsidRPr="00667630">
          <w:rPr>
            <w:rFonts w:ascii="Times New Roman" w:hAnsi="Times New Roman" w:cs="Times New Roman"/>
            <w:lang w:val="en-US"/>
            <w:rPrChange w:id="2792" w:author="Jordon Beijing" w:date="2020-09-05T23:24:00Z">
              <w:rPr>
                <w:rFonts w:ascii="Times" w:hAnsi="Times"/>
                <w:lang w:val="en-US"/>
              </w:rPr>
            </w:rPrChange>
          </w:rPr>
          <w:t xml:space="preserve"> </w:t>
        </w:r>
      </w:ins>
      <w:ins w:id="2793" w:author="Jordon Beijing" w:date="2020-09-06T08:26:00Z">
        <w:r w:rsidR="00A03760">
          <w:rPr>
            <w:rFonts w:ascii="Times New Roman" w:hAnsi="Times New Roman" w:cs="Times New Roman"/>
            <w:lang w:val="en-US"/>
          </w:rPr>
          <w:t>S</w:t>
        </w:r>
      </w:ins>
      <w:ins w:id="2794" w:author="Jordon Beijing" w:date="2020-09-05T23:22:00Z">
        <w:r w:rsidRPr="00667630">
          <w:rPr>
            <w:rFonts w:ascii="Times New Roman" w:hAnsi="Times New Roman" w:cs="Times New Roman"/>
            <w:lang w:val="en-US"/>
            <w:rPrChange w:id="2795" w:author="Jordon Beijing" w:date="2020-09-05T23:24:00Z">
              <w:rPr>
                <w:rFonts w:ascii="Times" w:hAnsi="Times"/>
                <w:lang w:val="en-US"/>
              </w:rPr>
            </w:rPrChange>
          </w:rPr>
          <w:t>he grabbed me!</w:t>
        </w:r>
      </w:ins>
    </w:p>
    <w:p w14:paraId="33C81FA3" w14:textId="7E68499D" w:rsidR="002E5D5D" w:rsidRPr="00667630" w:rsidRDefault="002E5D5D" w:rsidP="00667630">
      <w:pPr>
        <w:ind w:firstLine="420"/>
        <w:rPr>
          <w:ins w:id="2796" w:author="Jordon Beijing" w:date="2020-09-05T23:22:00Z"/>
          <w:rFonts w:ascii="Times New Roman" w:hAnsi="Times New Roman" w:cs="Times New Roman"/>
          <w:lang w:val="en-US"/>
          <w:rPrChange w:id="2797" w:author="Jordon Beijing" w:date="2020-09-05T23:24:00Z">
            <w:rPr>
              <w:ins w:id="2798" w:author="Jordon Beijing" w:date="2020-09-05T23:22:00Z"/>
              <w:rFonts w:ascii="Times" w:hAnsi="Times"/>
              <w:lang w:val="en-US"/>
            </w:rPr>
          </w:rPrChange>
        </w:rPr>
        <w:pPrChange w:id="2799" w:author="Jordon Beijing" w:date="2020-09-05T23:26:00Z">
          <w:pPr>
            <w:ind w:firstLineChars="250" w:firstLine="600"/>
          </w:pPr>
        </w:pPrChange>
      </w:pPr>
      <w:ins w:id="2800" w:author="Jordon Beijing" w:date="2020-09-05T23:22:00Z">
        <w:r w:rsidRPr="00667630">
          <w:rPr>
            <w:rFonts w:ascii="Times New Roman" w:hAnsi="Times New Roman" w:cs="Times New Roman"/>
            <w:lang w:val="en-US"/>
            <w:rPrChange w:id="2801" w:author="Jordon Beijing" w:date="2020-09-05T23:24:00Z">
              <w:rPr>
                <w:rFonts w:ascii="Times" w:hAnsi="Times" w:hint="eastAsia"/>
                <w:lang w:val="en-US"/>
              </w:rPr>
            </w:rPrChange>
          </w:rPr>
          <w:t>“</w:t>
        </w:r>
        <w:r w:rsidRPr="00667630">
          <w:rPr>
            <w:rFonts w:ascii="Times New Roman" w:hAnsi="Times New Roman" w:cs="Times New Roman"/>
            <w:lang w:val="en-US"/>
            <w:rPrChange w:id="2802" w:author="Jordon Beijing" w:date="2020-09-05T23:24:00Z">
              <w:rPr>
                <w:rFonts w:ascii="Times" w:hAnsi="Times"/>
                <w:lang w:val="en-US"/>
              </w:rPr>
            </w:rPrChange>
          </w:rPr>
          <w:t>I knew it!</w:t>
        </w:r>
      </w:ins>
      <w:ins w:id="2803" w:author="Jordon Beijing" w:date="2020-09-06T08:27:00Z">
        <w:r w:rsidR="00A03760">
          <w:rPr>
            <w:rFonts w:ascii="Times New Roman" w:hAnsi="Times New Roman" w:cs="Times New Roman"/>
            <w:lang w:val="en-US"/>
          </w:rPr>
          <w:t>” she cried.</w:t>
        </w:r>
      </w:ins>
      <w:ins w:id="2804" w:author="Jordon Beijing" w:date="2020-09-05T23:22:00Z">
        <w:r w:rsidRPr="00667630">
          <w:rPr>
            <w:rFonts w:ascii="Times New Roman" w:hAnsi="Times New Roman" w:cs="Times New Roman"/>
            <w:lang w:val="en-US"/>
            <w:rPrChange w:id="2805" w:author="Jordon Beijing" w:date="2020-09-05T23:24:00Z">
              <w:rPr>
                <w:rFonts w:ascii="Times" w:hAnsi="Times"/>
                <w:lang w:val="en-US"/>
              </w:rPr>
            </w:rPrChange>
          </w:rPr>
          <w:t xml:space="preserve"> </w:t>
        </w:r>
      </w:ins>
      <w:ins w:id="2806" w:author="Jordon Beijing" w:date="2020-09-06T08:27:00Z">
        <w:r w:rsidR="00A03760">
          <w:rPr>
            <w:rFonts w:ascii="Times New Roman" w:hAnsi="Times New Roman" w:cs="Times New Roman"/>
            <w:lang w:val="en-US"/>
          </w:rPr>
          <w:t>“</w:t>
        </w:r>
      </w:ins>
      <w:ins w:id="2807" w:author="Jordon Beijing" w:date="2020-09-05T23:22:00Z">
        <w:r w:rsidRPr="00667630">
          <w:rPr>
            <w:rFonts w:ascii="Times New Roman" w:hAnsi="Times New Roman" w:cs="Times New Roman"/>
            <w:lang w:val="en-US"/>
            <w:rPrChange w:id="2808" w:author="Jordon Beijing" w:date="2020-09-05T23:24:00Z">
              <w:rPr>
                <w:rFonts w:ascii="Times" w:hAnsi="Times"/>
                <w:lang w:val="en-US"/>
              </w:rPr>
            </w:rPrChange>
          </w:rPr>
          <w:t xml:space="preserve">My father once told me there </w:t>
        </w:r>
      </w:ins>
      <w:ins w:id="2809" w:author="Jordon Beijing" w:date="2020-09-06T08:27:00Z">
        <w:r w:rsidR="00A03760">
          <w:rPr>
            <w:rFonts w:ascii="Times New Roman" w:hAnsi="Times New Roman" w:cs="Times New Roman"/>
            <w:lang w:val="en-US"/>
          </w:rPr>
          <w:t>is</w:t>
        </w:r>
      </w:ins>
      <w:ins w:id="2810" w:author="Jordon Beijing" w:date="2020-09-05T23:22:00Z">
        <w:r w:rsidRPr="00667630">
          <w:rPr>
            <w:rFonts w:ascii="Times New Roman" w:hAnsi="Times New Roman" w:cs="Times New Roman"/>
            <w:lang w:val="en-US"/>
            <w:rPrChange w:id="2811" w:author="Jordon Beijing" w:date="2020-09-05T23:24:00Z">
              <w:rPr>
                <w:rFonts w:ascii="Times" w:hAnsi="Times"/>
                <w:lang w:val="en-US"/>
              </w:rPr>
            </w:rPrChange>
          </w:rPr>
          <w:t xml:space="preserve"> a big volcano in the Atlantic, and </w:t>
        </w:r>
      </w:ins>
      <w:ins w:id="2812" w:author="Jordon Beijing" w:date="2020-09-06T08:27:00Z">
        <w:r w:rsidR="00A03760">
          <w:rPr>
            <w:rFonts w:ascii="Times New Roman" w:hAnsi="Times New Roman" w:cs="Times New Roman"/>
            <w:lang w:val="en-US"/>
          </w:rPr>
          <w:t>that it’s</w:t>
        </w:r>
      </w:ins>
      <w:ins w:id="2813" w:author="Jordon Beijing" w:date="2020-09-05T23:22:00Z">
        <w:r w:rsidRPr="00667630">
          <w:rPr>
            <w:rFonts w:ascii="Times New Roman" w:hAnsi="Times New Roman" w:cs="Times New Roman"/>
            <w:lang w:val="en-US"/>
            <w:rPrChange w:id="2814" w:author="Jordon Beijing" w:date="2020-09-05T23:24:00Z">
              <w:rPr>
                <w:rFonts w:ascii="Times" w:hAnsi="Times"/>
                <w:lang w:val="en-US"/>
              </w:rPr>
            </w:rPrChange>
          </w:rPr>
          <w:t xml:space="preserve"> an active volcano. I think we are standing right up on it</w:t>
        </w:r>
      </w:ins>
      <w:ins w:id="2815" w:author="Jordon Beijing" w:date="2020-09-06T08:27:00Z">
        <w:r w:rsidR="00A03760">
          <w:rPr>
            <w:rFonts w:ascii="Times New Roman" w:hAnsi="Times New Roman" w:cs="Times New Roman"/>
            <w:lang w:val="en-US"/>
          </w:rPr>
          <w:t>!</w:t>
        </w:r>
      </w:ins>
      <w:ins w:id="2816" w:author="Jordon Beijing" w:date="2020-09-05T23:22:00Z">
        <w:r w:rsidRPr="00667630">
          <w:rPr>
            <w:rFonts w:ascii="Times New Roman" w:hAnsi="Times New Roman" w:cs="Times New Roman"/>
            <w:lang w:val="en-US"/>
            <w:rPrChange w:id="2817" w:author="Jordon Beijing" w:date="2020-09-05T23:24:00Z">
              <w:rPr>
                <w:rFonts w:ascii="Times" w:hAnsi="Times"/>
                <w:lang w:val="en-US"/>
              </w:rPr>
            </w:rPrChange>
          </w:rPr>
          <w:t>”</w:t>
        </w:r>
      </w:ins>
    </w:p>
    <w:p w14:paraId="1F729106" w14:textId="77777777" w:rsidR="002E5D5D" w:rsidRPr="00667630" w:rsidRDefault="002E5D5D" w:rsidP="00667630">
      <w:pPr>
        <w:ind w:firstLine="420"/>
        <w:rPr>
          <w:ins w:id="2818" w:author="Jordon Beijing" w:date="2020-09-05T23:22:00Z"/>
          <w:rFonts w:ascii="Times New Roman" w:hAnsi="Times New Roman" w:cs="Times New Roman"/>
          <w:lang w:val="en-US"/>
          <w:rPrChange w:id="2819" w:author="Jordon Beijing" w:date="2020-09-05T23:24:00Z">
            <w:rPr>
              <w:ins w:id="2820" w:author="Jordon Beijing" w:date="2020-09-05T23:22:00Z"/>
              <w:rFonts w:ascii="Times" w:hAnsi="Times"/>
              <w:lang w:val="en-US"/>
            </w:rPr>
          </w:rPrChange>
        </w:rPr>
        <w:pPrChange w:id="2821" w:author="Jordon Beijing" w:date="2020-09-05T23:26:00Z">
          <w:pPr>
            <w:ind w:firstLineChars="300" w:firstLine="720"/>
          </w:pPr>
        </w:pPrChange>
      </w:pPr>
      <w:ins w:id="2822" w:author="Jordon Beijing" w:date="2020-09-05T23:22:00Z">
        <w:r w:rsidRPr="00667630">
          <w:rPr>
            <w:rFonts w:ascii="Times New Roman" w:hAnsi="Times New Roman" w:cs="Times New Roman"/>
            <w:lang w:val="en-US"/>
            <w:rPrChange w:id="2823" w:author="Jordon Beijing" w:date="2020-09-05T23:24:00Z">
              <w:rPr>
                <w:rFonts w:ascii="Times" w:hAnsi="Times" w:hint="eastAsia"/>
                <w:lang w:val="en-US"/>
              </w:rPr>
            </w:rPrChange>
          </w:rPr>
          <w:t>“</w:t>
        </w:r>
        <w:r w:rsidRPr="00667630">
          <w:rPr>
            <w:rFonts w:ascii="Times New Roman" w:hAnsi="Times New Roman" w:cs="Times New Roman"/>
            <w:lang w:val="en-US"/>
            <w:rPrChange w:id="2824" w:author="Jordon Beijing" w:date="2020-09-05T23:24:00Z">
              <w:rPr>
                <w:rFonts w:ascii="Times" w:hAnsi="Times"/>
                <w:lang w:val="en-US"/>
              </w:rPr>
            </w:rPrChange>
          </w:rPr>
          <w:t>Clara! Leo! Diana! Where are you guys?”</w:t>
        </w:r>
      </w:ins>
    </w:p>
    <w:p w14:paraId="093260BC" w14:textId="16E92D5F" w:rsidR="002E5D5D" w:rsidRPr="00667630" w:rsidRDefault="002E5D5D" w:rsidP="00667630">
      <w:pPr>
        <w:ind w:firstLine="420"/>
        <w:rPr>
          <w:ins w:id="2825" w:author="Jordon Beijing" w:date="2020-09-05T23:22:00Z"/>
          <w:rFonts w:ascii="Times New Roman" w:hAnsi="Times New Roman" w:cs="Times New Roman"/>
          <w:lang w:val="en-US"/>
          <w:rPrChange w:id="2826" w:author="Jordon Beijing" w:date="2020-09-05T23:24:00Z">
            <w:rPr>
              <w:ins w:id="2827" w:author="Jordon Beijing" w:date="2020-09-05T23:22:00Z"/>
              <w:rFonts w:ascii="Times" w:hAnsi="Times"/>
              <w:lang w:val="en-US"/>
            </w:rPr>
          </w:rPrChange>
        </w:rPr>
        <w:pPrChange w:id="2828" w:author="Jordon Beijing" w:date="2020-09-05T23:26:00Z">
          <w:pPr>
            <w:ind w:firstLineChars="300" w:firstLine="720"/>
          </w:pPr>
        </w:pPrChange>
      </w:pPr>
      <w:ins w:id="2829" w:author="Jordon Beijing" w:date="2020-09-05T23:22:00Z">
        <w:r w:rsidRPr="00667630">
          <w:rPr>
            <w:rFonts w:ascii="Times New Roman" w:hAnsi="Times New Roman" w:cs="Times New Roman"/>
            <w:lang w:val="en-US"/>
            <w:rPrChange w:id="2830" w:author="Jordon Beijing" w:date="2020-09-05T23:24:00Z">
              <w:rPr>
                <w:rFonts w:ascii="Times" w:hAnsi="Times"/>
                <w:lang w:val="en-US"/>
              </w:rPr>
            </w:rPrChange>
          </w:rPr>
          <w:t>We heard a voice shouting</w:t>
        </w:r>
      </w:ins>
      <w:ins w:id="2831" w:author="Jordon Beijing" w:date="2020-09-06T08:28:00Z">
        <w:r w:rsidR="001473E3">
          <w:rPr>
            <w:rFonts w:ascii="Times New Roman" w:hAnsi="Times New Roman" w:cs="Times New Roman"/>
            <w:lang w:val="en-US"/>
          </w:rPr>
          <w:t>.</w:t>
        </w:r>
      </w:ins>
      <w:ins w:id="2832" w:author="Jordon Beijing" w:date="2020-09-05T23:22:00Z">
        <w:r w:rsidRPr="00667630">
          <w:rPr>
            <w:rFonts w:ascii="Times New Roman" w:hAnsi="Times New Roman" w:cs="Times New Roman"/>
            <w:lang w:val="en-US"/>
            <w:rPrChange w:id="2833" w:author="Jordon Beijing" w:date="2020-09-05T23:24:00Z">
              <w:rPr>
                <w:rFonts w:ascii="Times" w:hAnsi="Times"/>
                <w:lang w:val="en-US"/>
              </w:rPr>
            </w:rPrChange>
          </w:rPr>
          <w:t xml:space="preserve"> </w:t>
        </w:r>
      </w:ins>
      <w:ins w:id="2834" w:author="Jordon Beijing" w:date="2020-09-06T08:28:00Z">
        <w:r w:rsidR="001473E3">
          <w:rPr>
            <w:rFonts w:ascii="Times New Roman" w:hAnsi="Times New Roman" w:cs="Times New Roman"/>
            <w:lang w:val="en-US"/>
          </w:rPr>
          <w:t>I</w:t>
        </w:r>
      </w:ins>
      <w:ins w:id="2835" w:author="Jordon Beijing" w:date="2020-09-05T23:22:00Z">
        <w:r w:rsidRPr="00667630">
          <w:rPr>
            <w:rFonts w:ascii="Times New Roman" w:hAnsi="Times New Roman" w:cs="Times New Roman"/>
            <w:lang w:val="en-US"/>
            <w:rPrChange w:id="2836" w:author="Jordon Beijing" w:date="2020-09-05T23:24:00Z">
              <w:rPr>
                <w:rFonts w:ascii="Times" w:hAnsi="Times"/>
                <w:lang w:val="en-US"/>
              </w:rPr>
            </w:rPrChange>
          </w:rPr>
          <w:t>t must be Andrew!</w:t>
        </w:r>
      </w:ins>
    </w:p>
    <w:p w14:paraId="6CB5BFB2" w14:textId="77777777" w:rsidR="002E5D5D" w:rsidRPr="00667630" w:rsidRDefault="002E5D5D" w:rsidP="00667630">
      <w:pPr>
        <w:ind w:firstLine="420"/>
        <w:rPr>
          <w:ins w:id="2837" w:author="Jordon Beijing" w:date="2020-09-05T23:22:00Z"/>
          <w:rFonts w:ascii="Times New Roman" w:hAnsi="Times New Roman" w:cs="Times New Roman"/>
          <w:lang w:val="en-US"/>
          <w:rPrChange w:id="2838" w:author="Jordon Beijing" w:date="2020-09-05T23:24:00Z">
            <w:rPr>
              <w:ins w:id="2839" w:author="Jordon Beijing" w:date="2020-09-05T23:22:00Z"/>
              <w:rFonts w:ascii="Times" w:hAnsi="Times"/>
              <w:lang w:val="en-US"/>
            </w:rPr>
          </w:rPrChange>
        </w:rPr>
        <w:pPrChange w:id="2840" w:author="Jordon Beijing" w:date="2020-09-05T23:26:00Z">
          <w:pPr>
            <w:ind w:firstLineChars="300" w:firstLine="720"/>
          </w:pPr>
        </w:pPrChange>
      </w:pPr>
      <w:ins w:id="2841" w:author="Jordon Beijing" w:date="2020-09-05T23:22:00Z">
        <w:r w:rsidRPr="00667630">
          <w:rPr>
            <w:rFonts w:ascii="Times New Roman" w:hAnsi="Times New Roman" w:cs="Times New Roman"/>
            <w:lang w:val="en-US"/>
            <w:rPrChange w:id="2842" w:author="Jordon Beijing" w:date="2020-09-05T23:24:00Z">
              <w:rPr>
                <w:rFonts w:ascii="Times" w:hAnsi="Times" w:hint="eastAsia"/>
                <w:lang w:val="en-US"/>
              </w:rPr>
            </w:rPrChange>
          </w:rPr>
          <w:t>“</w:t>
        </w:r>
        <w:r w:rsidRPr="00667630">
          <w:rPr>
            <w:rFonts w:ascii="Times New Roman" w:hAnsi="Times New Roman" w:cs="Times New Roman"/>
            <w:lang w:val="en-US"/>
            <w:rPrChange w:id="2843" w:author="Jordon Beijing" w:date="2020-09-05T23:24:00Z">
              <w:rPr>
                <w:rFonts w:ascii="Times" w:hAnsi="Times"/>
                <w:lang w:val="en-US"/>
              </w:rPr>
            </w:rPrChange>
          </w:rPr>
          <w:t>We’re here! Andrew! We’re here,” Clara cried.</w:t>
        </w:r>
      </w:ins>
    </w:p>
    <w:p w14:paraId="138800BC" w14:textId="7E5FBBA4" w:rsidR="002E5D5D" w:rsidRPr="00667630" w:rsidRDefault="002E5D5D" w:rsidP="00667630">
      <w:pPr>
        <w:ind w:firstLine="420"/>
        <w:rPr>
          <w:ins w:id="2844" w:author="Jordon Beijing" w:date="2020-09-05T23:22:00Z"/>
          <w:rFonts w:ascii="Times New Roman" w:hAnsi="Times New Roman" w:cs="Times New Roman"/>
          <w:lang w:val="en-US"/>
          <w:rPrChange w:id="2845" w:author="Jordon Beijing" w:date="2020-09-05T23:24:00Z">
            <w:rPr>
              <w:ins w:id="2846" w:author="Jordon Beijing" w:date="2020-09-05T23:22:00Z"/>
              <w:rFonts w:ascii="Times" w:hAnsi="Times"/>
              <w:lang w:val="en-US"/>
            </w:rPr>
          </w:rPrChange>
        </w:rPr>
        <w:pPrChange w:id="2847" w:author="Jordon Beijing" w:date="2020-09-05T23:26:00Z">
          <w:pPr>
            <w:ind w:firstLineChars="300" w:firstLine="720"/>
          </w:pPr>
        </w:pPrChange>
      </w:pPr>
      <w:ins w:id="2848" w:author="Jordon Beijing" w:date="2020-09-05T23:22:00Z">
        <w:r w:rsidRPr="00667630">
          <w:rPr>
            <w:rFonts w:ascii="Times New Roman" w:hAnsi="Times New Roman" w:cs="Times New Roman"/>
            <w:lang w:val="en-US"/>
            <w:rPrChange w:id="2849" w:author="Jordon Beijing" w:date="2020-09-05T23:24:00Z">
              <w:rPr>
                <w:rFonts w:ascii="Times" w:hAnsi="Times" w:hint="eastAsia"/>
                <w:lang w:val="en-US"/>
              </w:rPr>
            </w:rPrChange>
          </w:rPr>
          <w:t>“</w:t>
        </w:r>
        <w:r w:rsidRPr="00667630">
          <w:rPr>
            <w:rFonts w:ascii="Times New Roman" w:hAnsi="Times New Roman" w:cs="Times New Roman"/>
            <w:lang w:val="en-US"/>
            <w:rPrChange w:id="2850" w:author="Jordon Beijing" w:date="2020-09-05T23:24:00Z">
              <w:rPr>
                <w:rFonts w:ascii="Times" w:hAnsi="Times"/>
                <w:lang w:val="en-US"/>
              </w:rPr>
            </w:rPrChange>
          </w:rPr>
          <w:t xml:space="preserve">Let’s go! We need to get </w:t>
        </w:r>
      </w:ins>
      <w:ins w:id="2851" w:author="Jordon Beijing" w:date="2020-09-06T08:28:00Z">
        <w:r w:rsidR="001473E3">
          <w:rPr>
            <w:rFonts w:ascii="Times New Roman" w:hAnsi="Times New Roman" w:cs="Times New Roman"/>
            <w:lang w:val="en-US"/>
          </w:rPr>
          <w:t>off</w:t>
        </w:r>
      </w:ins>
      <w:ins w:id="2852" w:author="Jordon Beijing" w:date="2020-09-05T23:22:00Z">
        <w:r w:rsidRPr="00667630">
          <w:rPr>
            <w:rFonts w:ascii="Times New Roman" w:hAnsi="Times New Roman" w:cs="Times New Roman"/>
            <w:lang w:val="en-US"/>
            <w:rPrChange w:id="2853" w:author="Jordon Beijing" w:date="2020-09-05T23:24:00Z">
              <w:rPr>
                <w:rFonts w:ascii="Times" w:hAnsi="Times"/>
                <w:lang w:val="en-US"/>
              </w:rPr>
            </w:rPrChange>
          </w:rPr>
          <w:t xml:space="preserve"> of this island!” I </w:t>
        </w:r>
      </w:ins>
      <w:ins w:id="2854" w:author="Jordon Beijing" w:date="2020-09-06T08:28:00Z">
        <w:r w:rsidR="001473E3">
          <w:rPr>
            <w:rFonts w:ascii="Times New Roman" w:hAnsi="Times New Roman" w:cs="Times New Roman"/>
            <w:lang w:val="en-US"/>
          </w:rPr>
          <w:t>said</w:t>
        </w:r>
      </w:ins>
      <w:ins w:id="2855" w:author="Jordon Beijing" w:date="2020-09-05T23:22:00Z">
        <w:r w:rsidRPr="00667630">
          <w:rPr>
            <w:rFonts w:ascii="Times New Roman" w:hAnsi="Times New Roman" w:cs="Times New Roman"/>
            <w:lang w:val="en-US"/>
            <w:rPrChange w:id="2856" w:author="Jordon Beijing" w:date="2020-09-05T23:24:00Z">
              <w:rPr>
                <w:rFonts w:ascii="Times" w:hAnsi="Times"/>
                <w:lang w:val="en-US"/>
              </w:rPr>
            </w:rPrChange>
          </w:rPr>
          <w:t xml:space="preserve"> nervous</w:t>
        </w:r>
      </w:ins>
      <w:ins w:id="2857" w:author="Jordon Beijing" w:date="2020-09-06T08:28:00Z">
        <w:r w:rsidR="001473E3">
          <w:rPr>
            <w:rFonts w:ascii="Times New Roman" w:hAnsi="Times New Roman" w:cs="Times New Roman"/>
            <w:lang w:val="en-US"/>
          </w:rPr>
          <w:t>ly</w:t>
        </w:r>
      </w:ins>
      <w:ins w:id="2858" w:author="Jordon Beijing" w:date="2020-09-05T23:22:00Z">
        <w:r w:rsidRPr="00667630">
          <w:rPr>
            <w:rFonts w:ascii="Times New Roman" w:hAnsi="Times New Roman" w:cs="Times New Roman"/>
            <w:lang w:val="en-US"/>
            <w:rPrChange w:id="2859" w:author="Jordon Beijing" w:date="2020-09-05T23:24:00Z">
              <w:rPr>
                <w:rFonts w:ascii="Times" w:hAnsi="Times"/>
                <w:lang w:val="en-US"/>
              </w:rPr>
            </w:rPrChange>
          </w:rPr>
          <w:t>.</w:t>
        </w:r>
      </w:ins>
    </w:p>
    <w:p w14:paraId="6390E384" w14:textId="77777777" w:rsidR="002E5D5D" w:rsidRPr="00667630" w:rsidRDefault="002E5D5D" w:rsidP="00667630">
      <w:pPr>
        <w:ind w:firstLine="420"/>
        <w:rPr>
          <w:ins w:id="2860" w:author="Jordon Beijing" w:date="2020-09-05T23:22:00Z"/>
          <w:rFonts w:ascii="Times New Roman" w:hAnsi="Times New Roman" w:cs="Times New Roman"/>
          <w:lang w:val="en-US"/>
          <w:rPrChange w:id="2861" w:author="Jordon Beijing" w:date="2020-09-05T23:24:00Z">
            <w:rPr>
              <w:ins w:id="2862" w:author="Jordon Beijing" w:date="2020-09-05T23:22:00Z"/>
              <w:rFonts w:ascii="Times" w:hAnsi="Times"/>
              <w:lang w:val="en-US"/>
            </w:rPr>
          </w:rPrChange>
        </w:rPr>
        <w:pPrChange w:id="2863" w:author="Jordon Beijing" w:date="2020-09-05T23:26:00Z">
          <w:pPr>
            <w:ind w:firstLineChars="300" w:firstLine="720"/>
          </w:pPr>
        </w:pPrChange>
      </w:pPr>
      <w:ins w:id="2864" w:author="Jordon Beijing" w:date="2020-09-05T23:22:00Z">
        <w:r w:rsidRPr="00667630">
          <w:rPr>
            <w:rFonts w:ascii="Times New Roman" w:hAnsi="Times New Roman" w:cs="Times New Roman"/>
            <w:lang w:val="en-US"/>
            <w:rPrChange w:id="2865" w:author="Jordon Beijing" w:date="2020-09-05T23:24:00Z">
              <w:rPr>
                <w:rFonts w:ascii="Times" w:hAnsi="Times"/>
                <w:lang w:val="en-US"/>
              </w:rPr>
            </w:rPrChange>
          </w:rPr>
          <w:t>We ran to the beach on other side of island.</w:t>
        </w:r>
      </w:ins>
    </w:p>
    <w:p w14:paraId="48753A23" w14:textId="667BF63E" w:rsidR="002E5D5D" w:rsidRPr="00667630" w:rsidRDefault="002E5D5D" w:rsidP="00667630">
      <w:pPr>
        <w:ind w:firstLine="420"/>
        <w:rPr>
          <w:ins w:id="2866" w:author="Jordon Beijing" w:date="2020-09-05T23:22:00Z"/>
          <w:rFonts w:ascii="Times New Roman" w:hAnsi="Times New Roman" w:cs="Times New Roman"/>
          <w:lang w:val="en-US"/>
          <w:rPrChange w:id="2867" w:author="Jordon Beijing" w:date="2020-09-05T23:24:00Z">
            <w:rPr>
              <w:ins w:id="2868" w:author="Jordon Beijing" w:date="2020-09-05T23:22:00Z"/>
              <w:rFonts w:ascii="Times" w:hAnsi="Times"/>
              <w:lang w:val="en-US"/>
            </w:rPr>
          </w:rPrChange>
        </w:rPr>
        <w:pPrChange w:id="2869" w:author="Jordon Beijing" w:date="2020-09-05T23:26:00Z">
          <w:pPr>
            <w:ind w:firstLineChars="300" w:firstLine="720"/>
          </w:pPr>
        </w:pPrChange>
      </w:pPr>
      <w:ins w:id="2870" w:author="Jordon Beijing" w:date="2020-09-05T23:22:00Z">
        <w:r w:rsidRPr="00667630">
          <w:rPr>
            <w:rFonts w:ascii="Times New Roman" w:hAnsi="Times New Roman" w:cs="Times New Roman"/>
            <w:lang w:val="en-US"/>
            <w:rPrChange w:id="2871" w:author="Jordon Beijing" w:date="2020-09-05T23:24:00Z">
              <w:rPr>
                <w:rFonts w:ascii="Times" w:hAnsi="Times" w:hint="eastAsia"/>
                <w:lang w:val="en-US"/>
              </w:rPr>
            </w:rPrChange>
          </w:rPr>
          <w:t>“</w:t>
        </w:r>
        <w:r w:rsidRPr="00667630">
          <w:rPr>
            <w:rFonts w:ascii="Times New Roman" w:hAnsi="Times New Roman" w:cs="Times New Roman"/>
            <w:lang w:val="en-US"/>
            <w:rPrChange w:id="2872" w:author="Jordon Beijing" w:date="2020-09-05T23:24:00Z">
              <w:rPr>
                <w:rFonts w:ascii="Times" w:hAnsi="Times"/>
                <w:lang w:val="en-US"/>
              </w:rPr>
            </w:rPrChange>
          </w:rPr>
          <w:t>Look! There’s a boat!</w:t>
        </w:r>
      </w:ins>
      <w:ins w:id="2873" w:author="Jordon Beijing" w:date="2020-09-06T08:28:00Z">
        <w:r w:rsidR="001473E3">
          <w:rPr>
            <w:rFonts w:ascii="Times New Roman" w:hAnsi="Times New Roman" w:cs="Times New Roman"/>
            <w:lang w:val="en-US"/>
          </w:rPr>
          <w:t xml:space="preserve">” </w:t>
        </w:r>
        <w:r w:rsidR="001473E3" w:rsidRPr="00A646A5">
          <w:rPr>
            <w:rFonts w:ascii="Times New Roman" w:hAnsi="Times New Roman" w:cs="Times New Roman"/>
            <w:lang w:val="en-US"/>
          </w:rPr>
          <w:t>Leo whispered.</w:t>
        </w:r>
      </w:ins>
      <w:ins w:id="2874" w:author="Jordon Beijing" w:date="2020-09-05T23:22:00Z">
        <w:r w:rsidRPr="00667630">
          <w:rPr>
            <w:rFonts w:ascii="Times New Roman" w:hAnsi="Times New Roman" w:cs="Times New Roman"/>
            <w:lang w:val="en-US"/>
            <w:rPrChange w:id="2875" w:author="Jordon Beijing" w:date="2020-09-05T23:24:00Z">
              <w:rPr>
                <w:rFonts w:ascii="Times" w:hAnsi="Times"/>
                <w:lang w:val="en-US"/>
              </w:rPr>
            </w:rPrChange>
          </w:rPr>
          <w:t xml:space="preserve"> </w:t>
        </w:r>
      </w:ins>
      <w:ins w:id="2876" w:author="Jordon Beijing" w:date="2020-09-06T08:29:00Z">
        <w:r w:rsidR="001473E3">
          <w:rPr>
            <w:rFonts w:ascii="Times New Roman" w:hAnsi="Times New Roman" w:cs="Times New Roman"/>
            <w:lang w:val="en-US"/>
          </w:rPr>
          <w:t>“</w:t>
        </w:r>
      </w:ins>
      <w:ins w:id="2877" w:author="Jordon Beijing" w:date="2020-09-05T23:22:00Z">
        <w:r w:rsidRPr="00667630">
          <w:rPr>
            <w:rFonts w:ascii="Times New Roman" w:hAnsi="Times New Roman" w:cs="Times New Roman"/>
            <w:lang w:val="en-US"/>
            <w:rPrChange w:id="2878" w:author="Jordon Beijing" w:date="2020-09-05T23:24:00Z">
              <w:rPr>
                <w:rFonts w:ascii="Times" w:hAnsi="Times"/>
                <w:lang w:val="en-US"/>
              </w:rPr>
            </w:rPrChange>
          </w:rPr>
          <w:t>Let’s go! Quickly</w:t>
        </w:r>
      </w:ins>
      <w:ins w:id="2879" w:author="Jordon Beijing" w:date="2020-09-06T08:29:00Z">
        <w:r w:rsidR="001473E3">
          <w:rPr>
            <w:rFonts w:ascii="Times New Roman" w:hAnsi="Times New Roman" w:cs="Times New Roman"/>
            <w:lang w:val="en-US"/>
          </w:rPr>
          <w:t>!</w:t>
        </w:r>
      </w:ins>
      <w:ins w:id="2880" w:author="Jordon Beijing" w:date="2020-09-05T23:22:00Z">
        <w:r w:rsidRPr="00667630">
          <w:rPr>
            <w:rFonts w:ascii="Times New Roman" w:hAnsi="Times New Roman" w:cs="Times New Roman"/>
            <w:lang w:val="en-US"/>
            <w:rPrChange w:id="2881" w:author="Jordon Beijing" w:date="2020-09-05T23:24:00Z">
              <w:rPr>
                <w:rFonts w:ascii="Times" w:hAnsi="Times"/>
                <w:lang w:val="en-US"/>
              </w:rPr>
            </w:rPrChange>
          </w:rPr>
          <w:t xml:space="preserve">” </w:t>
        </w:r>
      </w:ins>
    </w:p>
    <w:p w14:paraId="54441BDE" w14:textId="5FB65632" w:rsidR="002E5D5D" w:rsidRPr="00667630" w:rsidRDefault="002E5D5D" w:rsidP="00667630">
      <w:pPr>
        <w:ind w:firstLine="420"/>
        <w:rPr>
          <w:ins w:id="2882" w:author="Jordon Beijing" w:date="2020-09-05T23:22:00Z"/>
          <w:rFonts w:ascii="Times New Roman" w:hAnsi="Times New Roman" w:cs="Times New Roman"/>
          <w:lang w:val="en-US"/>
          <w:rPrChange w:id="2883" w:author="Jordon Beijing" w:date="2020-09-05T23:24:00Z">
            <w:rPr>
              <w:ins w:id="2884" w:author="Jordon Beijing" w:date="2020-09-05T23:22:00Z"/>
              <w:rFonts w:ascii="Times" w:hAnsi="Times"/>
              <w:lang w:val="en-US"/>
            </w:rPr>
          </w:rPrChange>
        </w:rPr>
        <w:pPrChange w:id="2885" w:author="Jordon Beijing" w:date="2020-09-05T23:26:00Z">
          <w:pPr>
            <w:ind w:firstLineChars="300" w:firstLine="720"/>
          </w:pPr>
        </w:pPrChange>
      </w:pPr>
      <w:ins w:id="2886" w:author="Jordon Beijing" w:date="2020-09-05T23:22:00Z">
        <w:r w:rsidRPr="00667630">
          <w:rPr>
            <w:rFonts w:ascii="Times New Roman" w:hAnsi="Times New Roman" w:cs="Times New Roman"/>
            <w:lang w:val="en-US"/>
            <w:rPrChange w:id="2887" w:author="Jordon Beijing" w:date="2020-09-05T23:24:00Z">
              <w:rPr>
                <w:rFonts w:ascii="Times" w:hAnsi="Times"/>
                <w:lang w:val="en-US"/>
              </w:rPr>
            </w:rPrChange>
          </w:rPr>
          <w:t>We pushed the boat into the water</w:t>
        </w:r>
      </w:ins>
      <w:ins w:id="2888" w:author="Jordon Beijing" w:date="2020-09-06T08:29:00Z">
        <w:r w:rsidR="001473E3">
          <w:rPr>
            <w:rFonts w:ascii="Times New Roman" w:hAnsi="Times New Roman" w:cs="Times New Roman"/>
            <w:lang w:val="en-US"/>
          </w:rPr>
          <w:t>.</w:t>
        </w:r>
      </w:ins>
      <w:ins w:id="2889" w:author="Jordon Beijing" w:date="2020-09-05T23:22:00Z">
        <w:r w:rsidRPr="00667630">
          <w:rPr>
            <w:rFonts w:ascii="Times New Roman" w:hAnsi="Times New Roman" w:cs="Times New Roman"/>
            <w:lang w:val="en-US"/>
            <w:rPrChange w:id="2890" w:author="Jordon Beijing" w:date="2020-09-05T23:24:00Z">
              <w:rPr>
                <w:rFonts w:ascii="Times" w:hAnsi="Times"/>
                <w:lang w:val="en-US"/>
              </w:rPr>
            </w:rPrChange>
          </w:rPr>
          <w:t xml:space="preserve"> </w:t>
        </w:r>
      </w:ins>
      <w:ins w:id="2891" w:author="Jordon Beijing" w:date="2020-09-06T08:29:00Z">
        <w:r w:rsidR="001473E3">
          <w:rPr>
            <w:rFonts w:ascii="Times New Roman" w:hAnsi="Times New Roman" w:cs="Times New Roman"/>
            <w:lang w:val="en-US"/>
          </w:rPr>
          <w:t>E</w:t>
        </w:r>
      </w:ins>
      <w:ins w:id="2892" w:author="Jordon Beijing" w:date="2020-09-05T23:22:00Z">
        <w:r w:rsidRPr="00667630">
          <w:rPr>
            <w:rFonts w:ascii="Times New Roman" w:hAnsi="Times New Roman" w:cs="Times New Roman"/>
            <w:lang w:val="en-US"/>
            <w:rPrChange w:id="2893" w:author="Jordon Beijing" w:date="2020-09-05T23:24:00Z">
              <w:rPr>
                <w:rFonts w:ascii="Times" w:hAnsi="Times"/>
                <w:lang w:val="en-US"/>
              </w:rPr>
            </w:rPrChange>
          </w:rPr>
          <w:t xml:space="preserve">verybody </w:t>
        </w:r>
      </w:ins>
      <w:ins w:id="2894" w:author="Jordon Beijing" w:date="2020-09-06T08:29:00Z">
        <w:r w:rsidR="001473E3">
          <w:rPr>
            <w:rFonts w:ascii="Times New Roman" w:hAnsi="Times New Roman" w:cs="Times New Roman"/>
            <w:lang w:val="en-US"/>
          </w:rPr>
          <w:t>had</w:t>
        </w:r>
      </w:ins>
      <w:ins w:id="2895" w:author="Jordon Beijing" w:date="2020-09-05T23:22:00Z">
        <w:r w:rsidRPr="00667630">
          <w:rPr>
            <w:rFonts w:ascii="Times New Roman" w:hAnsi="Times New Roman" w:cs="Times New Roman"/>
            <w:lang w:val="en-US"/>
            <w:rPrChange w:id="2896" w:author="Jordon Beijing" w:date="2020-09-05T23:24:00Z">
              <w:rPr>
                <w:rFonts w:ascii="Times" w:hAnsi="Times"/>
                <w:lang w:val="en-US"/>
              </w:rPr>
            </w:rPrChange>
          </w:rPr>
          <w:t xml:space="preserve"> their own bottle of water and </w:t>
        </w:r>
      </w:ins>
      <w:ins w:id="2897" w:author="Jordon Beijing" w:date="2020-09-06T08:31:00Z">
        <w:r w:rsidR="001473E3">
          <w:rPr>
            <w:rFonts w:ascii="Times New Roman" w:hAnsi="Times New Roman" w:cs="Times New Roman"/>
            <w:lang w:val="en-US"/>
          </w:rPr>
          <w:t>ship</w:t>
        </w:r>
      </w:ins>
      <w:ins w:id="2898" w:author="Jordon Beijing" w:date="2020-09-05T23:22:00Z">
        <w:r w:rsidRPr="00667630">
          <w:rPr>
            <w:rFonts w:ascii="Times New Roman" w:hAnsi="Times New Roman" w:cs="Times New Roman"/>
            <w:lang w:val="en-US"/>
            <w:rPrChange w:id="2899" w:author="Jordon Beijing" w:date="2020-09-05T23:24:00Z">
              <w:rPr>
                <w:rFonts w:ascii="Times" w:hAnsi="Times"/>
                <w:lang w:val="en-US"/>
              </w:rPr>
            </w:rPrChange>
          </w:rPr>
          <w:t xml:space="preserve"> bread. When </w:t>
        </w:r>
      </w:ins>
      <w:ins w:id="2900" w:author="Jordon Beijing" w:date="2020-09-06T08:31:00Z">
        <w:r w:rsidR="001473E3">
          <w:rPr>
            <w:rFonts w:ascii="Times New Roman" w:hAnsi="Times New Roman" w:cs="Times New Roman"/>
            <w:lang w:val="en-US"/>
          </w:rPr>
          <w:t>they</w:t>
        </w:r>
      </w:ins>
      <w:ins w:id="2901" w:author="Jordon Beijing" w:date="2020-09-05T23:22:00Z">
        <w:r w:rsidRPr="00667630">
          <w:rPr>
            <w:rFonts w:ascii="Times New Roman" w:hAnsi="Times New Roman" w:cs="Times New Roman"/>
            <w:lang w:val="en-US"/>
            <w:rPrChange w:id="2902" w:author="Jordon Beijing" w:date="2020-09-05T23:24:00Z">
              <w:rPr>
                <w:rFonts w:ascii="Times" w:hAnsi="Times"/>
                <w:lang w:val="en-US"/>
              </w:rPr>
            </w:rPrChange>
          </w:rPr>
          <w:t xml:space="preserve"> all jump</w:t>
        </w:r>
      </w:ins>
      <w:ins w:id="2903" w:author="Jordon Beijing" w:date="2020-09-06T08:29:00Z">
        <w:r w:rsidR="001473E3">
          <w:rPr>
            <w:rFonts w:ascii="Times New Roman" w:hAnsi="Times New Roman" w:cs="Times New Roman"/>
            <w:lang w:val="en-US"/>
          </w:rPr>
          <w:t>ed</w:t>
        </w:r>
      </w:ins>
      <w:ins w:id="2904" w:author="Jordon Beijing" w:date="2020-09-05T23:22:00Z">
        <w:r w:rsidRPr="00667630">
          <w:rPr>
            <w:rFonts w:ascii="Times New Roman" w:hAnsi="Times New Roman" w:cs="Times New Roman"/>
            <w:lang w:val="en-US"/>
            <w:rPrChange w:id="2905" w:author="Jordon Beijing" w:date="2020-09-05T23:24:00Z">
              <w:rPr>
                <w:rFonts w:ascii="Times" w:hAnsi="Times"/>
                <w:lang w:val="en-US"/>
              </w:rPr>
            </w:rPrChange>
          </w:rPr>
          <w:t xml:space="preserve"> into the water, the boat flo</w:t>
        </w:r>
      </w:ins>
      <w:ins w:id="2906" w:author="Jordon Beijing" w:date="2020-09-06T08:29:00Z">
        <w:r w:rsidR="001473E3">
          <w:rPr>
            <w:rFonts w:ascii="Times New Roman" w:hAnsi="Times New Roman" w:cs="Times New Roman"/>
            <w:lang w:val="en-US"/>
          </w:rPr>
          <w:t>ated</w:t>
        </w:r>
      </w:ins>
      <w:ins w:id="2907" w:author="Jordon Beijing" w:date="2020-09-05T23:22:00Z">
        <w:r w:rsidRPr="00667630">
          <w:rPr>
            <w:rFonts w:ascii="Times New Roman" w:hAnsi="Times New Roman" w:cs="Times New Roman"/>
            <w:lang w:val="en-US"/>
            <w:rPrChange w:id="2908" w:author="Jordon Beijing" w:date="2020-09-05T23:24:00Z">
              <w:rPr>
                <w:rFonts w:ascii="Times" w:hAnsi="Times"/>
                <w:lang w:val="en-US"/>
              </w:rPr>
            </w:rPrChange>
          </w:rPr>
          <w:t xml:space="preserve"> away.</w:t>
        </w:r>
      </w:ins>
    </w:p>
    <w:p w14:paraId="53EDF49B" w14:textId="2FAD0DDE" w:rsidR="002E5D5D" w:rsidRPr="00667630" w:rsidRDefault="002E5D5D" w:rsidP="001473E3">
      <w:pPr>
        <w:ind w:firstLine="420"/>
        <w:rPr>
          <w:ins w:id="2909" w:author="Jordon Beijing" w:date="2020-09-05T23:22:00Z"/>
          <w:rFonts w:ascii="Times New Roman" w:hAnsi="Times New Roman" w:cs="Times New Roman"/>
          <w:lang w:val="en-US"/>
          <w:rPrChange w:id="2910" w:author="Jordon Beijing" w:date="2020-09-05T23:24:00Z">
            <w:rPr>
              <w:ins w:id="2911" w:author="Jordon Beijing" w:date="2020-09-05T23:22:00Z"/>
              <w:rFonts w:ascii="Times" w:hAnsi="Times"/>
              <w:lang w:val="en-US"/>
            </w:rPr>
          </w:rPrChange>
        </w:rPr>
        <w:pPrChange w:id="2912" w:author="Jordon Beijing" w:date="2020-09-06T08:31:00Z">
          <w:pPr>
            <w:ind w:firstLineChars="300" w:firstLine="720"/>
          </w:pPr>
        </w:pPrChange>
      </w:pPr>
      <w:ins w:id="2913" w:author="Jordon Beijing" w:date="2020-09-05T23:22:00Z">
        <w:r w:rsidRPr="00667630">
          <w:rPr>
            <w:rFonts w:ascii="Times New Roman" w:hAnsi="Times New Roman" w:cs="Times New Roman"/>
            <w:lang w:val="en-US"/>
            <w:rPrChange w:id="2914" w:author="Jordon Beijing" w:date="2020-09-05T23:24:00Z">
              <w:rPr>
                <w:rFonts w:ascii="Times" w:hAnsi="Times" w:hint="eastAsia"/>
                <w:lang w:val="en-US"/>
              </w:rPr>
            </w:rPrChange>
          </w:rPr>
          <w:t>“</w:t>
        </w:r>
        <w:r w:rsidRPr="00667630">
          <w:rPr>
            <w:rFonts w:ascii="Times New Roman" w:hAnsi="Times New Roman" w:cs="Times New Roman"/>
            <w:lang w:val="en-US"/>
            <w:rPrChange w:id="2915" w:author="Jordon Beijing" w:date="2020-09-05T23:24:00Z">
              <w:rPr>
                <w:rFonts w:ascii="Times" w:hAnsi="Times"/>
                <w:lang w:val="en-US"/>
              </w:rPr>
            </w:rPrChange>
          </w:rPr>
          <w:t>Diana! Quick</w:t>
        </w:r>
      </w:ins>
      <w:ins w:id="2916" w:author="Jordon Beijing" w:date="2020-09-06T08:30:00Z">
        <w:r w:rsidR="001473E3">
          <w:rPr>
            <w:rFonts w:ascii="Times New Roman" w:hAnsi="Times New Roman" w:cs="Times New Roman"/>
            <w:lang w:val="en-US"/>
          </w:rPr>
          <w:t xml:space="preserve">!” </w:t>
        </w:r>
        <w:r w:rsidR="001473E3" w:rsidRPr="00A646A5">
          <w:rPr>
            <w:rFonts w:ascii="Times New Roman" w:hAnsi="Times New Roman" w:cs="Times New Roman"/>
            <w:lang w:val="en-US"/>
          </w:rPr>
          <w:t>Clara shouted to me.</w:t>
        </w:r>
      </w:ins>
      <w:ins w:id="2917" w:author="Jordon Beijing" w:date="2020-09-05T23:22:00Z">
        <w:r w:rsidRPr="00667630">
          <w:rPr>
            <w:rFonts w:ascii="Times New Roman" w:hAnsi="Times New Roman" w:cs="Times New Roman"/>
            <w:lang w:val="en-US"/>
            <w:rPrChange w:id="2918" w:author="Jordon Beijing" w:date="2020-09-05T23:24:00Z">
              <w:rPr>
                <w:rFonts w:ascii="Times" w:hAnsi="Times"/>
                <w:lang w:val="en-US"/>
              </w:rPr>
            </w:rPrChange>
          </w:rPr>
          <w:t xml:space="preserve"> </w:t>
        </w:r>
      </w:ins>
      <w:ins w:id="2919" w:author="Jordon Beijing" w:date="2020-09-06T08:31:00Z">
        <w:r w:rsidR="001473E3">
          <w:rPr>
            <w:rFonts w:ascii="Times New Roman" w:hAnsi="Times New Roman" w:cs="Times New Roman"/>
            <w:lang w:val="en-US"/>
          </w:rPr>
          <w:t>“</w:t>
        </w:r>
      </w:ins>
      <w:ins w:id="2920" w:author="Jordon Beijing" w:date="2020-09-06T08:30:00Z">
        <w:r w:rsidR="001473E3">
          <w:rPr>
            <w:rFonts w:ascii="Times New Roman" w:hAnsi="Times New Roman" w:cs="Times New Roman"/>
            <w:lang w:val="en-US"/>
          </w:rPr>
          <w:t>W</w:t>
        </w:r>
      </w:ins>
      <w:ins w:id="2921" w:author="Jordon Beijing" w:date="2020-09-05T23:22:00Z">
        <w:r w:rsidRPr="00667630">
          <w:rPr>
            <w:rFonts w:ascii="Times New Roman" w:hAnsi="Times New Roman" w:cs="Times New Roman"/>
            <w:lang w:val="en-US"/>
            <w:rPrChange w:id="2922" w:author="Jordon Beijing" w:date="2020-09-05T23:24:00Z">
              <w:rPr>
                <w:rFonts w:ascii="Times" w:hAnsi="Times"/>
                <w:lang w:val="en-US"/>
              </w:rPr>
            </w:rPrChange>
          </w:rPr>
          <w:t>e’re going to flo</w:t>
        </w:r>
      </w:ins>
      <w:ins w:id="2923" w:author="Jordon Beijing" w:date="2020-09-06T08:30:00Z">
        <w:r w:rsidR="001473E3">
          <w:rPr>
            <w:rFonts w:ascii="Times New Roman" w:hAnsi="Times New Roman" w:cs="Times New Roman"/>
            <w:lang w:val="en-US"/>
          </w:rPr>
          <w:t>at</w:t>
        </w:r>
      </w:ins>
      <w:ins w:id="2924" w:author="Jordon Beijing" w:date="2020-09-05T23:22:00Z">
        <w:r w:rsidRPr="00667630">
          <w:rPr>
            <w:rFonts w:ascii="Times New Roman" w:hAnsi="Times New Roman" w:cs="Times New Roman"/>
            <w:lang w:val="en-US"/>
            <w:rPrChange w:id="2925" w:author="Jordon Beijing" w:date="2020-09-05T23:24:00Z">
              <w:rPr>
                <w:rFonts w:ascii="Times" w:hAnsi="Times"/>
                <w:lang w:val="en-US"/>
              </w:rPr>
            </w:rPrChange>
          </w:rPr>
          <w:t xml:space="preserve"> away</w:t>
        </w:r>
      </w:ins>
      <w:ins w:id="2926" w:author="Jordon Beijing" w:date="2020-09-06T08:30:00Z">
        <w:r w:rsidR="001473E3">
          <w:rPr>
            <w:rFonts w:ascii="Times New Roman" w:hAnsi="Times New Roman" w:cs="Times New Roman"/>
            <w:lang w:val="en-US"/>
          </w:rPr>
          <w:t>.</w:t>
        </w:r>
      </w:ins>
      <w:ins w:id="2927" w:author="Jordon Beijing" w:date="2020-09-05T23:22:00Z">
        <w:r w:rsidRPr="00667630">
          <w:rPr>
            <w:rFonts w:ascii="Times New Roman" w:hAnsi="Times New Roman" w:cs="Times New Roman"/>
            <w:lang w:val="en-US"/>
            <w:rPrChange w:id="2928" w:author="Jordon Beijing" w:date="2020-09-05T23:24:00Z">
              <w:rPr>
                <w:rFonts w:ascii="Times" w:hAnsi="Times"/>
                <w:lang w:val="en-US"/>
              </w:rPr>
            </w:rPrChange>
          </w:rPr>
          <w:t xml:space="preserve"> </w:t>
        </w:r>
      </w:ins>
      <w:ins w:id="2929" w:author="Jordon Beijing" w:date="2020-09-06T08:30:00Z">
        <w:r w:rsidR="001473E3">
          <w:rPr>
            <w:rFonts w:ascii="Times New Roman" w:hAnsi="Times New Roman" w:cs="Times New Roman"/>
            <w:lang w:val="en-US"/>
          </w:rPr>
          <w:t>J</w:t>
        </w:r>
      </w:ins>
      <w:ins w:id="2930" w:author="Jordon Beijing" w:date="2020-09-05T23:22:00Z">
        <w:r w:rsidRPr="00667630">
          <w:rPr>
            <w:rFonts w:ascii="Times New Roman" w:hAnsi="Times New Roman" w:cs="Times New Roman"/>
            <w:lang w:val="en-US"/>
            <w:rPrChange w:id="2931" w:author="Jordon Beijing" w:date="2020-09-05T23:24:00Z">
              <w:rPr>
                <w:rFonts w:ascii="Times" w:hAnsi="Times"/>
                <w:lang w:val="en-US"/>
              </w:rPr>
            </w:rPrChange>
          </w:rPr>
          <w:t>ump on the boat! Quickly</w:t>
        </w:r>
      </w:ins>
      <w:ins w:id="2932" w:author="Jordon Beijing" w:date="2020-09-06T08:30:00Z">
        <w:r w:rsidR="001473E3">
          <w:rPr>
            <w:rFonts w:ascii="Times New Roman" w:hAnsi="Times New Roman" w:cs="Times New Roman"/>
            <w:lang w:val="en-US"/>
          </w:rPr>
          <w:t>!</w:t>
        </w:r>
      </w:ins>
      <w:ins w:id="2933" w:author="Jordon Beijing" w:date="2020-09-05T23:22:00Z">
        <w:r w:rsidRPr="00667630">
          <w:rPr>
            <w:rFonts w:ascii="Times New Roman" w:hAnsi="Times New Roman" w:cs="Times New Roman"/>
            <w:lang w:val="en-US"/>
            <w:rPrChange w:id="2934" w:author="Jordon Beijing" w:date="2020-09-05T23:24:00Z">
              <w:rPr>
                <w:rFonts w:ascii="Times" w:hAnsi="Times"/>
                <w:lang w:val="en-US"/>
              </w:rPr>
            </w:rPrChange>
          </w:rPr>
          <w:t>”</w:t>
        </w:r>
      </w:ins>
    </w:p>
    <w:p w14:paraId="715D98A1" w14:textId="64A1309A" w:rsidR="002E5D5D" w:rsidRPr="00667630" w:rsidRDefault="002E5D5D" w:rsidP="00667630">
      <w:pPr>
        <w:ind w:firstLine="420"/>
        <w:rPr>
          <w:ins w:id="2935" w:author="Jordon Beijing" w:date="2020-09-05T23:22:00Z"/>
          <w:rFonts w:ascii="Times New Roman" w:hAnsi="Times New Roman" w:cs="Times New Roman"/>
          <w:lang w:val="en-US"/>
          <w:rPrChange w:id="2936" w:author="Jordon Beijing" w:date="2020-09-05T23:24:00Z">
            <w:rPr>
              <w:ins w:id="2937" w:author="Jordon Beijing" w:date="2020-09-05T23:22:00Z"/>
              <w:rFonts w:ascii="Times" w:hAnsi="Times"/>
              <w:lang w:val="en-US"/>
            </w:rPr>
          </w:rPrChange>
        </w:rPr>
        <w:pPrChange w:id="2938" w:author="Jordon Beijing" w:date="2020-09-05T23:30:00Z">
          <w:pPr>
            <w:ind w:firstLineChars="300" w:firstLine="720"/>
          </w:pPr>
        </w:pPrChange>
      </w:pPr>
      <w:ins w:id="2939" w:author="Jordon Beijing" w:date="2020-09-05T23:22:00Z">
        <w:r w:rsidRPr="00667630">
          <w:rPr>
            <w:rFonts w:ascii="Times New Roman" w:hAnsi="Times New Roman" w:cs="Times New Roman"/>
            <w:lang w:val="en-US"/>
            <w:rPrChange w:id="2940" w:author="Jordon Beijing" w:date="2020-09-05T23:24:00Z">
              <w:rPr>
                <w:rFonts w:ascii="Times" w:hAnsi="Times" w:hint="eastAsia"/>
                <w:lang w:val="en-US"/>
              </w:rPr>
            </w:rPrChange>
          </w:rPr>
          <w:t>“</w:t>
        </w:r>
        <w:r w:rsidRPr="00667630">
          <w:rPr>
            <w:rFonts w:ascii="Times New Roman" w:hAnsi="Times New Roman" w:cs="Times New Roman"/>
            <w:lang w:val="en-US"/>
            <w:rPrChange w:id="2941" w:author="Jordon Beijing" w:date="2020-09-05T23:24:00Z">
              <w:rPr>
                <w:rFonts w:ascii="Times" w:hAnsi="Times"/>
                <w:lang w:val="en-US"/>
              </w:rPr>
            </w:rPrChange>
          </w:rPr>
          <w:t>I’m trying!” I almost cried</w:t>
        </w:r>
      </w:ins>
      <w:ins w:id="2942" w:author="Jordon Beijing" w:date="2020-09-05T23:30:00Z">
        <w:r w:rsidR="00667630">
          <w:rPr>
            <w:rFonts w:ascii="Times New Roman" w:hAnsi="Times New Roman" w:cs="Times New Roman"/>
            <w:lang w:val="en-US"/>
          </w:rPr>
          <w:t>.</w:t>
        </w:r>
      </w:ins>
      <w:ins w:id="2943" w:author="Jordon Beijing" w:date="2020-09-05T23:22:00Z">
        <w:r w:rsidRPr="00667630">
          <w:rPr>
            <w:rFonts w:ascii="Times New Roman" w:hAnsi="Times New Roman" w:cs="Times New Roman"/>
            <w:lang w:val="en-US"/>
            <w:rPrChange w:id="2944" w:author="Jordon Beijing" w:date="2020-09-05T23:24:00Z">
              <w:rPr>
                <w:rFonts w:ascii="Times" w:hAnsi="Times"/>
                <w:lang w:val="en-US"/>
              </w:rPr>
            </w:rPrChange>
          </w:rPr>
          <w:t xml:space="preserve"> </w:t>
        </w:r>
        <w:r w:rsidRPr="00667630">
          <w:rPr>
            <w:rFonts w:ascii="Times New Roman" w:hAnsi="Times New Roman" w:cs="Times New Roman"/>
            <w:lang w:val="en-US"/>
            <w:rPrChange w:id="2945" w:author="Jordon Beijing" w:date="2020-09-05T23:24:00Z">
              <w:rPr>
                <w:rFonts w:ascii="Times" w:hAnsi="Times" w:hint="eastAsia"/>
                <w:lang w:val="en-US"/>
              </w:rPr>
            </w:rPrChange>
          </w:rPr>
          <w:t>“</w:t>
        </w:r>
        <w:r w:rsidRPr="00667630">
          <w:rPr>
            <w:rFonts w:ascii="Times New Roman" w:hAnsi="Times New Roman" w:cs="Times New Roman"/>
            <w:lang w:val="en-US"/>
            <w:rPrChange w:id="2946" w:author="Jordon Beijing" w:date="2020-09-05T23:24:00Z">
              <w:rPr>
                <w:rFonts w:ascii="Times" w:hAnsi="Times"/>
                <w:lang w:val="en-US"/>
              </w:rPr>
            </w:rPrChange>
          </w:rPr>
          <w:t>You guys are too far away from me! Oh no</w:t>
        </w:r>
      </w:ins>
      <w:ins w:id="2947" w:author="Jordon Beijing" w:date="2020-09-06T08:31:00Z">
        <w:r w:rsidR="001473E3">
          <w:rPr>
            <w:rFonts w:ascii="Times New Roman" w:hAnsi="Times New Roman" w:cs="Times New Roman"/>
            <w:lang w:val="en-US"/>
          </w:rPr>
          <w:t>!</w:t>
        </w:r>
      </w:ins>
      <w:ins w:id="2948" w:author="Jordon Beijing" w:date="2020-09-05T23:22:00Z">
        <w:r w:rsidRPr="00667630">
          <w:rPr>
            <w:rFonts w:ascii="Times New Roman" w:hAnsi="Times New Roman" w:cs="Times New Roman"/>
            <w:lang w:val="en-US"/>
            <w:rPrChange w:id="2949" w:author="Jordon Beijing" w:date="2020-09-05T23:24:00Z">
              <w:rPr>
                <w:rFonts w:ascii="Times" w:hAnsi="Times"/>
                <w:lang w:val="en-US"/>
              </w:rPr>
            </w:rPrChange>
          </w:rPr>
          <w:t>”</w:t>
        </w:r>
      </w:ins>
    </w:p>
    <w:p w14:paraId="2EB54A4E" w14:textId="2708926A" w:rsidR="002E5D5D" w:rsidRPr="00667630" w:rsidRDefault="002E5D5D" w:rsidP="00667630">
      <w:pPr>
        <w:ind w:firstLine="420"/>
        <w:rPr>
          <w:ins w:id="2950" w:author="Jordon Beijing" w:date="2020-09-05T23:22:00Z"/>
          <w:rFonts w:ascii="Times New Roman" w:hAnsi="Times New Roman" w:cs="Times New Roman"/>
          <w:lang w:val="en-US"/>
          <w:rPrChange w:id="2951" w:author="Jordon Beijing" w:date="2020-09-05T23:24:00Z">
            <w:rPr>
              <w:ins w:id="2952" w:author="Jordon Beijing" w:date="2020-09-05T23:22:00Z"/>
              <w:rFonts w:ascii="Times" w:hAnsi="Times"/>
              <w:lang w:val="en-US"/>
            </w:rPr>
          </w:rPrChange>
        </w:rPr>
        <w:pPrChange w:id="2953" w:author="Jordon Beijing" w:date="2020-09-05T23:26:00Z">
          <w:pPr>
            <w:ind w:firstLineChars="300" w:firstLine="720"/>
          </w:pPr>
        </w:pPrChange>
      </w:pPr>
      <w:ins w:id="2954" w:author="Jordon Beijing" w:date="2020-09-05T23:22:00Z">
        <w:r w:rsidRPr="00667630">
          <w:rPr>
            <w:rFonts w:ascii="Times New Roman" w:hAnsi="Times New Roman" w:cs="Times New Roman"/>
            <w:lang w:val="en-US"/>
            <w:rPrChange w:id="2955" w:author="Jordon Beijing" w:date="2020-09-05T23:24:00Z">
              <w:rPr>
                <w:rFonts w:ascii="Times" w:hAnsi="Times"/>
                <w:lang w:val="en-US"/>
              </w:rPr>
            </w:rPrChange>
          </w:rPr>
          <w:lastRenderedPageBreak/>
          <w:t xml:space="preserve">Suddenly, a rope was thrown </w:t>
        </w:r>
      </w:ins>
      <w:ins w:id="2956" w:author="Jordon Beijing" w:date="2020-09-06T08:26:00Z">
        <w:r w:rsidR="00A03760">
          <w:rPr>
            <w:rFonts w:ascii="Times New Roman" w:hAnsi="Times New Roman" w:cs="Times New Roman"/>
            <w:lang w:val="en-US"/>
          </w:rPr>
          <w:t>to</w:t>
        </w:r>
      </w:ins>
      <w:ins w:id="2957" w:author="Jordon Beijing" w:date="2020-09-05T23:22:00Z">
        <w:r w:rsidRPr="00667630">
          <w:rPr>
            <w:rFonts w:ascii="Times New Roman" w:hAnsi="Times New Roman" w:cs="Times New Roman"/>
            <w:lang w:val="en-US"/>
            <w:rPrChange w:id="2958" w:author="Jordon Beijing" w:date="2020-09-05T23:24:00Z">
              <w:rPr>
                <w:rFonts w:ascii="Times" w:hAnsi="Times"/>
                <w:lang w:val="en-US"/>
              </w:rPr>
            </w:rPrChange>
          </w:rPr>
          <w:t xml:space="preserve"> me</w:t>
        </w:r>
      </w:ins>
      <w:ins w:id="2959" w:author="Jordon Beijing" w:date="2020-09-05T23:30:00Z">
        <w:r w:rsidR="00667630">
          <w:rPr>
            <w:rFonts w:ascii="Times New Roman" w:hAnsi="Times New Roman" w:cs="Times New Roman"/>
            <w:lang w:val="en-US"/>
          </w:rPr>
          <w:t>.</w:t>
        </w:r>
      </w:ins>
    </w:p>
    <w:p w14:paraId="50F451B6" w14:textId="11518204" w:rsidR="002E5D5D" w:rsidRPr="00667630" w:rsidRDefault="002E5D5D" w:rsidP="00667630">
      <w:pPr>
        <w:ind w:firstLine="420"/>
        <w:rPr>
          <w:ins w:id="2960" w:author="Jordon Beijing" w:date="2020-09-05T23:22:00Z"/>
          <w:rFonts w:ascii="Times New Roman" w:hAnsi="Times New Roman" w:cs="Times New Roman"/>
          <w:lang w:val="en-US"/>
          <w:rPrChange w:id="2961" w:author="Jordon Beijing" w:date="2020-09-05T23:24:00Z">
            <w:rPr>
              <w:ins w:id="2962" w:author="Jordon Beijing" w:date="2020-09-05T23:22:00Z"/>
              <w:rFonts w:ascii="Times" w:hAnsi="Times"/>
              <w:lang w:val="en-US"/>
            </w:rPr>
          </w:rPrChange>
        </w:rPr>
        <w:pPrChange w:id="2963" w:author="Jordon Beijing" w:date="2020-09-05T23:31:00Z">
          <w:pPr>
            <w:ind w:firstLineChars="300" w:firstLine="720"/>
          </w:pPr>
        </w:pPrChange>
      </w:pPr>
      <w:ins w:id="2964" w:author="Jordon Beijing" w:date="2020-09-05T23:22:00Z">
        <w:r w:rsidRPr="00667630">
          <w:rPr>
            <w:rFonts w:ascii="Times New Roman" w:hAnsi="Times New Roman" w:cs="Times New Roman"/>
            <w:lang w:val="en-US"/>
            <w:rPrChange w:id="2965" w:author="Jordon Beijing" w:date="2020-09-05T23:24:00Z">
              <w:rPr>
                <w:rFonts w:ascii="Times" w:hAnsi="Times" w:hint="eastAsia"/>
                <w:lang w:val="en-US"/>
              </w:rPr>
            </w:rPrChange>
          </w:rPr>
          <w:t>“</w:t>
        </w:r>
        <w:r w:rsidRPr="00667630">
          <w:rPr>
            <w:rFonts w:ascii="Times New Roman" w:hAnsi="Times New Roman" w:cs="Times New Roman"/>
            <w:lang w:val="en-US"/>
            <w:rPrChange w:id="2966" w:author="Jordon Beijing" w:date="2020-09-05T23:24:00Z">
              <w:rPr>
                <w:rFonts w:ascii="Times" w:hAnsi="Times"/>
                <w:lang w:val="en-US"/>
              </w:rPr>
            </w:rPrChange>
          </w:rPr>
          <w:t xml:space="preserve">Diana! </w:t>
        </w:r>
      </w:ins>
      <w:ins w:id="2967" w:author="Jordon Beijing" w:date="2020-09-06T08:32:00Z">
        <w:r w:rsidR="001473E3">
          <w:rPr>
            <w:rFonts w:ascii="Times New Roman" w:hAnsi="Times New Roman" w:cs="Times New Roman"/>
            <w:lang w:val="en-US"/>
          </w:rPr>
          <w:t>G</w:t>
        </w:r>
      </w:ins>
      <w:ins w:id="2968" w:author="Jordon Beijing" w:date="2020-09-05T23:22:00Z">
        <w:r w:rsidRPr="00667630">
          <w:rPr>
            <w:rFonts w:ascii="Times New Roman" w:hAnsi="Times New Roman" w:cs="Times New Roman"/>
            <w:lang w:val="en-US"/>
            <w:rPrChange w:id="2969" w:author="Jordon Beijing" w:date="2020-09-05T23:24:00Z">
              <w:rPr>
                <w:rFonts w:ascii="Times" w:hAnsi="Times"/>
                <w:lang w:val="en-US"/>
              </w:rPr>
            </w:rPrChange>
          </w:rPr>
          <w:t>rab this rope,” Andrew shouted</w:t>
        </w:r>
      </w:ins>
      <w:ins w:id="2970" w:author="Jordon Beijing" w:date="2020-09-05T23:32:00Z">
        <w:r w:rsidR="00667630">
          <w:rPr>
            <w:rFonts w:ascii="Times New Roman" w:hAnsi="Times New Roman" w:cs="Times New Roman"/>
            <w:lang w:val="en-US"/>
          </w:rPr>
          <w:t>.</w:t>
        </w:r>
      </w:ins>
      <w:ins w:id="2971" w:author="Jordon Beijing" w:date="2020-09-05T23:31:00Z">
        <w:r w:rsidR="00667630">
          <w:rPr>
            <w:rFonts w:ascii="Times New Roman" w:hAnsi="Times New Roman" w:cs="Times New Roman"/>
            <w:lang w:val="en-US"/>
          </w:rPr>
          <w:t xml:space="preserve"> </w:t>
        </w:r>
      </w:ins>
      <w:ins w:id="2972" w:author="Jordon Beijing" w:date="2020-09-05T23:22:00Z">
        <w:r w:rsidRPr="00667630">
          <w:rPr>
            <w:rFonts w:ascii="Times New Roman" w:hAnsi="Times New Roman" w:cs="Times New Roman"/>
            <w:lang w:val="en-US"/>
            <w:rPrChange w:id="2973" w:author="Jordon Beijing" w:date="2020-09-05T23:24:00Z">
              <w:rPr>
                <w:rFonts w:ascii="Times" w:hAnsi="Times" w:hint="eastAsia"/>
                <w:lang w:val="en-US"/>
              </w:rPr>
            </w:rPrChange>
          </w:rPr>
          <w:t>“</w:t>
        </w:r>
        <w:r w:rsidRPr="00667630">
          <w:rPr>
            <w:rFonts w:ascii="Times New Roman" w:hAnsi="Times New Roman" w:cs="Times New Roman"/>
            <w:lang w:val="en-US"/>
            <w:rPrChange w:id="2974" w:author="Jordon Beijing" w:date="2020-09-05T23:24:00Z">
              <w:rPr>
                <w:rFonts w:ascii="Times" w:hAnsi="Times"/>
                <w:lang w:val="en-US"/>
              </w:rPr>
            </w:rPrChange>
          </w:rPr>
          <w:t>We have no more time! Quickly!”</w:t>
        </w:r>
      </w:ins>
    </w:p>
    <w:p w14:paraId="47EF822B" w14:textId="4DC61B15" w:rsidR="002E5D5D" w:rsidRPr="00667630" w:rsidRDefault="002E5D5D" w:rsidP="00667630">
      <w:pPr>
        <w:ind w:firstLine="420"/>
        <w:rPr>
          <w:ins w:id="2975" w:author="Jordon Beijing" w:date="2020-09-05T23:22:00Z"/>
          <w:rFonts w:ascii="Times New Roman" w:hAnsi="Times New Roman" w:cs="Times New Roman"/>
          <w:lang w:val="en-US"/>
          <w:rPrChange w:id="2976" w:author="Jordon Beijing" w:date="2020-09-05T23:24:00Z">
            <w:rPr>
              <w:ins w:id="2977" w:author="Jordon Beijing" w:date="2020-09-05T23:22:00Z"/>
              <w:rFonts w:ascii="Times" w:hAnsi="Times"/>
              <w:lang w:val="en-US"/>
            </w:rPr>
          </w:rPrChange>
        </w:rPr>
        <w:pPrChange w:id="2978" w:author="Jordon Beijing" w:date="2020-09-05T23:26:00Z">
          <w:pPr>
            <w:ind w:firstLineChars="250" w:firstLine="600"/>
          </w:pPr>
        </w:pPrChange>
      </w:pPr>
      <w:ins w:id="2979" w:author="Jordon Beijing" w:date="2020-09-05T23:22:00Z">
        <w:r w:rsidRPr="00667630">
          <w:rPr>
            <w:rFonts w:ascii="Times New Roman" w:hAnsi="Times New Roman" w:cs="Times New Roman"/>
            <w:lang w:val="en-US"/>
            <w:rPrChange w:id="2980" w:author="Jordon Beijing" w:date="2020-09-05T23:24:00Z">
              <w:rPr>
                <w:rFonts w:ascii="Times" w:hAnsi="Times"/>
                <w:lang w:val="en-US"/>
              </w:rPr>
            </w:rPrChange>
          </w:rPr>
          <w:t>I grabbed the rope and the boat stopped flo</w:t>
        </w:r>
      </w:ins>
      <w:ins w:id="2981" w:author="Jordon Beijing" w:date="2020-09-06T08:32:00Z">
        <w:r w:rsidR="001473E3">
          <w:rPr>
            <w:rFonts w:ascii="Times New Roman" w:hAnsi="Times New Roman" w:cs="Times New Roman"/>
            <w:lang w:val="en-US"/>
          </w:rPr>
          <w:t>ating aw</w:t>
        </w:r>
      </w:ins>
      <w:ins w:id="2982" w:author="Jordon Beijing" w:date="2020-09-06T08:33:00Z">
        <w:r w:rsidR="001473E3">
          <w:rPr>
            <w:rFonts w:ascii="Times New Roman" w:hAnsi="Times New Roman" w:cs="Times New Roman"/>
            <w:lang w:val="en-US"/>
          </w:rPr>
          <w:t>ay.</w:t>
        </w:r>
      </w:ins>
      <w:ins w:id="2983" w:author="Jordon Beijing" w:date="2020-09-05T23:22:00Z">
        <w:r w:rsidRPr="00667630">
          <w:rPr>
            <w:rFonts w:ascii="Times New Roman" w:hAnsi="Times New Roman" w:cs="Times New Roman"/>
            <w:lang w:val="en-US"/>
            <w:rPrChange w:id="2984" w:author="Jordon Beijing" w:date="2020-09-05T23:24:00Z">
              <w:rPr>
                <w:rFonts w:ascii="Times" w:hAnsi="Times"/>
                <w:lang w:val="en-US"/>
              </w:rPr>
            </w:rPrChange>
          </w:rPr>
          <w:t xml:space="preserve"> I quickly </w:t>
        </w:r>
      </w:ins>
      <w:ins w:id="2985" w:author="Jordon Beijing" w:date="2020-09-06T08:33:00Z">
        <w:r w:rsidR="001473E3">
          <w:rPr>
            <w:rFonts w:ascii="Times New Roman" w:hAnsi="Times New Roman" w:cs="Times New Roman"/>
            <w:lang w:val="en-US"/>
          </w:rPr>
          <w:t>pulled myself toward</w:t>
        </w:r>
      </w:ins>
      <w:ins w:id="2986" w:author="Jordon Beijing" w:date="2020-09-05T23:22:00Z">
        <w:r w:rsidRPr="00667630">
          <w:rPr>
            <w:rFonts w:ascii="Times New Roman" w:hAnsi="Times New Roman" w:cs="Times New Roman"/>
            <w:lang w:val="en-US"/>
            <w:rPrChange w:id="2987" w:author="Jordon Beijing" w:date="2020-09-05T23:24:00Z">
              <w:rPr>
                <w:rFonts w:ascii="Times" w:hAnsi="Times"/>
                <w:lang w:val="en-US"/>
              </w:rPr>
            </w:rPrChange>
          </w:rPr>
          <w:t xml:space="preserve"> the boat and climb</w:t>
        </w:r>
      </w:ins>
      <w:ins w:id="2988" w:author="Jordon Beijing" w:date="2020-09-06T08:33:00Z">
        <w:r w:rsidR="001473E3">
          <w:rPr>
            <w:rFonts w:ascii="Times New Roman" w:hAnsi="Times New Roman" w:cs="Times New Roman"/>
            <w:lang w:val="en-US"/>
          </w:rPr>
          <w:t>ed</w:t>
        </w:r>
      </w:ins>
      <w:ins w:id="2989" w:author="Jordon Beijing" w:date="2020-09-05T23:22:00Z">
        <w:r w:rsidRPr="00667630">
          <w:rPr>
            <w:rFonts w:ascii="Times New Roman" w:hAnsi="Times New Roman" w:cs="Times New Roman"/>
            <w:lang w:val="en-US"/>
            <w:rPrChange w:id="2990" w:author="Jordon Beijing" w:date="2020-09-05T23:24:00Z">
              <w:rPr>
                <w:rFonts w:ascii="Times" w:hAnsi="Times"/>
                <w:lang w:val="en-US"/>
              </w:rPr>
            </w:rPrChange>
          </w:rPr>
          <w:t xml:space="preserve"> in.</w:t>
        </w:r>
      </w:ins>
    </w:p>
    <w:p w14:paraId="4A61774C" w14:textId="47FD7F87" w:rsidR="002E5D5D" w:rsidRPr="00667630" w:rsidRDefault="002E5D5D" w:rsidP="00667630">
      <w:pPr>
        <w:ind w:firstLine="420"/>
        <w:rPr>
          <w:ins w:id="2991" w:author="Jordon Beijing" w:date="2020-09-05T23:22:00Z"/>
          <w:rFonts w:ascii="Times New Roman" w:hAnsi="Times New Roman" w:cs="Times New Roman"/>
          <w:lang w:val="en-US"/>
          <w:rPrChange w:id="2992" w:author="Jordon Beijing" w:date="2020-09-05T23:24:00Z">
            <w:rPr>
              <w:ins w:id="2993" w:author="Jordon Beijing" w:date="2020-09-05T23:22:00Z"/>
              <w:rFonts w:ascii="Times" w:hAnsi="Times"/>
              <w:lang w:val="en-US"/>
            </w:rPr>
          </w:rPrChange>
        </w:rPr>
        <w:pPrChange w:id="2994" w:author="Jordon Beijing" w:date="2020-09-05T23:26:00Z">
          <w:pPr>
            <w:ind w:firstLineChars="300" w:firstLine="720"/>
          </w:pPr>
        </w:pPrChange>
      </w:pPr>
      <w:ins w:id="2995" w:author="Jordon Beijing" w:date="2020-09-05T23:22:00Z">
        <w:r w:rsidRPr="00667630">
          <w:rPr>
            <w:rFonts w:ascii="Times New Roman" w:hAnsi="Times New Roman" w:cs="Times New Roman"/>
            <w:lang w:val="en-US"/>
            <w:rPrChange w:id="2996" w:author="Jordon Beijing" w:date="2020-09-05T23:24:00Z">
              <w:rPr>
                <w:rFonts w:ascii="Times" w:hAnsi="Times" w:hint="eastAsia"/>
                <w:lang w:val="en-US"/>
              </w:rPr>
            </w:rPrChange>
          </w:rPr>
          <w:t>“</w:t>
        </w:r>
        <w:r w:rsidRPr="00667630">
          <w:rPr>
            <w:rFonts w:ascii="Times New Roman" w:hAnsi="Times New Roman" w:cs="Times New Roman"/>
            <w:lang w:val="en-US"/>
            <w:rPrChange w:id="2997" w:author="Jordon Beijing" w:date="2020-09-05T23:24:00Z">
              <w:rPr>
                <w:rFonts w:ascii="Times" w:hAnsi="Times"/>
                <w:lang w:val="en-US"/>
              </w:rPr>
            </w:rPrChange>
          </w:rPr>
          <w:t>Thank you, Andrew!” I</w:t>
        </w:r>
      </w:ins>
      <w:ins w:id="2998" w:author="Jordon Beijing" w:date="2020-09-05T23:43:00Z">
        <w:r w:rsidR="00FE3BBA">
          <w:rPr>
            <w:rFonts w:ascii="Times New Roman" w:hAnsi="Times New Roman" w:cs="Times New Roman"/>
            <w:lang w:val="en-US"/>
          </w:rPr>
          <w:t xml:space="preserve"> said,</w:t>
        </w:r>
      </w:ins>
      <w:ins w:id="2999" w:author="Jordon Beijing" w:date="2020-09-05T23:22:00Z">
        <w:r w:rsidRPr="00667630">
          <w:rPr>
            <w:rFonts w:ascii="Times New Roman" w:hAnsi="Times New Roman" w:cs="Times New Roman"/>
            <w:lang w:val="en-US"/>
            <w:rPrChange w:id="3000" w:author="Jordon Beijing" w:date="2020-09-05T23:24:00Z">
              <w:rPr>
                <w:rFonts w:ascii="Times" w:hAnsi="Times"/>
                <w:lang w:val="en-US"/>
              </w:rPr>
            </w:rPrChange>
          </w:rPr>
          <w:t xml:space="preserve"> finally relieved.</w:t>
        </w:r>
      </w:ins>
    </w:p>
    <w:p w14:paraId="182A89FC" w14:textId="7D794BEE" w:rsidR="002E5D5D" w:rsidRPr="00667630" w:rsidRDefault="00667630" w:rsidP="00667630">
      <w:pPr>
        <w:ind w:firstLine="420"/>
        <w:rPr>
          <w:ins w:id="3001" w:author="Jordon Beijing" w:date="2020-09-05T23:22:00Z"/>
          <w:rFonts w:ascii="Times New Roman" w:hAnsi="Times New Roman" w:cs="Times New Roman"/>
          <w:i/>
          <w:iCs/>
          <w:lang w:val="en-US"/>
          <w:rPrChange w:id="3002" w:author="Jordon Beijing" w:date="2020-09-05T23:31:00Z">
            <w:rPr>
              <w:ins w:id="3003" w:author="Jordon Beijing" w:date="2020-09-05T23:22:00Z"/>
              <w:rFonts w:ascii="Times" w:hAnsi="Times"/>
              <w:lang w:val="en-US"/>
            </w:rPr>
          </w:rPrChange>
        </w:rPr>
        <w:pPrChange w:id="3004" w:author="Jordon Beijing" w:date="2020-09-05T23:26:00Z">
          <w:pPr>
            <w:ind w:firstLineChars="300" w:firstLine="720"/>
          </w:pPr>
        </w:pPrChange>
      </w:pPr>
      <w:ins w:id="3005" w:author="Jordon Beijing" w:date="2020-09-05T23:31:00Z">
        <w:r w:rsidRPr="00667630">
          <w:rPr>
            <w:rFonts w:ascii="Times New Roman" w:hAnsi="Times New Roman" w:cs="Times New Roman"/>
            <w:i/>
            <w:iCs/>
            <w:lang w:val="en-US"/>
            <w:rPrChange w:id="3006" w:author="Jordon Beijing" w:date="2020-09-05T23:31:00Z">
              <w:rPr>
                <w:rFonts w:ascii="Times New Roman" w:hAnsi="Times New Roman" w:cs="Times New Roman"/>
                <w:lang w:val="en-US"/>
              </w:rPr>
            </w:rPrChange>
          </w:rPr>
          <w:t>Boom!</w:t>
        </w:r>
      </w:ins>
    </w:p>
    <w:p w14:paraId="32FC4730" w14:textId="46250620" w:rsidR="002E5D5D" w:rsidRPr="00667630" w:rsidRDefault="002E5D5D" w:rsidP="00667630">
      <w:pPr>
        <w:ind w:firstLine="420"/>
        <w:rPr>
          <w:ins w:id="3007" w:author="Jordon Beijing" w:date="2020-09-05T23:22:00Z"/>
          <w:rFonts w:ascii="Times New Roman" w:hAnsi="Times New Roman" w:cs="Times New Roman"/>
          <w:lang w:val="en-US"/>
          <w:rPrChange w:id="3008" w:author="Jordon Beijing" w:date="2020-09-05T23:24:00Z">
            <w:rPr>
              <w:ins w:id="3009" w:author="Jordon Beijing" w:date="2020-09-05T23:22:00Z"/>
              <w:rFonts w:ascii="Times" w:hAnsi="Times"/>
              <w:lang w:val="en-US"/>
            </w:rPr>
          </w:rPrChange>
        </w:rPr>
        <w:pPrChange w:id="3010" w:author="Jordon Beijing" w:date="2020-09-05T23:26:00Z">
          <w:pPr>
            <w:ind w:firstLineChars="300" w:firstLine="720"/>
          </w:pPr>
        </w:pPrChange>
      </w:pPr>
      <w:ins w:id="3011" w:author="Jordon Beijing" w:date="2020-09-05T23:22:00Z">
        <w:r w:rsidRPr="00667630">
          <w:rPr>
            <w:rFonts w:ascii="Times New Roman" w:hAnsi="Times New Roman" w:cs="Times New Roman"/>
            <w:lang w:val="en-US"/>
            <w:rPrChange w:id="3012" w:author="Jordon Beijing" w:date="2020-09-05T23:24:00Z">
              <w:rPr>
                <w:rFonts w:ascii="Times" w:hAnsi="Times"/>
                <w:lang w:val="en-US"/>
              </w:rPr>
            </w:rPrChange>
          </w:rPr>
          <w:t>A great sound came upon us with a great shock</w:t>
        </w:r>
      </w:ins>
      <w:ins w:id="3013" w:author="Jordon Beijing" w:date="2020-09-05T23:31:00Z">
        <w:r w:rsidR="00667630">
          <w:rPr>
            <w:rFonts w:ascii="Times New Roman" w:hAnsi="Times New Roman" w:cs="Times New Roman"/>
            <w:lang w:val="en-US"/>
          </w:rPr>
          <w:t xml:space="preserve"> – it was a</w:t>
        </w:r>
      </w:ins>
      <w:ins w:id="3014" w:author="Jordon Beijing" w:date="2020-09-05T23:22:00Z">
        <w:r w:rsidRPr="00667630">
          <w:rPr>
            <w:rFonts w:ascii="Times New Roman" w:hAnsi="Times New Roman" w:cs="Times New Roman"/>
            <w:lang w:val="en-US"/>
            <w:rPrChange w:id="3015" w:author="Jordon Beijing" w:date="2020-09-05T23:24:00Z">
              <w:rPr>
                <w:rFonts w:ascii="Times" w:hAnsi="Times"/>
                <w:lang w:val="en-US"/>
              </w:rPr>
            </w:rPrChange>
          </w:rPr>
          <w:t xml:space="preserve"> volcano! It exploded! </w:t>
        </w:r>
      </w:ins>
      <w:ins w:id="3016" w:author="Jordon Beijing" w:date="2020-09-05T23:29:00Z">
        <w:r w:rsidR="00667630">
          <w:rPr>
            <w:rFonts w:ascii="Times New Roman" w:hAnsi="Times New Roman" w:cs="Times New Roman"/>
            <w:lang w:val="en-US"/>
          </w:rPr>
          <w:t>Lava</w:t>
        </w:r>
      </w:ins>
      <w:ins w:id="3017" w:author="Jordon Beijing" w:date="2020-09-05T23:22:00Z">
        <w:r w:rsidRPr="00667630">
          <w:rPr>
            <w:rFonts w:ascii="Times New Roman" w:hAnsi="Times New Roman" w:cs="Times New Roman"/>
            <w:lang w:val="en-US"/>
            <w:rPrChange w:id="3018" w:author="Jordon Beijing" w:date="2020-09-05T23:24:00Z">
              <w:rPr>
                <w:rFonts w:ascii="Times" w:hAnsi="Times"/>
                <w:lang w:val="en-US"/>
              </w:rPr>
            </w:rPrChange>
          </w:rPr>
          <w:t xml:space="preserve"> quickly flowed out.</w:t>
        </w:r>
      </w:ins>
    </w:p>
    <w:p w14:paraId="1343D096" w14:textId="480A8A22" w:rsidR="002E5D5D" w:rsidRPr="00667630" w:rsidRDefault="002E5D5D" w:rsidP="00667630">
      <w:pPr>
        <w:ind w:firstLine="420"/>
        <w:rPr>
          <w:ins w:id="3019" w:author="Jordon Beijing" w:date="2020-09-05T23:22:00Z"/>
          <w:rFonts w:ascii="Times New Roman" w:hAnsi="Times New Roman" w:cs="Times New Roman"/>
          <w:lang w:val="en-US"/>
          <w:rPrChange w:id="3020" w:author="Jordon Beijing" w:date="2020-09-05T23:24:00Z">
            <w:rPr>
              <w:ins w:id="3021" w:author="Jordon Beijing" w:date="2020-09-05T23:22:00Z"/>
              <w:rFonts w:ascii="Times" w:hAnsi="Times"/>
              <w:lang w:val="en-US"/>
            </w:rPr>
          </w:rPrChange>
        </w:rPr>
        <w:pPrChange w:id="3022" w:author="Jordon Beijing" w:date="2020-09-05T23:26:00Z">
          <w:pPr>
            <w:ind w:firstLineChars="250" w:firstLine="600"/>
          </w:pPr>
        </w:pPrChange>
      </w:pPr>
      <w:ins w:id="3023" w:author="Jordon Beijing" w:date="2020-09-05T23:22:00Z">
        <w:r w:rsidRPr="00667630">
          <w:rPr>
            <w:rFonts w:ascii="Times New Roman" w:hAnsi="Times New Roman" w:cs="Times New Roman"/>
            <w:lang w:val="en-US"/>
            <w:rPrChange w:id="3024" w:author="Jordon Beijing" w:date="2020-09-05T23:24:00Z">
              <w:rPr>
                <w:rFonts w:ascii="Times" w:hAnsi="Times" w:hint="eastAsia"/>
                <w:lang w:val="en-US"/>
              </w:rPr>
            </w:rPrChange>
          </w:rPr>
          <w:t>“</w:t>
        </w:r>
        <w:r w:rsidRPr="00667630">
          <w:rPr>
            <w:rFonts w:ascii="Times New Roman" w:hAnsi="Times New Roman" w:cs="Times New Roman"/>
            <w:lang w:val="en-US"/>
            <w:rPrChange w:id="3025" w:author="Jordon Beijing" w:date="2020-09-05T23:24:00Z">
              <w:rPr>
                <w:rFonts w:ascii="Times" w:hAnsi="Times"/>
                <w:lang w:val="en-US"/>
              </w:rPr>
            </w:rPrChange>
          </w:rPr>
          <w:t xml:space="preserve">We could be died now if we </w:t>
        </w:r>
      </w:ins>
      <w:ins w:id="3026" w:author="Jordon Beijing" w:date="2020-09-05T23:43:00Z">
        <w:r w:rsidR="00FE3BBA">
          <w:rPr>
            <w:rFonts w:ascii="Times New Roman" w:hAnsi="Times New Roman" w:cs="Times New Roman"/>
            <w:lang w:val="en-US"/>
          </w:rPr>
          <w:t xml:space="preserve">were </w:t>
        </w:r>
      </w:ins>
      <w:ins w:id="3027" w:author="Jordon Beijing" w:date="2020-09-05T23:22:00Z">
        <w:r w:rsidRPr="00667630">
          <w:rPr>
            <w:rFonts w:ascii="Times New Roman" w:hAnsi="Times New Roman" w:cs="Times New Roman"/>
            <w:lang w:val="en-US"/>
            <w:rPrChange w:id="3028" w:author="Jordon Beijing" w:date="2020-09-05T23:24:00Z">
              <w:rPr>
                <w:rFonts w:ascii="Times" w:hAnsi="Times"/>
                <w:lang w:val="en-US"/>
              </w:rPr>
            </w:rPrChange>
          </w:rPr>
          <w:t>one second</w:t>
        </w:r>
      </w:ins>
      <w:ins w:id="3029" w:author="Jordon Beijing" w:date="2020-09-05T23:43:00Z">
        <w:r w:rsidR="00FE3BBA" w:rsidRPr="00FE3BBA">
          <w:rPr>
            <w:rFonts w:ascii="Times New Roman" w:hAnsi="Times New Roman" w:cs="Times New Roman"/>
            <w:lang w:val="en-US"/>
          </w:rPr>
          <w:t xml:space="preserve"> </w:t>
        </w:r>
        <w:r w:rsidR="00FE3BBA" w:rsidRPr="00A646A5">
          <w:rPr>
            <w:rFonts w:ascii="Times New Roman" w:hAnsi="Times New Roman" w:cs="Times New Roman"/>
            <w:lang w:val="en-US"/>
          </w:rPr>
          <w:t>slow</w:t>
        </w:r>
        <w:r w:rsidR="00FE3BBA">
          <w:rPr>
            <w:rFonts w:ascii="Times New Roman" w:hAnsi="Times New Roman" w:cs="Times New Roman"/>
            <w:lang w:val="en-US"/>
          </w:rPr>
          <w:t>er</w:t>
        </w:r>
      </w:ins>
      <w:ins w:id="3030" w:author="Jordon Beijing" w:date="2020-09-05T23:22:00Z">
        <w:r w:rsidRPr="00667630">
          <w:rPr>
            <w:rFonts w:ascii="Times New Roman" w:hAnsi="Times New Roman" w:cs="Times New Roman"/>
            <w:lang w:val="en-US"/>
            <w:rPrChange w:id="3031" w:author="Jordon Beijing" w:date="2020-09-05T23:24:00Z">
              <w:rPr>
                <w:rFonts w:ascii="Times" w:hAnsi="Times"/>
                <w:lang w:val="en-US"/>
              </w:rPr>
            </w:rPrChange>
          </w:rPr>
          <w:t xml:space="preserve">!” Clara </w:t>
        </w:r>
      </w:ins>
      <w:ins w:id="3032" w:author="Jordon Beijing" w:date="2020-09-05T23:43:00Z">
        <w:r w:rsidR="00FE3BBA">
          <w:rPr>
            <w:rFonts w:ascii="Times New Roman" w:hAnsi="Times New Roman" w:cs="Times New Roman"/>
            <w:lang w:val="en-US"/>
          </w:rPr>
          <w:t xml:space="preserve">declared, </w:t>
        </w:r>
      </w:ins>
      <w:ins w:id="3033" w:author="Jordon Beijing" w:date="2020-09-05T23:22:00Z">
        <w:r w:rsidRPr="00667630">
          <w:rPr>
            <w:rFonts w:ascii="Times New Roman" w:hAnsi="Times New Roman" w:cs="Times New Roman"/>
            <w:lang w:val="en-US"/>
            <w:rPrChange w:id="3034" w:author="Jordon Beijing" w:date="2020-09-05T23:24:00Z">
              <w:rPr>
                <w:rFonts w:ascii="Times" w:hAnsi="Times"/>
                <w:lang w:val="en-US"/>
              </w:rPr>
            </w:rPrChange>
          </w:rPr>
          <w:t>laugh</w:t>
        </w:r>
      </w:ins>
      <w:ins w:id="3035" w:author="Jordon Beijing" w:date="2020-09-05T23:43:00Z">
        <w:r w:rsidR="00FE3BBA">
          <w:rPr>
            <w:rFonts w:ascii="Times New Roman" w:hAnsi="Times New Roman" w:cs="Times New Roman"/>
            <w:lang w:val="en-US"/>
          </w:rPr>
          <w:t>ing</w:t>
        </w:r>
      </w:ins>
      <w:ins w:id="3036" w:author="Jordon Beijing" w:date="2020-09-05T23:22:00Z">
        <w:r w:rsidRPr="00667630">
          <w:rPr>
            <w:rFonts w:ascii="Times New Roman" w:hAnsi="Times New Roman" w:cs="Times New Roman"/>
            <w:lang w:val="en-US"/>
            <w:rPrChange w:id="3037" w:author="Jordon Beijing" w:date="2020-09-05T23:24:00Z">
              <w:rPr>
                <w:rFonts w:ascii="Times" w:hAnsi="Times"/>
                <w:lang w:val="en-US"/>
              </w:rPr>
            </w:rPrChange>
          </w:rPr>
          <w:t>.</w:t>
        </w:r>
      </w:ins>
    </w:p>
    <w:p w14:paraId="2BA5BD4C" w14:textId="022F081D" w:rsidR="002E5D5D" w:rsidRPr="00667630" w:rsidRDefault="002E5D5D" w:rsidP="00667630">
      <w:pPr>
        <w:ind w:firstLine="420"/>
        <w:rPr>
          <w:ins w:id="3038" w:author="Jordon Beijing" w:date="2020-09-05T23:22:00Z"/>
          <w:rFonts w:ascii="Times New Roman" w:hAnsi="Times New Roman" w:cs="Times New Roman"/>
          <w:lang w:val="en-US"/>
          <w:rPrChange w:id="3039" w:author="Jordon Beijing" w:date="2020-09-05T23:24:00Z">
            <w:rPr>
              <w:ins w:id="3040" w:author="Jordon Beijing" w:date="2020-09-05T23:22:00Z"/>
              <w:rFonts w:ascii="Times" w:hAnsi="Times"/>
              <w:lang w:val="en-US"/>
            </w:rPr>
          </w:rPrChange>
        </w:rPr>
        <w:pPrChange w:id="3041" w:author="Jordon Beijing" w:date="2020-09-05T23:26:00Z">
          <w:pPr>
            <w:ind w:firstLineChars="250" w:firstLine="600"/>
          </w:pPr>
        </w:pPrChange>
      </w:pPr>
      <w:ins w:id="3042" w:author="Jordon Beijing" w:date="2020-09-05T23:22:00Z">
        <w:r w:rsidRPr="00667630">
          <w:rPr>
            <w:rFonts w:ascii="Times New Roman" w:hAnsi="Times New Roman" w:cs="Times New Roman"/>
            <w:lang w:val="en-US"/>
            <w:rPrChange w:id="3043" w:author="Jordon Beijing" w:date="2020-09-05T23:24:00Z">
              <w:rPr>
                <w:rFonts w:ascii="Times" w:hAnsi="Times" w:hint="eastAsia"/>
                <w:lang w:val="en-US"/>
              </w:rPr>
            </w:rPrChange>
          </w:rPr>
          <w:t>“</w:t>
        </w:r>
        <w:r w:rsidRPr="00667630">
          <w:rPr>
            <w:rFonts w:ascii="Times New Roman" w:hAnsi="Times New Roman" w:cs="Times New Roman"/>
            <w:lang w:val="en-US"/>
            <w:rPrChange w:id="3044" w:author="Jordon Beijing" w:date="2020-09-05T23:24:00Z">
              <w:rPr>
                <w:rFonts w:ascii="Times" w:hAnsi="Times"/>
                <w:lang w:val="en-US"/>
              </w:rPr>
            </w:rPrChange>
          </w:rPr>
          <w:t xml:space="preserve">Yeah! That was really closed!” Leo and I </w:t>
        </w:r>
      </w:ins>
      <w:ins w:id="3045" w:author="Jordon Beijing" w:date="2020-09-05T23:44:00Z">
        <w:r w:rsidR="00FE3BBA">
          <w:rPr>
            <w:rFonts w:ascii="Times New Roman" w:hAnsi="Times New Roman" w:cs="Times New Roman"/>
            <w:lang w:val="en-US"/>
          </w:rPr>
          <w:t xml:space="preserve">said, </w:t>
        </w:r>
      </w:ins>
      <w:ins w:id="3046" w:author="Jordon Beijing" w:date="2020-09-05T23:22:00Z">
        <w:r w:rsidRPr="00667630">
          <w:rPr>
            <w:rFonts w:ascii="Times New Roman" w:hAnsi="Times New Roman" w:cs="Times New Roman"/>
            <w:lang w:val="en-US"/>
            <w:rPrChange w:id="3047" w:author="Jordon Beijing" w:date="2020-09-05T23:24:00Z">
              <w:rPr>
                <w:rFonts w:ascii="Times" w:hAnsi="Times"/>
                <w:lang w:val="en-US"/>
              </w:rPr>
            </w:rPrChange>
          </w:rPr>
          <w:t>laugh</w:t>
        </w:r>
      </w:ins>
      <w:ins w:id="3048" w:author="Jordon Beijing" w:date="2020-09-05T23:44:00Z">
        <w:r w:rsidR="00FE3BBA">
          <w:rPr>
            <w:rFonts w:ascii="Times New Roman" w:hAnsi="Times New Roman" w:cs="Times New Roman"/>
            <w:lang w:val="en-US"/>
          </w:rPr>
          <w:t>ing</w:t>
        </w:r>
      </w:ins>
      <w:ins w:id="3049" w:author="Jordon Beijing" w:date="2020-09-05T23:29:00Z">
        <w:r w:rsidR="00667630">
          <w:rPr>
            <w:rFonts w:ascii="Times New Roman" w:hAnsi="Times New Roman" w:cs="Times New Roman"/>
            <w:lang w:val="en-US"/>
          </w:rPr>
          <w:t>,</w:t>
        </w:r>
      </w:ins>
      <w:ins w:id="3050" w:author="Jordon Beijing" w:date="2020-09-05T23:22:00Z">
        <w:r w:rsidRPr="00667630">
          <w:rPr>
            <w:rFonts w:ascii="Times New Roman" w:hAnsi="Times New Roman" w:cs="Times New Roman"/>
            <w:lang w:val="en-US"/>
            <w:rPrChange w:id="3051" w:author="Jordon Beijing" w:date="2020-09-05T23:24:00Z">
              <w:rPr>
                <w:rFonts w:ascii="Times" w:hAnsi="Times"/>
                <w:lang w:val="en-US"/>
              </w:rPr>
            </w:rPrChange>
          </w:rPr>
          <w:t xml:space="preserve"> too.</w:t>
        </w:r>
      </w:ins>
    </w:p>
    <w:p w14:paraId="4CFBA363" w14:textId="77777777" w:rsidR="00FE3BBA" w:rsidRDefault="002E5D5D" w:rsidP="00667630">
      <w:pPr>
        <w:ind w:firstLine="420"/>
        <w:rPr>
          <w:ins w:id="3052" w:author="Jordon Beijing" w:date="2020-09-05T23:46:00Z"/>
          <w:rFonts w:ascii="Times New Roman" w:hAnsi="Times New Roman" w:cs="Times New Roman"/>
          <w:lang w:val="en-US"/>
        </w:rPr>
      </w:pPr>
      <w:ins w:id="3053" w:author="Jordon Beijing" w:date="2020-09-05T23:22:00Z">
        <w:r w:rsidRPr="00667630">
          <w:rPr>
            <w:rFonts w:ascii="Times New Roman" w:hAnsi="Times New Roman" w:cs="Times New Roman"/>
            <w:lang w:val="en-US"/>
            <w:rPrChange w:id="3054" w:author="Jordon Beijing" w:date="2020-09-05T23:24:00Z">
              <w:rPr>
                <w:rFonts w:ascii="Times" w:hAnsi="Times" w:hint="eastAsia"/>
                <w:lang w:val="en-US"/>
              </w:rPr>
            </w:rPrChange>
          </w:rPr>
          <w:t>“</w:t>
        </w:r>
        <w:r w:rsidRPr="00667630">
          <w:rPr>
            <w:rFonts w:ascii="Times New Roman" w:hAnsi="Times New Roman" w:cs="Times New Roman"/>
            <w:lang w:val="en-US"/>
            <w:rPrChange w:id="3055" w:author="Jordon Beijing" w:date="2020-09-05T23:24:00Z">
              <w:rPr>
                <w:rFonts w:ascii="Times" w:hAnsi="Times"/>
                <w:lang w:val="en-US"/>
              </w:rPr>
            </w:rPrChange>
          </w:rPr>
          <w:t xml:space="preserve">Well, thank God!” Andrew </w:t>
        </w:r>
      </w:ins>
      <w:ins w:id="3056" w:author="Jordon Beijing" w:date="2020-09-05T23:44:00Z">
        <w:r w:rsidR="00FE3BBA">
          <w:rPr>
            <w:rFonts w:ascii="Times New Roman" w:hAnsi="Times New Roman" w:cs="Times New Roman"/>
            <w:lang w:val="en-US"/>
          </w:rPr>
          <w:t xml:space="preserve">said, </w:t>
        </w:r>
      </w:ins>
      <w:ins w:id="3057" w:author="Jordon Beijing" w:date="2020-09-05T23:22:00Z">
        <w:r w:rsidRPr="00667630">
          <w:rPr>
            <w:rFonts w:ascii="Times New Roman" w:hAnsi="Times New Roman" w:cs="Times New Roman"/>
            <w:lang w:val="en-US"/>
            <w:rPrChange w:id="3058" w:author="Jordon Beijing" w:date="2020-09-05T23:24:00Z">
              <w:rPr>
                <w:rFonts w:ascii="Times" w:hAnsi="Times"/>
                <w:lang w:val="en-US"/>
              </w:rPr>
            </w:rPrChange>
          </w:rPr>
          <w:t>forc</w:t>
        </w:r>
      </w:ins>
      <w:ins w:id="3059" w:author="Jordon Beijing" w:date="2020-09-05T23:44:00Z">
        <w:r w:rsidR="00FE3BBA">
          <w:rPr>
            <w:rFonts w:ascii="Times New Roman" w:hAnsi="Times New Roman" w:cs="Times New Roman"/>
            <w:lang w:val="en-US"/>
          </w:rPr>
          <w:t>ing a</w:t>
        </w:r>
      </w:ins>
      <w:ins w:id="3060" w:author="Jordon Beijing" w:date="2020-09-05T23:22:00Z">
        <w:r w:rsidRPr="00667630">
          <w:rPr>
            <w:rFonts w:ascii="Times New Roman" w:hAnsi="Times New Roman" w:cs="Times New Roman"/>
            <w:lang w:val="en-US"/>
            <w:rPrChange w:id="3061" w:author="Jordon Beijing" w:date="2020-09-05T23:24:00Z">
              <w:rPr>
                <w:rFonts w:ascii="Times" w:hAnsi="Times"/>
                <w:lang w:val="en-US"/>
              </w:rPr>
            </w:rPrChange>
          </w:rPr>
          <w:t xml:space="preserve"> smile</w:t>
        </w:r>
      </w:ins>
      <w:ins w:id="3062" w:author="Jordon Beijing" w:date="2020-09-05T23:44:00Z">
        <w:r w:rsidR="00FE3BBA">
          <w:rPr>
            <w:rFonts w:ascii="Times New Roman" w:hAnsi="Times New Roman" w:cs="Times New Roman"/>
            <w:lang w:val="en-US"/>
          </w:rPr>
          <w:t xml:space="preserve">. </w:t>
        </w:r>
      </w:ins>
    </w:p>
    <w:p w14:paraId="105BC5EF" w14:textId="158FE973" w:rsidR="002E5D5D" w:rsidRPr="00667630" w:rsidRDefault="00FE3BBA" w:rsidP="00667630">
      <w:pPr>
        <w:ind w:firstLine="420"/>
        <w:rPr>
          <w:ins w:id="3063" w:author="Jordon Beijing" w:date="2020-09-05T23:22:00Z"/>
          <w:rFonts w:ascii="Times New Roman" w:hAnsi="Times New Roman" w:cs="Times New Roman"/>
          <w:lang w:val="en-US"/>
          <w:rPrChange w:id="3064" w:author="Jordon Beijing" w:date="2020-09-05T23:24:00Z">
            <w:rPr>
              <w:ins w:id="3065" w:author="Jordon Beijing" w:date="2020-09-05T23:22:00Z"/>
              <w:rFonts w:ascii="Times" w:hAnsi="Times"/>
              <w:lang w:val="en-US"/>
            </w:rPr>
          </w:rPrChange>
        </w:rPr>
        <w:pPrChange w:id="3066" w:author="Jordon Beijing" w:date="2020-09-05T23:26:00Z">
          <w:pPr>
            <w:ind w:firstLineChars="250" w:firstLine="600"/>
          </w:pPr>
        </w:pPrChange>
      </w:pPr>
      <w:ins w:id="3067" w:author="Jordon Beijing" w:date="2020-09-05T23:44:00Z">
        <w:r>
          <w:rPr>
            <w:rFonts w:ascii="Times New Roman" w:hAnsi="Times New Roman" w:cs="Times New Roman"/>
            <w:lang w:val="en-US"/>
          </w:rPr>
          <w:t>H</w:t>
        </w:r>
      </w:ins>
      <w:ins w:id="3068" w:author="Jordon Beijing" w:date="2020-09-05T23:22:00Z">
        <w:r w:rsidR="002E5D5D" w:rsidRPr="00667630">
          <w:rPr>
            <w:rFonts w:ascii="Times New Roman" w:hAnsi="Times New Roman" w:cs="Times New Roman"/>
            <w:lang w:val="en-US"/>
            <w:rPrChange w:id="3069" w:author="Jordon Beijing" w:date="2020-09-05T23:24:00Z">
              <w:rPr>
                <w:rFonts w:ascii="Times" w:hAnsi="Times"/>
                <w:lang w:val="en-US"/>
              </w:rPr>
            </w:rPrChange>
          </w:rPr>
          <w:t>e look</w:t>
        </w:r>
      </w:ins>
      <w:ins w:id="3070" w:author="Jordon Beijing" w:date="2020-09-05T23:44:00Z">
        <w:r>
          <w:rPr>
            <w:rFonts w:ascii="Times New Roman" w:hAnsi="Times New Roman" w:cs="Times New Roman"/>
            <w:lang w:val="en-US"/>
          </w:rPr>
          <w:t>ed</w:t>
        </w:r>
      </w:ins>
      <w:ins w:id="3071" w:author="Jordon Beijing" w:date="2020-09-05T23:22:00Z">
        <w:r w:rsidR="002E5D5D" w:rsidRPr="00667630">
          <w:rPr>
            <w:rFonts w:ascii="Times New Roman" w:hAnsi="Times New Roman" w:cs="Times New Roman"/>
            <w:lang w:val="en-US"/>
            <w:rPrChange w:id="3072" w:author="Jordon Beijing" w:date="2020-09-05T23:24:00Z">
              <w:rPr>
                <w:rFonts w:ascii="Times" w:hAnsi="Times"/>
                <w:lang w:val="en-US"/>
              </w:rPr>
            </w:rPrChange>
          </w:rPr>
          <w:t xml:space="preserve"> exhaust</w:t>
        </w:r>
      </w:ins>
      <w:ins w:id="3073" w:author="Jordon Beijing" w:date="2020-09-05T23:44:00Z">
        <w:r>
          <w:rPr>
            <w:rFonts w:ascii="Times New Roman" w:hAnsi="Times New Roman" w:cs="Times New Roman"/>
            <w:lang w:val="en-US"/>
          </w:rPr>
          <w:t>ed</w:t>
        </w:r>
      </w:ins>
      <w:ins w:id="3074" w:author="Jordon Beijing" w:date="2020-09-05T23:22:00Z">
        <w:r w:rsidR="002E5D5D" w:rsidRPr="00667630">
          <w:rPr>
            <w:rFonts w:ascii="Times New Roman" w:hAnsi="Times New Roman" w:cs="Times New Roman"/>
            <w:lang w:val="en-US"/>
            <w:rPrChange w:id="3075" w:author="Jordon Beijing" w:date="2020-09-05T23:24:00Z">
              <w:rPr>
                <w:rFonts w:ascii="Times" w:hAnsi="Times"/>
                <w:lang w:val="en-US"/>
              </w:rPr>
            </w:rPrChange>
          </w:rPr>
          <w:t>.</w:t>
        </w:r>
      </w:ins>
    </w:p>
    <w:p w14:paraId="4BE61965" w14:textId="66EAE0B5" w:rsidR="009F0FC8" w:rsidRDefault="002E5D5D" w:rsidP="00667630">
      <w:pPr>
        <w:ind w:firstLine="420"/>
        <w:rPr>
          <w:ins w:id="3076" w:author="Jordon Beijing" w:date="2020-09-05T23:42:00Z"/>
          <w:rFonts w:ascii="Times New Roman" w:hAnsi="Times New Roman" w:cs="Times New Roman"/>
          <w:lang w:val="en-US"/>
        </w:rPr>
      </w:pPr>
      <w:ins w:id="3077" w:author="Jordon Beijing" w:date="2020-09-05T23:22:00Z">
        <w:r w:rsidRPr="00667630">
          <w:rPr>
            <w:rFonts w:ascii="Times New Roman" w:hAnsi="Times New Roman" w:cs="Times New Roman"/>
            <w:lang w:val="en-US"/>
            <w:rPrChange w:id="3078" w:author="Jordon Beijing" w:date="2020-09-05T23:24:00Z">
              <w:rPr>
                <w:rFonts w:ascii="Times" w:hAnsi="Times"/>
                <w:lang w:val="en-US"/>
              </w:rPr>
            </w:rPrChange>
          </w:rPr>
          <w:t>We flo</w:t>
        </w:r>
      </w:ins>
      <w:ins w:id="3079" w:author="Jordon Beijing" w:date="2020-09-06T08:34:00Z">
        <w:r w:rsidR="00FC7A48">
          <w:rPr>
            <w:rFonts w:ascii="Times New Roman" w:hAnsi="Times New Roman" w:cs="Times New Roman"/>
            <w:lang w:val="en-US"/>
          </w:rPr>
          <w:t>at</w:t>
        </w:r>
      </w:ins>
      <w:ins w:id="3080" w:author="Jordon Beijing" w:date="2020-09-05T23:22:00Z">
        <w:r w:rsidRPr="00667630">
          <w:rPr>
            <w:rFonts w:ascii="Times New Roman" w:hAnsi="Times New Roman" w:cs="Times New Roman"/>
            <w:lang w:val="en-US"/>
            <w:rPrChange w:id="3081" w:author="Jordon Beijing" w:date="2020-09-05T23:24:00Z">
              <w:rPr>
                <w:rFonts w:ascii="Times" w:hAnsi="Times"/>
                <w:lang w:val="en-US"/>
              </w:rPr>
            </w:rPrChange>
          </w:rPr>
          <w:t xml:space="preserve">ed on the ocean for hours, </w:t>
        </w:r>
      </w:ins>
      <w:ins w:id="3082" w:author="Jordon Beijing" w:date="2020-09-05T23:44:00Z">
        <w:r w:rsidR="00FE3BBA">
          <w:rPr>
            <w:rFonts w:ascii="Times New Roman" w:hAnsi="Times New Roman" w:cs="Times New Roman"/>
            <w:lang w:val="en-US"/>
          </w:rPr>
          <w:t>until</w:t>
        </w:r>
      </w:ins>
      <w:ins w:id="3083" w:author="Jordon Beijing" w:date="2020-09-05T23:22:00Z">
        <w:r w:rsidRPr="00667630">
          <w:rPr>
            <w:rFonts w:ascii="Times New Roman" w:hAnsi="Times New Roman" w:cs="Times New Roman"/>
            <w:lang w:val="en-US"/>
            <w:rPrChange w:id="3084" w:author="Jordon Beijing" w:date="2020-09-05T23:24:00Z">
              <w:rPr>
                <w:rFonts w:ascii="Times" w:hAnsi="Times"/>
                <w:lang w:val="en-US"/>
              </w:rPr>
            </w:rPrChange>
          </w:rPr>
          <w:t xml:space="preserve"> </w:t>
        </w:r>
      </w:ins>
      <w:ins w:id="3085" w:author="Jordon Beijing" w:date="2020-09-06T08:35:00Z">
        <w:r w:rsidR="00FC7A48">
          <w:rPr>
            <w:rFonts w:ascii="Times New Roman" w:hAnsi="Times New Roman" w:cs="Times New Roman"/>
            <w:lang w:val="en-US"/>
          </w:rPr>
          <w:t>some</w:t>
        </w:r>
      </w:ins>
      <w:ins w:id="3086" w:author="Jordon Beijing" w:date="2020-09-05T23:22:00Z">
        <w:r w:rsidRPr="00667630">
          <w:rPr>
            <w:rFonts w:ascii="Times New Roman" w:hAnsi="Times New Roman" w:cs="Times New Roman"/>
            <w:lang w:val="en-US"/>
            <w:rPrChange w:id="3087" w:author="Jordon Beijing" w:date="2020-09-05T23:24:00Z">
              <w:rPr>
                <w:rFonts w:ascii="Times" w:hAnsi="Times"/>
                <w:lang w:val="en-US"/>
              </w:rPr>
            </w:rPrChange>
          </w:rPr>
          <w:t xml:space="preserve"> rescue personnel came search</w:t>
        </w:r>
      </w:ins>
      <w:ins w:id="3088" w:author="Jordon Beijing" w:date="2020-09-06T08:35:00Z">
        <w:r w:rsidR="00FC7A48">
          <w:rPr>
            <w:rFonts w:ascii="Times New Roman" w:hAnsi="Times New Roman" w:cs="Times New Roman"/>
            <w:lang w:val="en-US"/>
          </w:rPr>
          <w:t>ing</w:t>
        </w:r>
      </w:ins>
      <w:ins w:id="3089" w:author="Jordon Beijing" w:date="2020-09-05T23:22:00Z">
        <w:r w:rsidRPr="00667630">
          <w:rPr>
            <w:rFonts w:ascii="Times New Roman" w:hAnsi="Times New Roman" w:cs="Times New Roman"/>
            <w:lang w:val="en-US"/>
            <w:rPrChange w:id="3090" w:author="Jordon Beijing" w:date="2020-09-05T23:24:00Z">
              <w:rPr>
                <w:rFonts w:ascii="Times" w:hAnsi="Times"/>
                <w:lang w:val="en-US"/>
              </w:rPr>
            </w:rPrChange>
          </w:rPr>
          <w:t xml:space="preserve"> for survivors and </w:t>
        </w:r>
      </w:ins>
      <w:ins w:id="3091" w:author="Jordon Beijing" w:date="2020-09-05T23:44:00Z">
        <w:r w:rsidR="00FE3BBA" w:rsidRPr="00A646A5">
          <w:rPr>
            <w:rFonts w:ascii="Times New Roman" w:hAnsi="Times New Roman" w:cs="Times New Roman"/>
            <w:lang w:val="en-US"/>
          </w:rPr>
          <w:t xml:space="preserve">luckily </w:t>
        </w:r>
      </w:ins>
      <w:ins w:id="3092" w:author="Jordon Beijing" w:date="2020-09-05T23:22:00Z">
        <w:r w:rsidRPr="00667630">
          <w:rPr>
            <w:rFonts w:ascii="Times New Roman" w:hAnsi="Times New Roman" w:cs="Times New Roman"/>
            <w:lang w:val="en-US"/>
            <w:rPrChange w:id="3093" w:author="Jordon Beijing" w:date="2020-09-05T23:24:00Z">
              <w:rPr>
                <w:rFonts w:ascii="Times" w:hAnsi="Times"/>
                <w:lang w:val="en-US"/>
              </w:rPr>
            </w:rPrChange>
          </w:rPr>
          <w:t xml:space="preserve">they saw us. That </w:t>
        </w:r>
      </w:ins>
      <w:ins w:id="3094" w:author="Jordon Beijing" w:date="2020-09-06T08:34:00Z">
        <w:r w:rsidR="00FC7A48">
          <w:rPr>
            <w:rFonts w:ascii="Times New Roman" w:hAnsi="Times New Roman" w:cs="Times New Roman"/>
            <w:lang w:val="en-US"/>
          </w:rPr>
          <w:t>was</w:t>
        </w:r>
      </w:ins>
      <w:ins w:id="3095" w:author="Jordon Beijing" w:date="2020-09-05T23:22:00Z">
        <w:r w:rsidRPr="00667630">
          <w:rPr>
            <w:rFonts w:ascii="Times New Roman" w:hAnsi="Times New Roman" w:cs="Times New Roman"/>
            <w:lang w:val="en-US"/>
            <w:rPrChange w:id="3096" w:author="Jordon Beijing" w:date="2020-09-05T23:24:00Z">
              <w:rPr>
                <w:rFonts w:ascii="Times" w:hAnsi="Times"/>
                <w:lang w:val="en-US"/>
              </w:rPr>
            </w:rPrChange>
          </w:rPr>
          <w:t xml:space="preserve"> totally lucky. We </w:t>
        </w:r>
      </w:ins>
      <w:ins w:id="3097" w:author="Jordon Beijing" w:date="2020-09-05T23:41:00Z">
        <w:r w:rsidR="009F0FC8">
          <w:rPr>
            <w:rFonts w:ascii="Times New Roman" w:hAnsi="Times New Roman" w:cs="Times New Roman"/>
            <w:lang w:val="en-US"/>
          </w:rPr>
          <w:t>were</w:t>
        </w:r>
      </w:ins>
      <w:ins w:id="3098" w:author="Jordon Beijing" w:date="2020-09-05T23:22:00Z">
        <w:r w:rsidRPr="00667630">
          <w:rPr>
            <w:rFonts w:ascii="Times New Roman" w:hAnsi="Times New Roman" w:cs="Times New Roman"/>
            <w:lang w:val="en-US"/>
            <w:rPrChange w:id="3099" w:author="Jordon Beijing" w:date="2020-09-05T23:24:00Z">
              <w:rPr>
                <w:rFonts w:ascii="Times" w:hAnsi="Times"/>
                <w:lang w:val="en-US"/>
              </w:rPr>
            </w:rPrChange>
          </w:rPr>
          <w:t xml:space="preserve"> taken to a survivor camp, </w:t>
        </w:r>
      </w:ins>
      <w:ins w:id="3100" w:author="Jordon Beijing" w:date="2020-09-05T23:41:00Z">
        <w:r w:rsidR="009F0FC8">
          <w:rPr>
            <w:rFonts w:ascii="Times New Roman" w:hAnsi="Times New Roman" w:cs="Times New Roman"/>
            <w:lang w:val="en-US"/>
          </w:rPr>
          <w:t xml:space="preserve">where </w:t>
        </w:r>
      </w:ins>
      <w:ins w:id="3101" w:author="Jordon Beijing" w:date="2020-09-05T23:22:00Z">
        <w:r w:rsidRPr="00667630">
          <w:rPr>
            <w:rFonts w:ascii="Times New Roman" w:hAnsi="Times New Roman" w:cs="Times New Roman"/>
            <w:lang w:val="en-US"/>
            <w:rPrChange w:id="3102" w:author="Jordon Beijing" w:date="2020-09-05T23:24:00Z">
              <w:rPr>
                <w:rFonts w:ascii="Times" w:hAnsi="Times"/>
                <w:lang w:val="en-US"/>
              </w:rPr>
            </w:rPrChange>
          </w:rPr>
          <w:t xml:space="preserve">most of the survivors </w:t>
        </w:r>
      </w:ins>
      <w:ins w:id="3103" w:author="Jordon Beijing" w:date="2020-09-05T23:42:00Z">
        <w:r w:rsidR="009F0FC8">
          <w:rPr>
            <w:rFonts w:ascii="Times New Roman" w:hAnsi="Times New Roman" w:cs="Times New Roman"/>
            <w:lang w:val="en-US"/>
          </w:rPr>
          <w:t>were the</w:t>
        </w:r>
      </w:ins>
      <w:ins w:id="3104" w:author="Jordon Beijing" w:date="2020-09-05T23:22:00Z">
        <w:r w:rsidRPr="00667630">
          <w:rPr>
            <w:rFonts w:ascii="Times New Roman" w:hAnsi="Times New Roman" w:cs="Times New Roman"/>
            <w:lang w:val="en-US"/>
            <w:rPrChange w:id="3105" w:author="Jordon Beijing" w:date="2020-09-05T23:24:00Z">
              <w:rPr>
                <w:rFonts w:ascii="Times" w:hAnsi="Times"/>
                <w:lang w:val="en-US"/>
              </w:rPr>
            </w:rPrChange>
          </w:rPr>
          <w:t xml:space="preserve"> same age as us, </w:t>
        </w:r>
      </w:ins>
      <w:ins w:id="3106" w:author="Jordon Beijing" w:date="2020-09-05T23:42:00Z">
        <w:r w:rsidR="009F0FC8">
          <w:rPr>
            <w:rFonts w:ascii="Times New Roman" w:hAnsi="Times New Roman" w:cs="Times New Roman"/>
            <w:lang w:val="en-US"/>
          </w:rPr>
          <w:t xml:space="preserve">ages </w:t>
        </w:r>
      </w:ins>
      <w:ins w:id="3107" w:author="Jordon Beijing" w:date="2020-09-05T23:29:00Z">
        <w:r w:rsidR="00667630">
          <w:rPr>
            <w:rFonts w:ascii="Times New Roman" w:hAnsi="Times New Roman" w:cs="Times New Roman"/>
            <w:lang w:val="en-US"/>
          </w:rPr>
          <w:t>16</w:t>
        </w:r>
      </w:ins>
      <w:ins w:id="3108" w:author="Jordon Beijing" w:date="2020-09-05T23:22:00Z">
        <w:r w:rsidRPr="00667630">
          <w:rPr>
            <w:rFonts w:ascii="Times New Roman" w:hAnsi="Times New Roman" w:cs="Times New Roman"/>
            <w:lang w:val="en-US"/>
            <w:rPrChange w:id="3109" w:author="Jordon Beijing" w:date="2020-09-05T23:24:00Z">
              <w:rPr>
                <w:rFonts w:ascii="Times" w:hAnsi="Times"/>
                <w:lang w:val="en-US"/>
              </w:rPr>
            </w:rPrChange>
          </w:rPr>
          <w:t xml:space="preserve"> to </w:t>
        </w:r>
      </w:ins>
      <w:ins w:id="3110" w:author="Jordon Beijing" w:date="2020-09-05T23:29:00Z">
        <w:r w:rsidR="00667630">
          <w:rPr>
            <w:rFonts w:ascii="Times New Roman" w:hAnsi="Times New Roman" w:cs="Times New Roman"/>
            <w:lang w:val="en-US"/>
          </w:rPr>
          <w:t>13</w:t>
        </w:r>
      </w:ins>
      <w:ins w:id="3111" w:author="Jordon Beijing" w:date="2020-09-05T23:22:00Z">
        <w:r w:rsidRPr="00667630">
          <w:rPr>
            <w:rFonts w:ascii="Times New Roman" w:hAnsi="Times New Roman" w:cs="Times New Roman"/>
            <w:lang w:val="en-US"/>
            <w:rPrChange w:id="3112" w:author="Jordon Beijing" w:date="2020-09-05T23:24:00Z">
              <w:rPr>
                <w:rFonts w:ascii="Times" w:hAnsi="Times"/>
                <w:lang w:val="en-US"/>
              </w:rPr>
            </w:rPrChange>
          </w:rPr>
          <w:t xml:space="preserve">. </w:t>
        </w:r>
      </w:ins>
    </w:p>
    <w:p w14:paraId="2BC51394" w14:textId="003EEA1D" w:rsidR="002E5D5D" w:rsidRPr="006E49E3" w:rsidRDefault="002E5D5D" w:rsidP="006E49E3">
      <w:pPr>
        <w:ind w:firstLine="420"/>
        <w:rPr>
          <w:ins w:id="3113" w:author="Jordon Beijing" w:date="2020-09-05T23:22:00Z"/>
          <w:rFonts w:ascii="Times New Roman" w:hAnsi="Times New Roman" w:cs="Times New Roman"/>
          <w:lang w:val="en-US"/>
          <w:rPrChange w:id="3114" w:author="Jordon Beijing" w:date="2020-09-06T12:47:00Z">
            <w:rPr>
              <w:ins w:id="3115" w:author="Jordon Beijing" w:date="2020-09-05T23:22:00Z"/>
              <w:rFonts w:ascii="Times" w:hAnsi="Times"/>
              <w:color w:val="4472C4" w:themeColor="accent1"/>
              <w:lang w:val="en-US"/>
            </w:rPr>
          </w:rPrChange>
        </w:rPr>
        <w:pPrChange w:id="3116" w:author="Jordon Beijing" w:date="2020-09-06T12:47:00Z">
          <w:pPr>
            <w:ind w:firstLineChars="300" w:firstLine="720"/>
          </w:pPr>
        </w:pPrChange>
      </w:pPr>
      <w:ins w:id="3117" w:author="Jordon Beijing" w:date="2020-09-05T23:22:00Z">
        <w:r w:rsidRPr="00667630">
          <w:rPr>
            <w:rFonts w:ascii="Times New Roman" w:hAnsi="Times New Roman" w:cs="Times New Roman"/>
            <w:lang w:val="en-US"/>
            <w:rPrChange w:id="3118" w:author="Jordon Beijing" w:date="2020-09-05T23:24:00Z">
              <w:rPr>
                <w:rFonts w:ascii="Times" w:hAnsi="Times"/>
                <w:lang w:val="en-US"/>
              </w:rPr>
            </w:rPrChange>
          </w:rPr>
          <w:t>Well, the story will end here</w:t>
        </w:r>
      </w:ins>
      <w:ins w:id="3119" w:author="Jordon Beijing" w:date="2020-09-06T08:36:00Z">
        <w:r w:rsidR="00FC7A48">
          <w:rPr>
            <w:rFonts w:ascii="Times New Roman" w:hAnsi="Times New Roman" w:cs="Times New Roman"/>
            <w:lang w:val="en-US"/>
          </w:rPr>
          <w:t>.</w:t>
        </w:r>
      </w:ins>
      <w:ins w:id="3120" w:author="Jordon Beijing" w:date="2020-09-05T23:22:00Z">
        <w:r w:rsidRPr="00667630">
          <w:rPr>
            <w:rFonts w:ascii="Times New Roman" w:hAnsi="Times New Roman" w:cs="Times New Roman"/>
            <w:lang w:val="en-US"/>
            <w:rPrChange w:id="3121" w:author="Jordon Beijing" w:date="2020-09-05T23:24:00Z">
              <w:rPr>
                <w:rFonts w:ascii="Times" w:hAnsi="Times"/>
                <w:lang w:val="en-US"/>
              </w:rPr>
            </w:rPrChange>
          </w:rPr>
          <w:t xml:space="preserve"> I </w:t>
        </w:r>
      </w:ins>
      <w:ins w:id="3122" w:author="Jordon Beijing" w:date="2020-09-05T23:38:00Z">
        <w:r w:rsidR="009F0FC8">
          <w:rPr>
            <w:rFonts w:ascii="Times New Roman" w:hAnsi="Times New Roman" w:cs="Times New Roman"/>
            <w:lang w:val="en-US"/>
          </w:rPr>
          <w:t>have</w:t>
        </w:r>
      </w:ins>
      <w:ins w:id="3123" w:author="Jordon Beijing" w:date="2020-09-05T23:22:00Z">
        <w:r w:rsidRPr="00667630">
          <w:rPr>
            <w:rFonts w:ascii="Times New Roman" w:hAnsi="Times New Roman" w:cs="Times New Roman"/>
            <w:lang w:val="en-US"/>
            <w:rPrChange w:id="3124" w:author="Jordon Beijing" w:date="2020-09-05T23:24:00Z">
              <w:rPr>
                <w:rFonts w:ascii="Times" w:hAnsi="Times"/>
                <w:lang w:val="en-US"/>
              </w:rPr>
            </w:rPrChange>
          </w:rPr>
          <w:t xml:space="preserve"> to wake up five a.m. tomorrow. Goodnight.</w:t>
        </w:r>
      </w:ins>
    </w:p>
    <w:p w14:paraId="08A7FA75" w14:textId="77777777" w:rsidR="006E49E3" w:rsidRDefault="006E49E3" w:rsidP="006E49E3">
      <w:pPr>
        <w:ind w:firstLine="420"/>
        <w:rPr>
          <w:ins w:id="3125" w:author="Jordon Beijing" w:date="2020-09-06T12:47:00Z"/>
          <w:rFonts w:ascii="Times New Roman" w:hAnsi="Times New Roman" w:cs="Times New Roman"/>
          <w:lang w:val="en-US"/>
        </w:rPr>
      </w:pPr>
      <w:ins w:id="3126" w:author="Jordon Beijing" w:date="2020-09-06T12:47:00Z">
        <w:r>
          <w:rPr>
            <w:rFonts w:ascii="Times New Roman" w:hAnsi="Times New Roman" w:cs="Times New Roman"/>
            <w:lang w:val="en-US"/>
          </w:rPr>
          <w:t xml:space="preserve">To be continued… </w:t>
        </w:r>
      </w:ins>
    </w:p>
    <w:p w14:paraId="199A43EE" w14:textId="77777777" w:rsidR="00166FB7" w:rsidRDefault="00166FB7" w:rsidP="00166FB7">
      <w:pPr>
        <w:rPr>
          <w:rFonts w:ascii="Times" w:hAnsi="Times"/>
          <w:lang w:val="en-US"/>
        </w:rPr>
      </w:pPr>
    </w:p>
    <w:p w14:paraId="28A9B8DF" w14:textId="4992DD25" w:rsidR="00166FB7" w:rsidRDefault="00FC7A48" w:rsidP="00166FB7">
      <w:pPr>
        <w:rPr>
          <w:rFonts w:ascii="Times" w:hAnsi="Times"/>
          <w:lang w:val="en-US"/>
        </w:rPr>
      </w:pPr>
      <w:ins w:id="3127" w:author="Jordon Beijing" w:date="2020-09-06T08:36:00Z">
        <w:r>
          <w:rPr>
            <w:rFonts w:ascii="Times" w:hAnsi="Times"/>
            <w:lang w:val="en-US"/>
          </w:rPr>
          <w:t>Word Count: 74</w:t>
        </w:r>
      </w:ins>
      <w:ins w:id="3128" w:author="Jordon Beijing" w:date="2020-09-06T12:48:00Z">
        <w:r w:rsidR="006E49E3">
          <w:rPr>
            <w:rFonts w:ascii="Times" w:hAnsi="Times"/>
            <w:lang w:val="en-US"/>
          </w:rPr>
          <w:t>6</w:t>
        </w:r>
      </w:ins>
    </w:p>
    <w:p w14:paraId="5A0E35CC" w14:textId="77777777" w:rsidR="00166FB7" w:rsidDel="00667630" w:rsidRDefault="00166FB7" w:rsidP="00166FB7">
      <w:pPr>
        <w:rPr>
          <w:del w:id="3129" w:author="Jordon Beijing" w:date="2020-09-05T23:28:00Z"/>
          <w:rFonts w:ascii="Times" w:hAnsi="Times"/>
          <w:lang w:val="en-US"/>
        </w:rPr>
      </w:pPr>
    </w:p>
    <w:p w14:paraId="2D54C795" w14:textId="77777777" w:rsidR="00166FB7" w:rsidRDefault="00166FB7" w:rsidP="00166FB7">
      <w:pPr>
        <w:rPr>
          <w:rFonts w:ascii="Times" w:hAnsi="Times"/>
          <w:lang w:val="en-US"/>
        </w:rPr>
      </w:pPr>
    </w:p>
    <w:p w14:paraId="560EA02E" w14:textId="77777777" w:rsidR="00166FB7" w:rsidRDefault="00166FB7" w:rsidP="00166FB7">
      <w:pPr>
        <w:rPr>
          <w:rFonts w:ascii="Times" w:hAnsi="Times"/>
          <w:lang w:val="en-US"/>
        </w:rPr>
      </w:pPr>
    </w:p>
    <w:p w14:paraId="1ED844FB" w14:textId="77777777" w:rsidR="00166FB7" w:rsidRDefault="00166FB7" w:rsidP="00166FB7">
      <w:pPr>
        <w:rPr>
          <w:rFonts w:ascii="Times" w:hAnsi="Times"/>
          <w:lang w:val="en-US"/>
        </w:rPr>
      </w:pPr>
    </w:p>
    <w:p w14:paraId="14DDFB95" w14:textId="77777777" w:rsidR="00166FB7" w:rsidRDefault="00166FB7" w:rsidP="00166FB7">
      <w:pPr>
        <w:rPr>
          <w:rFonts w:ascii="Times" w:hAnsi="Times"/>
          <w:lang w:val="en-US"/>
        </w:rPr>
      </w:pPr>
    </w:p>
    <w:p w14:paraId="365AC922" w14:textId="77777777" w:rsidR="00166FB7" w:rsidRDefault="00166FB7" w:rsidP="00166FB7">
      <w:pPr>
        <w:rPr>
          <w:rFonts w:ascii="Times" w:hAnsi="Times"/>
          <w:lang w:val="en-US"/>
        </w:rPr>
      </w:pPr>
    </w:p>
    <w:p w14:paraId="437CF821" w14:textId="77777777" w:rsidR="00166FB7" w:rsidRDefault="00166FB7" w:rsidP="00166FB7">
      <w:pPr>
        <w:rPr>
          <w:rFonts w:ascii="Times" w:hAnsi="Times"/>
          <w:lang w:val="en-US"/>
        </w:rPr>
      </w:pPr>
    </w:p>
    <w:p w14:paraId="5ECDB8BC" w14:textId="77777777" w:rsidR="00166FB7" w:rsidRDefault="00166FB7" w:rsidP="00166FB7">
      <w:pPr>
        <w:rPr>
          <w:rFonts w:ascii="Times" w:hAnsi="Times"/>
          <w:lang w:val="en-US"/>
        </w:rPr>
      </w:pPr>
    </w:p>
    <w:p w14:paraId="2B990F97" w14:textId="77777777" w:rsidR="00166FB7" w:rsidRDefault="00166FB7" w:rsidP="00166FB7">
      <w:pPr>
        <w:rPr>
          <w:rFonts w:ascii="Times" w:hAnsi="Times"/>
          <w:lang w:val="en-US"/>
        </w:rPr>
      </w:pPr>
    </w:p>
    <w:p w14:paraId="2607E71E" w14:textId="77777777" w:rsidR="00166FB7" w:rsidRDefault="00166FB7" w:rsidP="00166FB7">
      <w:pPr>
        <w:rPr>
          <w:rFonts w:ascii="Times" w:hAnsi="Times"/>
          <w:lang w:val="en-US"/>
        </w:rPr>
      </w:pPr>
    </w:p>
    <w:p w14:paraId="090FB758" w14:textId="77777777" w:rsidR="00166FB7" w:rsidRDefault="00166FB7" w:rsidP="00166FB7">
      <w:pPr>
        <w:rPr>
          <w:rFonts w:ascii="Times" w:hAnsi="Times"/>
          <w:lang w:val="en-US"/>
        </w:rPr>
      </w:pPr>
    </w:p>
    <w:p w14:paraId="0AB1D836" w14:textId="77777777" w:rsidR="00166FB7" w:rsidRDefault="00166FB7" w:rsidP="00166FB7">
      <w:pPr>
        <w:rPr>
          <w:rFonts w:ascii="Times" w:hAnsi="Times"/>
          <w:lang w:val="en-US"/>
        </w:rPr>
      </w:pPr>
    </w:p>
    <w:p w14:paraId="63283263" w14:textId="77777777" w:rsidR="00166FB7" w:rsidRDefault="00166FB7" w:rsidP="00166FB7">
      <w:pPr>
        <w:rPr>
          <w:rFonts w:ascii="Times" w:hAnsi="Times"/>
          <w:lang w:val="en-US"/>
        </w:rPr>
      </w:pPr>
    </w:p>
    <w:p w14:paraId="68B5A296" w14:textId="77777777" w:rsidR="00166FB7" w:rsidRDefault="00166FB7" w:rsidP="00166FB7">
      <w:pPr>
        <w:rPr>
          <w:rFonts w:ascii="Times" w:hAnsi="Times"/>
          <w:lang w:val="en-US"/>
        </w:rPr>
      </w:pPr>
    </w:p>
    <w:p w14:paraId="6846035E" w14:textId="77777777" w:rsidR="00166FB7" w:rsidRDefault="00166FB7" w:rsidP="00166FB7">
      <w:pPr>
        <w:rPr>
          <w:rFonts w:ascii="Times" w:hAnsi="Times"/>
          <w:lang w:val="en-US"/>
        </w:rPr>
      </w:pPr>
    </w:p>
    <w:p w14:paraId="44847174" w14:textId="77777777" w:rsidR="00166FB7" w:rsidRDefault="00166FB7" w:rsidP="00166FB7">
      <w:pPr>
        <w:rPr>
          <w:rFonts w:ascii="Times" w:hAnsi="Times"/>
          <w:lang w:val="en-US"/>
        </w:rPr>
      </w:pPr>
    </w:p>
    <w:p w14:paraId="5675FE8B" w14:textId="77777777" w:rsidR="00166FB7" w:rsidRDefault="00166FB7" w:rsidP="00166FB7">
      <w:pPr>
        <w:rPr>
          <w:rFonts w:ascii="Times" w:hAnsi="Times"/>
          <w:lang w:val="en-US"/>
        </w:rPr>
      </w:pPr>
    </w:p>
    <w:p w14:paraId="7623A69F" w14:textId="77777777" w:rsidR="00166FB7" w:rsidRDefault="00166FB7" w:rsidP="00166FB7">
      <w:pPr>
        <w:rPr>
          <w:rFonts w:ascii="Times" w:hAnsi="Times"/>
          <w:lang w:val="en-US"/>
        </w:rPr>
      </w:pPr>
    </w:p>
    <w:p w14:paraId="58D7FBDC" w14:textId="77777777" w:rsidR="00166FB7" w:rsidRDefault="00166FB7" w:rsidP="00166FB7">
      <w:pPr>
        <w:rPr>
          <w:rFonts w:ascii="Times" w:hAnsi="Times"/>
          <w:lang w:val="en-US"/>
        </w:rPr>
      </w:pPr>
    </w:p>
    <w:p w14:paraId="45DA066E" w14:textId="77777777" w:rsidR="00166FB7" w:rsidRDefault="00166FB7" w:rsidP="00166FB7">
      <w:pPr>
        <w:rPr>
          <w:rFonts w:ascii="Times" w:hAnsi="Times"/>
          <w:lang w:val="en-US"/>
        </w:rPr>
      </w:pPr>
    </w:p>
    <w:p w14:paraId="182ADFDB" w14:textId="77777777" w:rsidR="00166FB7" w:rsidRDefault="00166FB7" w:rsidP="00166FB7">
      <w:pPr>
        <w:rPr>
          <w:rFonts w:ascii="Times" w:hAnsi="Times"/>
          <w:lang w:val="en-US"/>
        </w:rPr>
      </w:pPr>
    </w:p>
    <w:p w14:paraId="3D2318A2" w14:textId="77777777" w:rsidR="00166FB7" w:rsidRDefault="00166FB7" w:rsidP="00166FB7">
      <w:pPr>
        <w:rPr>
          <w:rFonts w:ascii="Times" w:hAnsi="Times"/>
          <w:lang w:val="en-US"/>
        </w:rPr>
      </w:pPr>
    </w:p>
    <w:p w14:paraId="4A0622DB" w14:textId="77777777" w:rsidR="00166FB7" w:rsidRDefault="00166FB7" w:rsidP="00166FB7">
      <w:pPr>
        <w:rPr>
          <w:rFonts w:ascii="Times" w:hAnsi="Times"/>
          <w:lang w:val="en-US"/>
        </w:rPr>
      </w:pPr>
    </w:p>
    <w:p w14:paraId="441D0174" w14:textId="77777777" w:rsidR="00166FB7" w:rsidRDefault="00166FB7" w:rsidP="00166FB7">
      <w:pPr>
        <w:rPr>
          <w:rFonts w:ascii="Times" w:hAnsi="Times"/>
          <w:lang w:val="en-US"/>
        </w:rPr>
      </w:pPr>
    </w:p>
    <w:p w14:paraId="15A66488" w14:textId="77777777" w:rsidR="00166FB7" w:rsidRDefault="00166FB7" w:rsidP="00166FB7">
      <w:pPr>
        <w:rPr>
          <w:rFonts w:ascii="Times" w:hAnsi="Times"/>
          <w:lang w:val="en-US"/>
        </w:rPr>
      </w:pPr>
    </w:p>
    <w:p w14:paraId="52F3F427" w14:textId="77777777" w:rsidR="00166FB7" w:rsidRDefault="00166FB7" w:rsidP="00166FB7">
      <w:pPr>
        <w:rPr>
          <w:rFonts w:ascii="Times" w:hAnsi="Times"/>
          <w:lang w:val="en-US"/>
        </w:rPr>
      </w:pPr>
    </w:p>
    <w:p w14:paraId="7FD59DB0" w14:textId="77777777" w:rsidR="00166FB7" w:rsidRDefault="00166FB7" w:rsidP="00166FB7">
      <w:pPr>
        <w:rPr>
          <w:rFonts w:ascii="Times" w:hAnsi="Times"/>
          <w:lang w:val="en-US"/>
        </w:rPr>
      </w:pPr>
    </w:p>
    <w:p w14:paraId="079D57B1" w14:textId="77777777" w:rsidR="00166FB7" w:rsidRDefault="00166FB7" w:rsidP="00166FB7">
      <w:pPr>
        <w:rPr>
          <w:rFonts w:ascii="Times" w:hAnsi="Times"/>
          <w:lang w:val="en-US"/>
        </w:rPr>
      </w:pPr>
    </w:p>
    <w:p w14:paraId="561AD9AE" w14:textId="77777777" w:rsidR="00166FB7" w:rsidRDefault="00166FB7" w:rsidP="00166FB7">
      <w:pPr>
        <w:rPr>
          <w:rFonts w:ascii="Times" w:hAnsi="Times"/>
          <w:lang w:val="en-US"/>
        </w:rPr>
      </w:pPr>
    </w:p>
    <w:p w14:paraId="17B7EFB6" w14:textId="77777777" w:rsidR="00166FB7" w:rsidRDefault="00166FB7" w:rsidP="00166FB7">
      <w:pPr>
        <w:rPr>
          <w:rFonts w:ascii="Times" w:hAnsi="Times"/>
          <w:lang w:val="en-US"/>
        </w:rPr>
      </w:pPr>
    </w:p>
    <w:p w14:paraId="24B0470E" w14:textId="77777777" w:rsidR="00166FB7" w:rsidRDefault="00166FB7" w:rsidP="00166FB7">
      <w:pPr>
        <w:rPr>
          <w:rFonts w:ascii="Times" w:hAnsi="Times"/>
          <w:lang w:val="en-US"/>
        </w:rPr>
      </w:pPr>
    </w:p>
    <w:p w14:paraId="10748045" w14:textId="77777777" w:rsidR="00166FB7" w:rsidDel="006E49E3" w:rsidRDefault="00166FB7" w:rsidP="00166FB7">
      <w:pPr>
        <w:rPr>
          <w:del w:id="3130" w:author="Jordon Beijing" w:date="2020-09-06T12:47:00Z"/>
          <w:rFonts w:ascii="Times" w:hAnsi="Times"/>
          <w:lang w:val="en-US"/>
        </w:rPr>
      </w:pPr>
    </w:p>
    <w:p w14:paraId="4ADDF4B6" w14:textId="77777777" w:rsidR="00166FB7" w:rsidDel="00FC7A48" w:rsidRDefault="00166FB7" w:rsidP="00166FB7">
      <w:pPr>
        <w:rPr>
          <w:del w:id="3131" w:author="Jordon Beijing" w:date="2020-09-06T08:36:00Z"/>
          <w:rFonts w:ascii="Times" w:hAnsi="Times"/>
          <w:lang w:val="en-US"/>
        </w:rPr>
      </w:pPr>
    </w:p>
    <w:p w14:paraId="212024A6" w14:textId="74B8B4A8" w:rsidR="00166FB7" w:rsidDel="00667630" w:rsidRDefault="00166FB7" w:rsidP="00166FB7">
      <w:pPr>
        <w:rPr>
          <w:del w:id="3132" w:author="Jordon Beijing" w:date="2020-09-05T23:28:00Z"/>
          <w:rFonts w:ascii="Times" w:hAnsi="Times"/>
          <w:lang w:val="en-US"/>
        </w:rPr>
      </w:pPr>
    </w:p>
    <w:p w14:paraId="2789F1C4" w14:textId="77777777" w:rsidR="00166FB7" w:rsidDel="00667630" w:rsidRDefault="00166FB7" w:rsidP="00166FB7">
      <w:pPr>
        <w:rPr>
          <w:del w:id="3133" w:author="Jordon Beijing" w:date="2020-09-05T23:28:00Z"/>
          <w:rFonts w:ascii="Times" w:hAnsi="Times"/>
          <w:lang w:val="en-US"/>
        </w:rPr>
      </w:pPr>
    </w:p>
    <w:p w14:paraId="6BE8EA44" w14:textId="77777777" w:rsidR="00166FB7" w:rsidDel="00667630" w:rsidRDefault="00166FB7" w:rsidP="00166FB7">
      <w:pPr>
        <w:rPr>
          <w:del w:id="3134" w:author="Jordon Beijing" w:date="2020-09-05T23:28:00Z"/>
          <w:rFonts w:ascii="Times" w:hAnsi="Times"/>
          <w:lang w:val="en-US"/>
        </w:rPr>
      </w:pPr>
    </w:p>
    <w:p w14:paraId="24DCE861" w14:textId="77777777" w:rsidR="00166FB7" w:rsidDel="00667630" w:rsidRDefault="00166FB7" w:rsidP="00166FB7">
      <w:pPr>
        <w:rPr>
          <w:del w:id="3135" w:author="Jordon Beijing" w:date="2020-09-05T23:28:00Z"/>
          <w:rFonts w:ascii="Times" w:hAnsi="Times"/>
          <w:lang w:val="en-US"/>
        </w:rPr>
      </w:pPr>
    </w:p>
    <w:p w14:paraId="23A024C3" w14:textId="77777777" w:rsidR="00166FB7" w:rsidDel="00667630" w:rsidRDefault="00166FB7" w:rsidP="00166FB7">
      <w:pPr>
        <w:rPr>
          <w:del w:id="3136" w:author="Jordon Beijing" w:date="2020-09-05T23:28:00Z"/>
          <w:rFonts w:ascii="Times" w:hAnsi="Times"/>
          <w:lang w:val="en-US"/>
        </w:rPr>
      </w:pPr>
    </w:p>
    <w:p w14:paraId="434CC258" w14:textId="77777777" w:rsidR="00166FB7" w:rsidDel="00667630" w:rsidRDefault="00166FB7" w:rsidP="00166FB7">
      <w:pPr>
        <w:rPr>
          <w:del w:id="3137" w:author="Jordon Beijing" w:date="2020-09-05T23:28:00Z"/>
          <w:rFonts w:ascii="Times" w:hAnsi="Times"/>
          <w:lang w:val="en-US"/>
        </w:rPr>
      </w:pPr>
    </w:p>
    <w:p w14:paraId="13D3F296" w14:textId="77777777" w:rsidR="00166FB7" w:rsidDel="00667630" w:rsidRDefault="00166FB7" w:rsidP="00166FB7">
      <w:pPr>
        <w:rPr>
          <w:del w:id="3138" w:author="Jordon Beijing" w:date="2020-09-05T23:28:00Z"/>
          <w:rFonts w:ascii="Times" w:hAnsi="Times"/>
          <w:lang w:val="en-US"/>
        </w:rPr>
      </w:pPr>
    </w:p>
    <w:p w14:paraId="4A97814C" w14:textId="77777777" w:rsidR="00166FB7" w:rsidDel="00667630" w:rsidRDefault="00166FB7" w:rsidP="00166FB7">
      <w:pPr>
        <w:rPr>
          <w:del w:id="3139" w:author="Jordon Beijing" w:date="2020-09-05T23:28:00Z"/>
          <w:rFonts w:ascii="Times" w:hAnsi="Times"/>
          <w:lang w:val="en-US"/>
        </w:rPr>
      </w:pPr>
    </w:p>
    <w:p w14:paraId="3711751B" w14:textId="77777777" w:rsidR="00166FB7" w:rsidDel="00667630" w:rsidRDefault="00166FB7" w:rsidP="00166FB7">
      <w:pPr>
        <w:rPr>
          <w:del w:id="3140" w:author="Jordon Beijing" w:date="2020-09-05T23:28:00Z"/>
          <w:rFonts w:ascii="Times" w:hAnsi="Times"/>
          <w:lang w:val="en-US"/>
        </w:rPr>
      </w:pPr>
    </w:p>
    <w:p w14:paraId="59E1A811" w14:textId="77777777" w:rsidR="00166FB7" w:rsidDel="00667630" w:rsidRDefault="00166FB7" w:rsidP="00166FB7">
      <w:pPr>
        <w:rPr>
          <w:del w:id="3141" w:author="Jordon Beijing" w:date="2020-09-05T23:28:00Z"/>
          <w:rFonts w:ascii="Times" w:hAnsi="Times"/>
          <w:lang w:val="en-US"/>
        </w:rPr>
      </w:pPr>
    </w:p>
    <w:p w14:paraId="3DA7CDFC" w14:textId="77777777" w:rsidR="00166FB7" w:rsidDel="00667630" w:rsidRDefault="00166FB7" w:rsidP="00166FB7">
      <w:pPr>
        <w:rPr>
          <w:del w:id="3142" w:author="Jordon Beijing" w:date="2020-09-05T23:28:00Z"/>
          <w:rFonts w:ascii="Times" w:hAnsi="Times"/>
          <w:lang w:val="en-US"/>
        </w:rPr>
      </w:pPr>
    </w:p>
    <w:p w14:paraId="3E69DFB0" w14:textId="77777777" w:rsidR="00166FB7" w:rsidDel="00667630" w:rsidRDefault="00166FB7" w:rsidP="00166FB7">
      <w:pPr>
        <w:rPr>
          <w:del w:id="3143" w:author="Jordon Beijing" w:date="2020-09-05T23:28:00Z"/>
          <w:rFonts w:ascii="Times" w:hAnsi="Times"/>
          <w:lang w:val="en-US"/>
        </w:rPr>
      </w:pPr>
    </w:p>
    <w:p w14:paraId="326F2819" w14:textId="77777777" w:rsidR="00166FB7" w:rsidRDefault="00166FB7" w:rsidP="00166FB7">
      <w:pPr>
        <w:rPr>
          <w:rFonts w:ascii="Times" w:hAnsi="Times"/>
          <w:lang w:val="en-US"/>
        </w:rPr>
      </w:pPr>
    </w:p>
    <w:p w14:paraId="262DE462" w14:textId="01847EC4" w:rsidR="00166FB7" w:rsidRDefault="004168D5" w:rsidP="00166FB7">
      <w:pPr>
        <w:rPr>
          <w:rFonts w:ascii="Times" w:hAnsi="Times"/>
          <w:color w:val="4472C4" w:themeColor="accent1"/>
          <w:lang w:val="en-US"/>
        </w:rPr>
      </w:pPr>
      <w:r w:rsidRPr="004168D5">
        <w:rPr>
          <w:rFonts w:ascii="Times" w:hAnsi="Times"/>
          <w:color w:val="4472C4" w:themeColor="accent1"/>
          <w:lang w:val="en-US"/>
        </w:rPr>
        <w:lastRenderedPageBreak/>
        <w:t>[</w:t>
      </w:r>
      <w:r w:rsidR="00166FB7" w:rsidRPr="004168D5">
        <w:rPr>
          <w:rFonts w:ascii="Times" w:hAnsi="Times"/>
          <w:color w:val="4472C4" w:themeColor="accent1"/>
          <w:lang w:val="en-US"/>
        </w:rPr>
        <w:t>Essay 8: Letter to Captain</w:t>
      </w:r>
      <w:r>
        <w:rPr>
          <w:rFonts w:ascii="Times" w:hAnsi="Times"/>
          <w:color w:val="4472C4" w:themeColor="accent1"/>
          <w:lang w:val="en-US"/>
        </w:rPr>
        <w:t>: Draft 1</w:t>
      </w:r>
      <w:r w:rsidRPr="004168D5">
        <w:rPr>
          <w:rFonts w:ascii="Times" w:hAnsi="Times"/>
          <w:color w:val="4472C4" w:themeColor="accent1"/>
          <w:lang w:val="en-US"/>
        </w:rPr>
        <w:t>]</w:t>
      </w:r>
    </w:p>
    <w:p w14:paraId="50345F2A" w14:textId="2FA4BACB" w:rsidR="00EF59E5" w:rsidRDefault="00EF59E5" w:rsidP="00C3486C">
      <w:pPr>
        <w:ind w:firstLineChars="250" w:firstLine="600"/>
        <w:rPr>
          <w:ins w:id="3144" w:author="Jordon Beijing" w:date="2020-09-04T12:21:00Z"/>
          <w:rFonts w:ascii="Times" w:hAnsi="Times"/>
          <w:lang w:val="en-US"/>
        </w:rPr>
      </w:pPr>
    </w:p>
    <w:p w14:paraId="5D9EC0F5" w14:textId="5984E19E" w:rsidR="00D43C89" w:rsidRPr="00D43C89" w:rsidRDefault="00D43C89">
      <w:pPr>
        <w:ind w:firstLineChars="250" w:firstLine="600"/>
        <w:jc w:val="center"/>
        <w:rPr>
          <w:ins w:id="3145" w:author="Jordon Beijing" w:date="2020-09-04T12:21:00Z"/>
          <w:rFonts w:ascii="Times" w:hAnsi="Times"/>
          <w:b/>
          <w:bCs/>
          <w:lang w:val="en-US"/>
          <w:rPrChange w:id="3146" w:author="Jordon Beijing" w:date="2020-09-04T12:21:00Z">
            <w:rPr>
              <w:ins w:id="3147" w:author="Jordon Beijing" w:date="2020-09-04T12:21:00Z"/>
              <w:rFonts w:ascii="Times" w:hAnsi="Times"/>
              <w:lang w:val="en-US"/>
            </w:rPr>
          </w:rPrChange>
        </w:rPr>
        <w:pPrChange w:id="3148" w:author="Jordon Beijing" w:date="2020-09-04T12:21:00Z">
          <w:pPr>
            <w:ind w:firstLineChars="250" w:firstLine="600"/>
          </w:pPr>
        </w:pPrChange>
      </w:pPr>
      <w:ins w:id="3149" w:author="Jordon Beijing" w:date="2020-09-04T12:21:00Z">
        <w:r w:rsidRPr="00D43C89">
          <w:rPr>
            <w:rFonts w:ascii="Times" w:hAnsi="Times"/>
            <w:b/>
            <w:bCs/>
            <w:lang w:val="en-US"/>
            <w:rPrChange w:id="3150" w:author="Jordon Beijing" w:date="2020-09-04T12:21:00Z">
              <w:rPr>
                <w:rFonts w:ascii="Times" w:hAnsi="Times"/>
                <w:lang w:val="en-US"/>
              </w:rPr>
            </w:rPrChange>
          </w:rPr>
          <w:t>Write a Letter to Captain</w:t>
        </w:r>
      </w:ins>
    </w:p>
    <w:p w14:paraId="4C8EA4AB" w14:textId="77777777" w:rsidR="00D43C89" w:rsidRDefault="00D43C89" w:rsidP="00C3486C">
      <w:pPr>
        <w:ind w:firstLineChars="250" w:firstLine="600"/>
        <w:rPr>
          <w:ins w:id="3151" w:author="Jordon Beijing" w:date="2020-09-04T10:45:00Z"/>
          <w:rFonts w:ascii="Times" w:hAnsi="Times"/>
          <w:lang w:val="en-US"/>
        </w:rPr>
      </w:pPr>
    </w:p>
    <w:p w14:paraId="30656774" w14:textId="6DA0E314" w:rsidR="00C3486C" w:rsidRPr="00C3486C" w:rsidRDefault="00C3486C" w:rsidP="00C3486C">
      <w:pPr>
        <w:ind w:firstLineChars="250" w:firstLine="600"/>
        <w:rPr>
          <w:rFonts w:ascii="Times" w:hAnsi="Times"/>
          <w:lang w:val="en-US"/>
        </w:rPr>
      </w:pPr>
      <w:r w:rsidRPr="00C3486C">
        <w:rPr>
          <w:rFonts w:ascii="Times" w:hAnsi="Times"/>
          <w:lang w:val="en-US"/>
        </w:rPr>
        <w:t>I had learn a lot in this course. This class let me remember a lot of rules in writing I had learn before, and it let me understood many important rules we should follow in writing.</w:t>
      </w:r>
    </w:p>
    <w:p w14:paraId="3D3E9991" w14:textId="77777777" w:rsidR="00C3486C" w:rsidRPr="00C3486C" w:rsidRDefault="00C3486C" w:rsidP="00C3486C">
      <w:pPr>
        <w:rPr>
          <w:rFonts w:ascii="Times" w:hAnsi="Times"/>
          <w:lang w:val="en-US"/>
        </w:rPr>
      </w:pPr>
      <w:r w:rsidRPr="00C3486C">
        <w:rPr>
          <w:rFonts w:ascii="Times" w:hAnsi="Times"/>
          <w:lang w:val="en-US"/>
        </w:rPr>
        <w:t>The first thing I had learn some rules about writing research paper, like using quotation marks and write down the website about where you get that information. The second thing I also had learn is how to draw an arc before writing a narrative, it could help us to write the story in order. The last thing I had learn is using different kind of adjective, adverb and verb, like using enormous to replace big, using adorable to replace cute. This class really help me doing on writing essay.</w:t>
      </w:r>
    </w:p>
    <w:p w14:paraId="25963402" w14:textId="77777777" w:rsidR="00C3486C" w:rsidRPr="00C3486C" w:rsidRDefault="00C3486C" w:rsidP="00C3486C">
      <w:pPr>
        <w:ind w:firstLineChars="200" w:firstLine="480"/>
        <w:rPr>
          <w:rFonts w:ascii="Times" w:hAnsi="Times"/>
          <w:lang w:val="en-US"/>
        </w:rPr>
      </w:pPr>
      <w:r w:rsidRPr="00C3486C">
        <w:rPr>
          <w:rFonts w:ascii="Times" w:hAnsi="Times"/>
          <w:lang w:val="en-US"/>
        </w:rPr>
        <w:t xml:space="preserve"> I like about this course is because I actually really learned in this class. I also feel excited to be in this class because both teacher and classmates all work hard and they all really in to this class. This class has a good atmosphere and good attitude on everybody. Miss Shannon and Mr. J will answer my question all the time even in the day that we don’t have class, and they really have a lot of patient on me. I’m thankful to these two teacher.</w:t>
      </w:r>
    </w:p>
    <w:p w14:paraId="56A2859B" w14:textId="0E55EC86" w:rsidR="004168D5" w:rsidRPr="00C3486C" w:rsidRDefault="00C3486C" w:rsidP="00C3486C">
      <w:pPr>
        <w:ind w:firstLineChars="200" w:firstLine="480"/>
        <w:rPr>
          <w:rFonts w:ascii="Times" w:hAnsi="Times"/>
          <w:lang w:val="en-US"/>
        </w:rPr>
      </w:pPr>
      <w:r w:rsidRPr="00C3486C">
        <w:rPr>
          <w:rFonts w:ascii="Times" w:hAnsi="Times"/>
          <w:lang w:val="en-US"/>
        </w:rPr>
        <w:t xml:space="preserve"> I think maybe in next time teacher can give us feedback quicker, so we could write our draft2 immediately and it doesn't drag the draft2 to the end of the course. I hope teacher could give us the draft2 on time so we won’t have too much works to do at the end of the class. I think I think next time I would try my best to do all the homework faster and clearer. I think I also can be more patient next time. I would still try my best to work on homework and classes.</w:t>
      </w:r>
    </w:p>
    <w:p w14:paraId="108F21DB" w14:textId="5E1295F7" w:rsidR="004168D5" w:rsidRPr="00C3486C" w:rsidRDefault="004168D5" w:rsidP="00166FB7">
      <w:pPr>
        <w:rPr>
          <w:rFonts w:ascii="Times" w:hAnsi="Times"/>
          <w:lang w:val="en-US"/>
        </w:rPr>
      </w:pPr>
    </w:p>
    <w:p w14:paraId="0A10028B" w14:textId="0DF70A01" w:rsidR="004168D5" w:rsidRPr="004C4567" w:rsidRDefault="004C4567" w:rsidP="00166FB7">
      <w:pPr>
        <w:rPr>
          <w:rFonts w:ascii="Times" w:hAnsi="Times"/>
          <w:color w:val="000000" w:themeColor="text1"/>
          <w:lang w:val="en-US"/>
          <w:rPrChange w:id="3152" w:author="Jordon Beijing" w:date="2020-09-04T12:01:00Z">
            <w:rPr>
              <w:rFonts w:ascii="Times" w:hAnsi="Times"/>
              <w:color w:val="4472C4" w:themeColor="accent1"/>
              <w:lang w:val="en-US"/>
            </w:rPr>
          </w:rPrChange>
        </w:rPr>
      </w:pPr>
      <w:ins w:id="3153" w:author="Jordon Beijing" w:date="2020-09-04T12:01:00Z">
        <w:r w:rsidRPr="004C4567">
          <w:rPr>
            <w:rFonts w:ascii="Times" w:hAnsi="Times"/>
            <w:color w:val="000000" w:themeColor="text1"/>
            <w:lang w:val="en-US"/>
            <w:rPrChange w:id="3154" w:author="Jordon Beijing" w:date="2020-09-04T12:01:00Z">
              <w:rPr>
                <w:rFonts w:ascii="Times" w:hAnsi="Times"/>
                <w:color w:val="4472C4" w:themeColor="accent1"/>
                <w:lang w:val="en-US"/>
              </w:rPr>
            </w:rPrChange>
          </w:rPr>
          <w:t>Word Count:</w:t>
        </w:r>
      </w:ins>
      <w:ins w:id="3155" w:author="Jordon Beijing" w:date="2020-09-04T12:02:00Z">
        <w:r>
          <w:rPr>
            <w:rFonts w:ascii="Times" w:hAnsi="Times"/>
            <w:color w:val="000000" w:themeColor="text1"/>
            <w:lang w:val="en-US"/>
          </w:rPr>
          <w:t xml:space="preserve"> 309</w:t>
        </w:r>
      </w:ins>
    </w:p>
    <w:p w14:paraId="28D723B7" w14:textId="6081DF32" w:rsidR="004168D5" w:rsidRDefault="004168D5" w:rsidP="00166FB7">
      <w:pPr>
        <w:rPr>
          <w:rFonts w:ascii="Times" w:hAnsi="Times"/>
          <w:color w:val="4472C4" w:themeColor="accent1"/>
          <w:lang w:val="en-US"/>
        </w:rPr>
      </w:pPr>
    </w:p>
    <w:p w14:paraId="715C7872" w14:textId="0385B437" w:rsidR="004168D5" w:rsidRDefault="004168D5" w:rsidP="00166FB7">
      <w:pPr>
        <w:rPr>
          <w:rFonts w:ascii="Times" w:hAnsi="Times"/>
          <w:color w:val="4472C4" w:themeColor="accent1"/>
          <w:lang w:val="en-US"/>
        </w:rPr>
      </w:pPr>
    </w:p>
    <w:p w14:paraId="3B5F4CC4" w14:textId="5210CA2D" w:rsidR="004168D5" w:rsidRDefault="004168D5" w:rsidP="00166FB7">
      <w:pPr>
        <w:rPr>
          <w:rFonts w:ascii="Times" w:hAnsi="Times"/>
          <w:color w:val="4472C4" w:themeColor="accent1"/>
          <w:lang w:val="en-US"/>
        </w:rPr>
      </w:pPr>
    </w:p>
    <w:p w14:paraId="69290B6B" w14:textId="66A7F75D" w:rsidR="004168D5" w:rsidRDefault="004168D5" w:rsidP="00166FB7">
      <w:pPr>
        <w:rPr>
          <w:rFonts w:ascii="Times" w:hAnsi="Times"/>
          <w:color w:val="4472C4" w:themeColor="accent1"/>
          <w:lang w:val="en-US"/>
        </w:rPr>
      </w:pPr>
    </w:p>
    <w:p w14:paraId="54C98F6A" w14:textId="538FAD2C" w:rsidR="004168D5" w:rsidRDefault="004168D5" w:rsidP="00166FB7">
      <w:pPr>
        <w:rPr>
          <w:rFonts w:ascii="Times" w:hAnsi="Times"/>
          <w:color w:val="4472C4" w:themeColor="accent1"/>
          <w:lang w:val="en-US"/>
        </w:rPr>
      </w:pPr>
    </w:p>
    <w:p w14:paraId="49F35EC1" w14:textId="1886EFED" w:rsidR="004168D5" w:rsidRDefault="004168D5" w:rsidP="00166FB7">
      <w:pPr>
        <w:rPr>
          <w:rFonts w:ascii="Times" w:hAnsi="Times"/>
          <w:color w:val="4472C4" w:themeColor="accent1"/>
          <w:lang w:val="en-US"/>
        </w:rPr>
      </w:pPr>
    </w:p>
    <w:p w14:paraId="0BAF1A76" w14:textId="5796DFA8" w:rsidR="004168D5" w:rsidRDefault="004168D5" w:rsidP="00166FB7">
      <w:pPr>
        <w:rPr>
          <w:rFonts w:ascii="Times" w:hAnsi="Times"/>
          <w:color w:val="4472C4" w:themeColor="accent1"/>
          <w:lang w:val="en-US"/>
        </w:rPr>
      </w:pPr>
    </w:p>
    <w:p w14:paraId="520F121D" w14:textId="2736B376" w:rsidR="004168D5" w:rsidRDefault="004168D5" w:rsidP="00166FB7">
      <w:pPr>
        <w:rPr>
          <w:rFonts w:ascii="Times" w:hAnsi="Times"/>
          <w:color w:val="4472C4" w:themeColor="accent1"/>
          <w:lang w:val="en-US"/>
        </w:rPr>
      </w:pPr>
    </w:p>
    <w:p w14:paraId="788F6FEF" w14:textId="31C61B43" w:rsidR="004168D5" w:rsidDel="00EF59E5" w:rsidRDefault="004168D5" w:rsidP="00166FB7">
      <w:pPr>
        <w:rPr>
          <w:del w:id="3156" w:author="Jordon Beijing" w:date="2020-09-04T10:45:00Z"/>
          <w:rFonts w:ascii="Times" w:hAnsi="Times"/>
          <w:color w:val="4472C4" w:themeColor="accent1"/>
          <w:lang w:val="en-US"/>
        </w:rPr>
      </w:pPr>
    </w:p>
    <w:p w14:paraId="1810A180" w14:textId="51105BE7" w:rsidR="004168D5" w:rsidRDefault="004168D5" w:rsidP="00166FB7">
      <w:pPr>
        <w:rPr>
          <w:rFonts w:ascii="Times" w:hAnsi="Times"/>
          <w:color w:val="4472C4" w:themeColor="accent1"/>
          <w:lang w:val="en-US"/>
        </w:rPr>
      </w:pPr>
    </w:p>
    <w:p w14:paraId="7BA293CB" w14:textId="270CBBA6" w:rsidR="004168D5" w:rsidRDefault="004168D5" w:rsidP="00166FB7">
      <w:pPr>
        <w:rPr>
          <w:rFonts w:ascii="Times" w:hAnsi="Times"/>
          <w:color w:val="4472C4" w:themeColor="accent1"/>
          <w:lang w:val="en-US"/>
        </w:rPr>
      </w:pPr>
    </w:p>
    <w:p w14:paraId="2E878E2C" w14:textId="2165F0AC" w:rsidR="004168D5" w:rsidRDefault="004168D5" w:rsidP="00166FB7">
      <w:pPr>
        <w:rPr>
          <w:rFonts w:ascii="Times" w:hAnsi="Times"/>
          <w:color w:val="4472C4" w:themeColor="accent1"/>
          <w:lang w:val="en-US"/>
        </w:rPr>
      </w:pPr>
    </w:p>
    <w:p w14:paraId="5ECEC349" w14:textId="3D26A854" w:rsidR="004168D5" w:rsidRDefault="004168D5" w:rsidP="00166FB7">
      <w:pPr>
        <w:rPr>
          <w:rFonts w:ascii="Times" w:hAnsi="Times"/>
          <w:color w:val="4472C4" w:themeColor="accent1"/>
          <w:lang w:val="en-US"/>
        </w:rPr>
      </w:pPr>
    </w:p>
    <w:p w14:paraId="0F146C12" w14:textId="1D82A1F1" w:rsidR="004168D5" w:rsidRDefault="004168D5" w:rsidP="00166FB7">
      <w:pPr>
        <w:rPr>
          <w:rFonts w:ascii="Times" w:hAnsi="Times"/>
          <w:color w:val="4472C4" w:themeColor="accent1"/>
          <w:lang w:val="en-US"/>
        </w:rPr>
      </w:pPr>
    </w:p>
    <w:p w14:paraId="378B6541" w14:textId="79B84C1F" w:rsidR="004168D5" w:rsidRDefault="004168D5" w:rsidP="00166FB7">
      <w:pPr>
        <w:rPr>
          <w:rFonts w:ascii="Times" w:hAnsi="Times"/>
          <w:color w:val="4472C4" w:themeColor="accent1"/>
          <w:lang w:val="en-US"/>
        </w:rPr>
      </w:pPr>
    </w:p>
    <w:p w14:paraId="2E4D357A" w14:textId="630958AB" w:rsidR="004168D5" w:rsidRDefault="004168D5" w:rsidP="00166FB7">
      <w:pPr>
        <w:rPr>
          <w:rFonts w:ascii="Times" w:hAnsi="Times"/>
          <w:color w:val="4472C4" w:themeColor="accent1"/>
          <w:lang w:val="en-US"/>
        </w:rPr>
      </w:pPr>
    </w:p>
    <w:p w14:paraId="789B7FAB" w14:textId="007DC460" w:rsidR="004168D5" w:rsidRDefault="004168D5" w:rsidP="00166FB7">
      <w:pPr>
        <w:rPr>
          <w:rFonts w:ascii="Times" w:hAnsi="Times"/>
          <w:color w:val="4472C4" w:themeColor="accent1"/>
          <w:lang w:val="en-US"/>
        </w:rPr>
      </w:pPr>
    </w:p>
    <w:p w14:paraId="73E35716" w14:textId="7390DA61" w:rsidR="004168D5" w:rsidRDefault="004168D5" w:rsidP="00166FB7">
      <w:pPr>
        <w:rPr>
          <w:rFonts w:ascii="Times" w:hAnsi="Times"/>
          <w:color w:val="4472C4" w:themeColor="accent1"/>
          <w:lang w:val="en-US"/>
        </w:rPr>
      </w:pPr>
    </w:p>
    <w:p w14:paraId="1716BC7E" w14:textId="5E49EDFC" w:rsidR="004168D5" w:rsidRDefault="004168D5" w:rsidP="00166FB7">
      <w:pPr>
        <w:rPr>
          <w:rFonts w:ascii="Times" w:hAnsi="Times"/>
          <w:color w:val="4472C4" w:themeColor="accent1"/>
          <w:lang w:val="en-US"/>
        </w:rPr>
      </w:pPr>
    </w:p>
    <w:p w14:paraId="553BCFEF" w14:textId="72A4F989" w:rsidR="004168D5" w:rsidRDefault="004168D5" w:rsidP="00166FB7">
      <w:pPr>
        <w:rPr>
          <w:rFonts w:ascii="Times" w:hAnsi="Times"/>
          <w:color w:val="4472C4" w:themeColor="accent1"/>
          <w:lang w:val="en-US"/>
        </w:rPr>
      </w:pPr>
    </w:p>
    <w:p w14:paraId="3E05E452" w14:textId="0314F8D5" w:rsidR="004168D5" w:rsidRDefault="004168D5" w:rsidP="00166FB7">
      <w:pPr>
        <w:rPr>
          <w:rFonts w:ascii="Times" w:hAnsi="Times"/>
          <w:color w:val="4472C4" w:themeColor="accent1"/>
          <w:lang w:val="en-US"/>
        </w:rPr>
      </w:pPr>
    </w:p>
    <w:p w14:paraId="569AAB17" w14:textId="06A2758A" w:rsidR="004168D5" w:rsidRDefault="004168D5" w:rsidP="00166FB7">
      <w:pPr>
        <w:rPr>
          <w:rFonts w:ascii="Times" w:hAnsi="Times"/>
          <w:color w:val="4472C4" w:themeColor="accent1"/>
          <w:lang w:val="en-US"/>
        </w:rPr>
      </w:pPr>
    </w:p>
    <w:p w14:paraId="2183F3FE" w14:textId="5E342E57" w:rsidR="004168D5" w:rsidRDefault="004168D5" w:rsidP="00166FB7">
      <w:pPr>
        <w:rPr>
          <w:rFonts w:ascii="Times" w:hAnsi="Times"/>
          <w:color w:val="4472C4" w:themeColor="accent1"/>
          <w:lang w:val="en-US"/>
        </w:rPr>
      </w:pPr>
    </w:p>
    <w:p w14:paraId="12E29BFF" w14:textId="1A8737B1" w:rsidR="004168D5" w:rsidRDefault="004168D5" w:rsidP="00166FB7">
      <w:pPr>
        <w:rPr>
          <w:rFonts w:ascii="Times" w:hAnsi="Times"/>
          <w:color w:val="4472C4" w:themeColor="accent1"/>
          <w:lang w:val="en-US"/>
        </w:rPr>
      </w:pPr>
    </w:p>
    <w:p w14:paraId="507041AA" w14:textId="7D93F1B8" w:rsidR="004168D5" w:rsidDel="00D43C89" w:rsidRDefault="004168D5" w:rsidP="00166FB7">
      <w:pPr>
        <w:rPr>
          <w:del w:id="3157" w:author="Jordon Beijing" w:date="2020-09-04T12:21:00Z"/>
          <w:rFonts w:ascii="Times" w:hAnsi="Times"/>
          <w:color w:val="4472C4" w:themeColor="accent1"/>
          <w:lang w:val="en-US"/>
        </w:rPr>
      </w:pPr>
    </w:p>
    <w:p w14:paraId="2FAD0D51" w14:textId="1CE49E71" w:rsidR="004168D5" w:rsidDel="00D43C89" w:rsidRDefault="004168D5" w:rsidP="00166FB7">
      <w:pPr>
        <w:rPr>
          <w:del w:id="3158" w:author="Jordon Beijing" w:date="2020-09-04T12:21:00Z"/>
          <w:rFonts w:ascii="Times" w:hAnsi="Times"/>
          <w:color w:val="4472C4" w:themeColor="accent1"/>
          <w:lang w:val="en-US"/>
        </w:rPr>
      </w:pPr>
    </w:p>
    <w:p w14:paraId="099F0981" w14:textId="353C5309" w:rsidR="004168D5" w:rsidRDefault="004168D5" w:rsidP="00166FB7">
      <w:pPr>
        <w:rPr>
          <w:rFonts w:ascii="Times" w:hAnsi="Times"/>
          <w:color w:val="4472C4" w:themeColor="accent1"/>
          <w:lang w:val="en-US"/>
        </w:rPr>
      </w:pPr>
    </w:p>
    <w:p w14:paraId="664A4A72" w14:textId="4B16F0DF" w:rsidR="004168D5" w:rsidDel="007A4CFC" w:rsidRDefault="004168D5" w:rsidP="00166FB7">
      <w:pPr>
        <w:rPr>
          <w:del w:id="3159" w:author="Jordon Beijing" w:date="2020-09-04T10:37:00Z"/>
          <w:rFonts w:ascii="Times" w:hAnsi="Times"/>
          <w:color w:val="4472C4" w:themeColor="accent1"/>
          <w:lang w:val="en-US"/>
        </w:rPr>
      </w:pPr>
    </w:p>
    <w:p w14:paraId="4A2385B6" w14:textId="4FCD63C5" w:rsidR="004168D5" w:rsidDel="007A4CFC" w:rsidRDefault="004168D5" w:rsidP="00166FB7">
      <w:pPr>
        <w:rPr>
          <w:del w:id="3160" w:author="Jordon Beijing" w:date="2020-09-04T10:37:00Z"/>
          <w:rFonts w:ascii="Times" w:hAnsi="Times"/>
          <w:color w:val="4472C4" w:themeColor="accent1"/>
          <w:lang w:val="en-US"/>
        </w:rPr>
      </w:pPr>
    </w:p>
    <w:p w14:paraId="15794F71" w14:textId="69E9517A" w:rsidR="004168D5" w:rsidDel="007A4CFC" w:rsidRDefault="004168D5" w:rsidP="00166FB7">
      <w:pPr>
        <w:rPr>
          <w:del w:id="3161" w:author="Jordon Beijing" w:date="2020-09-04T10:37:00Z"/>
          <w:rFonts w:ascii="Times" w:hAnsi="Times"/>
          <w:color w:val="4472C4" w:themeColor="accent1"/>
          <w:lang w:val="en-US"/>
        </w:rPr>
      </w:pPr>
    </w:p>
    <w:p w14:paraId="36E7B4B3" w14:textId="720C08C5" w:rsidR="004168D5" w:rsidDel="007A4CFC" w:rsidRDefault="004168D5" w:rsidP="00166FB7">
      <w:pPr>
        <w:rPr>
          <w:del w:id="3162" w:author="Jordon Beijing" w:date="2020-09-04T10:37:00Z"/>
          <w:rFonts w:ascii="Times" w:hAnsi="Times"/>
          <w:color w:val="4472C4" w:themeColor="accent1"/>
          <w:lang w:val="en-US"/>
        </w:rPr>
      </w:pPr>
    </w:p>
    <w:p w14:paraId="52B97449" w14:textId="2FAF0523" w:rsidR="004168D5" w:rsidDel="007A4CFC" w:rsidRDefault="004168D5" w:rsidP="00166FB7">
      <w:pPr>
        <w:rPr>
          <w:del w:id="3163" w:author="Jordon Beijing" w:date="2020-09-04T10:37:00Z"/>
          <w:rFonts w:ascii="Times" w:hAnsi="Times"/>
          <w:color w:val="4472C4" w:themeColor="accent1"/>
          <w:lang w:val="en-US"/>
        </w:rPr>
      </w:pPr>
    </w:p>
    <w:p w14:paraId="6864E9C7" w14:textId="02695DE0" w:rsidR="004168D5" w:rsidDel="007A4CFC" w:rsidRDefault="004168D5" w:rsidP="00166FB7">
      <w:pPr>
        <w:rPr>
          <w:del w:id="3164" w:author="Jordon Beijing" w:date="2020-09-04T10:37:00Z"/>
          <w:rFonts w:ascii="Times" w:hAnsi="Times"/>
          <w:color w:val="4472C4" w:themeColor="accent1"/>
          <w:lang w:val="en-US"/>
        </w:rPr>
      </w:pPr>
    </w:p>
    <w:p w14:paraId="1F43010A" w14:textId="688BABFB" w:rsidR="004168D5" w:rsidDel="007A4CFC" w:rsidRDefault="004168D5" w:rsidP="00166FB7">
      <w:pPr>
        <w:rPr>
          <w:del w:id="3165" w:author="Jordon Beijing" w:date="2020-09-04T10:37:00Z"/>
          <w:rFonts w:ascii="Times" w:hAnsi="Times"/>
          <w:color w:val="4472C4" w:themeColor="accent1"/>
          <w:lang w:val="en-US"/>
        </w:rPr>
      </w:pPr>
    </w:p>
    <w:p w14:paraId="5151BABD" w14:textId="4775B67B" w:rsidR="004168D5" w:rsidDel="007A4CFC" w:rsidRDefault="004168D5" w:rsidP="00166FB7">
      <w:pPr>
        <w:rPr>
          <w:del w:id="3166" w:author="Jordon Beijing" w:date="2020-09-04T10:37:00Z"/>
          <w:rFonts w:ascii="Times" w:hAnsi="Times"/>
          <w:color w:val="4472C4" w:themeColor="accent1"/>
          <w:lang w:val="en-US"/>
        </w:rPr>
      </w:pPr>
    </w:p>
    <w:p w14:paraId="09E67403" w14:textId="68FD5D12" w:rsidR="004168D5" w:rsidDel="007A4CFC" w:rsidRDefault="004168D5" w:rsidP="00166FB7">
      <w:pPr>
        <w:rPr>
          <w:del w:id="3167" w:author="Jordon Beijing" w:date="2020-09-04T10:37:00Z"/>
          <w:rFonts w:ascii="Times" w:hAnsi="Times"/>
          <w:color w:val="4472C4" w:themeColor="accent1"/>
          <w:lang w:val="en-US"/>
        </w:rPr>
      </w:pPr>
    </w:p>
    <w:p w14:paraId="5AE86E67" w14:textId="21E050B8" w:rsidR="004168D5" w:rsidDel="007A4CFC" w:rsidRDefault="004168D5" w:rsidP="00166FB7">
      <w:pPr>
        <w:rPr>
          <w:del w:id="3168" w:author="Jordon Beijing" w:date="2020-09-04T10:37:00Z"/>
          <w:rFonts w:ascii="Times" w:hAnsi="Times"/>
          <w:color w:val="4472C4" w:themeColor="accent1"/>
          <w:lang w:val="en-US"/>
        </w:rPr>
      </w:pPr>
    </w:p>
    <w:p w14:paraId="35855A84" w14:textId="57EE5238" w:rsidR="004168D5" w:rsidDel="007A4CFC" w:rsidRDefault="004168D5" w:rsidP="00166FB7">
      <w:pPr>
        <w:rPr>
          <w:del w:id="3169" w:author="Jordon Beijing" w:date="2020-09-04T10:37:00Z"/>
          <w:rFonts w:ascii="Times" w:hAnsi="Times"/>
          <w:color w:val="4472C4" w:themeColor="accent1"/>
          <w:lang w:val="en-US"/>
        </w:rPr>
      </w:pPr>
    </w:p>
    <w:p w14:paraId="6CD50722" w14:textId="437F868F" w:rsidR="004168D5" w:rsidDel="007A4CFC" w:rsidRDefault="004168D5" w:rsidP="00166FB7">
      <w:pPr>
        <w:rPr>
          <w:del w:id="3170" w:author="Jordon Beijing" w:date="2020-09-04T10:37:00Z"/>
          <w:rFonts w:ascii="Times" w:hAnsi="Times"/>
          <w:color w:val="4472C4" w:themeColor="accent1"/>
          <w:lang w:val="en-US"/>
        </w:rPr>
      </w:pPr>
    </w:p>
    <w:p w14:paraId="0E59E24F" w14:textId="294BB9AE" w:rsidR="004168D5" w:rsidDel="007A4CFC" w:rsidRDefault="004168D5" w:rsidP="00166FB7">
      <w:pPr>
        <w:rPr>
          <w:del w:id="3171" w:author="Jordon Beijing" w:date="2020-09-04T10:37:00Z"/>
          <w:rFonts w:ascii="Times" w:hAnsi="Times"/>
          <w:color w:val="4472C4" w:themeColor="accent1"/>
          <w:lang w:val="en-US"/>
        </w:rPr>
      </w:pPr>
    </w:p>
    <w:p w14:paraId="591F1EE7" w14:textId="19F163D4" w:rsidR="004168D5" w:rsidDel="007A4CFC" w:rsidRDefault="004168D5" w:rsidP="00166FB7">
      <w:pPr>
        <w:rPr>
          <w:del w:id="3172" w:author="Jordon Beijing" w:date="2020-09-04T10:37:00Z"/>
          <w:rFonts w:ascii="Times" w:hAnsi="Times"/>
          <w:color w:val="4472C4" w:themeColor="accent1"/>
          <w:lang w:val="en-US"/>
        </w:rPr>
      </w:pPr>
    </w:p>
    <w:p w14:paraId="5C8F82AC" w14:textId="0894E557" w:rsidR="004168D5" w:rsidDel="007A4CFC" w:rsidRDefault="004168D5" w:rsidP="00166FB7">
      <w:pPr>
        <w:rPr>
          <w:del w:id="3173" w:author="Jordon Beijing" w:date="2020-09-04T10:37:00Z"/>
          <w:rFonts w:ascii="Times" w:hAnsi="Times"/>
          <w:color w:val="4472C4" w:themeColor="accent1"/>
          <w:lang w:val="en-US"/>
        </w:rPr>
      </w:pPr>
    </w:p>
    <w:p w14:paraId="532F00D0" w14:textId="4D3F0CF8" w:rsidR="004168D5" w:rsidDel="007A4CFC" w:rsidRDefault="004168D5" w:rsidP="00166FB7">
      <w:pPr>
        <w:rPr>
          <w:del w:id="3174" w:author="Jordon Beijing" w:date="2020-09-04T10:37:00Z"/>
          <w:rFonts w:ascii="Times" w:hAnsi="Times"/>
          <w:color w:val="4472C4" w:themeColor="accent1"/>
          <w:lang w:val="en-US"/>
        </w:rPr>
      </w:pPr>
    </w:p>
    <w:p w14:paraId="06E16508" w14:textId="0FED9CB5" w:rsidR="004168D5" w:rsidDel="007A4CFC" w:rsidRDefault="004168D5" w:rsidP="00166FB7">
      <w:pPr>
        <w:rPr>
          <w:del w:id="3175" w:author="Jordon Beijing" w:date="2020-09-04T10:37:00Z"/>
          <w:rFonts w:ascii="Times" w:hAnsi="Times"/>
          <w:color w:val="4472C4" w:themeColor="accent1"/>
          <w:lang w:val="en-US"/>
        </w:rPr>
      </w:pPr>
    </w:p>
    <w:p w14:paraId="29A17318" w14:textId="31C9210F" w:rsidR="004168D5" w:rsidDel="007A4CFC" w:rsidRDefault="004168D5" w:rsidP="00166FB7">
      <w:pPr>
        <w:rPr>
          <w:del w:id="3176" w:author="Jordon Beijing" w:date="2020-09-04T10:37:00Z"/>
          <w:rFonts w:ascii="Times" w:hAnsi="Times"/>
          <w:color w:val="4472C4" w:themeColor="accent1"/>
          <w:lang w:val="en-US"/>
        </w:rPr>
      </w:pPr>
    </w:p>
    <w:p w14:paraId="0C05FEEA" w14:textId="77777777" w:rsidR="004168D5" w:rsidRDefault="004168D5" w:rsidP="00166FB7">
      <w:pPr>
        <w:rPr>
          <w:rFonts w:ascii="Times" w:hAnsi="Times"/>
          <w:color w:val="4472C4" w:themeColor="accent1"/>
          <w:lang w:val="en-US"/>
        </w:rPr>
      </w:pPr>
    </w:p>
    <w:p w14:paraId="5EEB2D7B" w14:textId="742C6D20" w:rsidR="004168D5" w:rsidRPr="004168D5" w:rsidDel="00EF59E5" w:rsidRDefault="004168D5" w:rsidP="004168D5">
      <w:pPr>
        <w:rPr>
          <w:del w:id="3177" w:author="Jordon Beijing" w:date="2020-09-04T10:44:00Z"/>
          <w:rFonts w:ascii="Times" w:hAnsi="Times"/>
          <w:color w:val="4472C4" w:themeColor="accent1"/>
          <w:lang w:val="en-US"/>
        </w:rPr>
      </w:pPr>
      <w:r w:rsidRPr="004168D5">
        <w:rPr>
          <w:rFonts w:ascii="Times" w:hAnsi="Times"/>
          <w:color w:val="4472C4" w:themeColor="accent1"/>
          <w:lang w:val="en-US"/>
        </w:rPr>
        <w:lastRenderedPageBreak/>
        <w:t>[Essay 8: Letter to Captain</w:t>
      </w:r>
      <w:r>
        <w:rPr>
          <w:rFonts w:ascii="Times" w:hAnsi="Times"/>
          <w:color w:val="4472C4" w:themeColor="accent1"/>
          <w:lang w:val="en-US"/>
        </w:rPr>
        <w:t xml:space="preserve">: Draft </w:t>
      </w:r>
      <w:r w:rsidR="001928D5">
        <w:rPr>
          <w:rFonts w:ascii="Times" w:hAnsi="Times"/>
          <w:color w:val="4472C4" w:themeColor="accent1"/>
          <w:lang w:val="en-US"/>
        </w:rPr>
        <w:t>2</w:t>
      </w:r>
      <w:r w:rsidRPr="004168D5">
        <w:rPr>
          <w:rFonts w:ascii="Times" w:hAnsi="Times"/>
          <w:color w:val="4472C4" w:themeColor="accent1"/>
          <w:lang w:val="en-US"/>
        </w:rPr>
        <w:t>]</w:t>
      </w:r>
    </w:p>
    <w:p w14:paraId="7E7EBB7A" w14:textId="77777777" w:rsidR="004168D5" w:rsidRPr="004168D5" w:rsidDel="00EF59E5" w:rsidRDefault="004168D5" w:rsidP="00166FB7">
      <w:pPr>
        <w:rPr>
          <w:del w:id="3178" w:author="Jordon Beijing" w:date="2020-09-04T10:44:00Z"/>
          <w:rFonts w:ascii="Times" w:hAnsi="Times"/>
          <w:color w:val="4472C4" w:themeColor="accent1"/>
          <w:lang w:val="en-US"/>
        </w:rPr>
      </w:pPr>
    </w:p>
    <w:p w14:paraId="7B76600B" w14:textId="074F6E26" w:rsidR="00166FB7" w:rsidRDefault="00166FB7">
      <w:pPr>
        <w:rPr>
          <w:rFonts w:ascii="Times" w:hAnsi="Times"/>
          <w:lang w:val="en-US"/>
        </w:rPr>
      </w:pPr>
    </w:p>
    <w:p w14:paraId="0D416DDE" w14:textId="59477518" w:rsidR="00166FB7" w:rsidDel="004C4567" w:rsidRDefault="00166FB7" w:rsidP="00EF59E5">
      <w:pPr>
        <w:rPr>
          <w:del w:id="3179" w:author="Jordon Beijing" w:date="2020-09-04T10:45:00Z"/>
          <w:rFonts w:ascii="Times" w:hAnsi="Times"/>
          <w:lang w:val="en-US"/>
        </w:rPr>
      </w:pPr>
    </w:p>
    <w:p w14:paraId="2564046B" w14:textId="090A4987" w:rsidR="004C4567" w:rsidRDefault="004C4567">
      <w:pPr>
        <w:rPr>
          <w:ins w:id="3180" w:author="Jordon Beijing" w:date="2020-09-04T12:02:00Z"/>
          <w:rFonts w:ascii="Times" w:hAnsi="Times"/>
          <w:lang w:val="en-US"/>
        </w:rPr>
      </w:pPr>
    </w:p>
    <w:p w14:paraId="6AB36C8C" w14:textId="7B114EFF" w:rsidR="004C4567" w:rsidRPr="004C4567" w:rsidRDefault="004C4567">
      <w:pPr>
        <w:jc w:val="center"/>
        <w:rPr>
          <w:ins w:id="3181" w:author="Jordon Beijing" w:date="2020-09-04T12:02:00Z"/>
          <w:rFonts w:ascii="Times New Roman" w:hAnsi="Times New Roman" w:cs="Times New Roman"/>
          <w:b/>
          <w:bCs/>
          <w:lang w:val="en-US"/>
          <w:rPrChange w:id="3182" w:author="Jordon Beijing" w:date="2020-09-04T12:02:00Z">
            <w:rPr>
              <w:ins w:id="3183" w:author="Jordon Beijing" w:date="2020-09-04T12:02:00Z"/>
              <w:rFonts w:ascii="Times" w:hAnsi="Times"/>
              <w:lang w:val="en-US"/>
            </w:rPr>
          </w:rPrChange>
        </w:rPr>
        <w:pPrChange w:id="3184" w:author="Jordon Beijing" w:date="2020-09-04T12:02:00Z">
          <w:pPr/>
        </w:pPrChange>
      </w:pPr>
      <w:ins w:id="3185" w:author="Jordon Beijing" w:date="2020-09-04T12:02:00Z">
        <w:r w:rsidRPr="004C4567">
          <w:rPr>
            <w:rFonts w:ascii="Times" w:hAnsi="Times"/>
            <w:b/>
            <w:bCs/>
            <w:lang w:val="en-US"/>
            <w:rPrChange w:id="3186" w:author="Jordon Beijing" w:date="2020-09-04T12:02:00Z">
              <w:rPr>
                <w:rFonts w:ascii="Times" w:hAnsi="Times"/>
                <w:lang w:val="en-US"/>
              </w:rPr>
            </w:rPrChange>
          </w:rPr>
          <w:t>L</w:t>
        </w:r>
        <w:r w:rsidRPr="004C4567">
          <w:rPr>
            <w:rFonts w:ascii="Times New Roman" w:hAnsi="Times New Roman" w:cs="Times New Roman"/>
            <w:b/>
            <w:bCs/>
            <w:lang w:val="en-US"/>
            <w:rPrChange w:id="3187" w:author="Jordon Beijing" w:date="2020-09-04T12:02:00Z">
              <w:rPr>
                <w:rFonts w:ascii="Times" w:hAnsi="Times"/>
                <w:lang w:val="en-US"/>
              </w:rPr>
            </w:rPrChange>
          </w:rPr>
          <w:t>etter to Captain</w:t>
        </w:r>
      </w:ins>
    </w:p>
    <w:p w14:paraId="03808653" w14:textId="77777777" w:rsidR="00EF59E5" w:rsidRPr="004C4567" w:rsidRDefault="00EF59E5" w:rsidP="00EF59E5">
      <w:pPr>
        <w:rPr>
          <w:ins w:id="3188" w:author="Jordon Beijing" w:date="2020-09-04T10:43:00Z"/>
          <w:rFonts w:ascii="Times New Roman" w:hAnsi="Times New Roman" w:cs="Times New Roman"/>
          <w:szCs w:val="24"/>
        </w:rPr>
      </w:pPr>
    </w:p>
    <w:p w14:paraId="74ADD90B" w14:textId="77777777" w:rsidR="00EF59E5" w:rsidRDefault="00EF59E5" w:rsidP="00EF59E5">
      <w:pPr>
        <w:ind w:firstLine="420"/>
        <w:rPr>
          <w:ins w:id="3189" w:author="Jordon Beijing" w:date="2020-09-04T10:43:00Z"/>
          <w:rFonts w:ascii="Times New Roman" w:hAnsi="Times New Roman" w:cs="Times New Roman"/>
          <w:szCs w:val="24"/>
        </w:rPr>
      </w:pPr>
      <w:ins w:id="3190" w:author="Jordon Beijing" w:date="2020-09-04T10:43:00Z">
        <w:r w:rsidRPr="00D864DB">
          <w:rPr>
            <w:rFonts w:ascii="Times New Roman" w:hAnsi="Times New Roman" w:cs="Times New Roman"/>
            <w:szCs w:val="24"/>
          </w:rPr>
          <w:t>Dear Captain,</w:t>
        </w:r>
      </w:ins>
    </w:p>
    <w:p w14:paraId="4C6C725B" w14:textId="77777777" w:rsidR="00EF59E5" w:rsidRPr="00D864DB" w:rsidRDefault="00EF59E5" w:rsidP="00EF59E5">
      <w:pPr>
        <w:ind w:firstLine="420"/>
        <w:rPr>
          <w:ins w:id="3191" w:author="Jordon Beijing" w:date="2020-09-04T10:43:00Z"/>
          <w:rFonts w:ascii="Times New Roman" w:hAnsi="Times New Roman" w:cs="Times New Roman"/>
          <w:szCs w:val="24"/>
        </w:rPr>
      </w:pPr>
    </w:p>
    <w:p w14:paraId="776BF488" w14:textId="77777777" w:rsidR="00EF59E5" w:rsidRPr="00D864DB" w:rsidRDefault="00EF59E5" w:rsidP="00EF59E5">
      <w:pPr>
        <w:ind w:firstLine="420"/>
        <w:rPr>
          <w:ins w:id="3192" w:author="Jordon Beijing" w:date="2020-09-04T10:43:00Z"/>
          <w:rFonts w:ascii="Times New Roman" w:hAnsi="Times New Roman" w:cs="Times New Roman"/>
          <w:szCs w:val="24"/>
        </w:rPr>
      </w:pPr>
      <w:ins w:id="3193" w:author="Jordon Beijing" w:date="2020-09-04T10:43:00Z">
        <w:r w:rsidRPr="00D864DB">
          <w:rPr>
            <w:rFonts w:ascii="Times New Roman" w:hAnsi="Times New Roman" w:cs="Times New Roman"/>
            <w:szCs w:val="24"/>
          </w:rPr>
          <w:t xml:space="preserve">I </w:t>
        </w:r>
        <w:r>
          <w:rPr>
            <w:rFonts w:ascii="Times New Roman" w:hAnsi="Times New Roman" w:cs="Times New Roman"/>
            <w:szCs w:val="24"/>
          </w:rPr>
          <w:t>have</w:t>
        </w:r>
        <w:r w:rsidRPr="00D864DB">
          <w:rPr>
            <w:rFonts w:ascii="Times New Roman" w:hAnsi="Times New Roman" w:cs="Times New Roman"/>
            <w:szCs w:val="24"/>
          </w:rPr>
          <w:t xml:space="preserve"> learn</w:t>
        </w:r>
        <w:r>
          <w:rPr>
            <w:rFonts w:ascii="Times New Roman" w:hAnsi="Times New Roman" w:cs="Times New Roman"/>
            <w:szCs w:val="24"/>
          </w:rPr>
          <w:t>ed</w:t>
        </w:r>
        <w:r w:rsidRPr="00D864DB">
          <w:rPr>
            <w:rFonts w:ascii="Times New Roman" w:hAnsi="Times New Roman" w:cs="Times New Roman"/>
            <w:szCs w:val="24"/>
          </w:rPr>
          <w:t xml:space="preserve"> a lot in this course. This </w:t>
        </w:r>
        <w:r>
          <w:rPr>
            <w:rFonts w:ascii="Times New Roman" w:hAnsi="Times New Roman" w:cs="Times New Roman"/>
            <w:szCs w:val="24"/>
          </w:rPr>
          <w:t>course</w:t>
        </w:r>
        <w:r w:rsidRPr="00D864DB">
          <w:rPr>
            <w:rFonts w:ascii="Times New Roman" w:hAnsi="Times New Roman" w:cs="Times New Roman"/>
            <w:szCs w:val="24"/>
          </w:rPr>
          <w:t xml:space="preserve"> </w:t>
        </w:r>
        <w:r>
          <w:rPr>
            <w:rFonts w:ascii="Times New Roman" w:hAnsi="Times New Roman" w:cs="Times New Roman"/>
            <w:szCs w:val="24"/>
          </w:rPr>
          <w:t>helped</w:t>
        </w:r>
        <w:r w:rsidRPr="00D864DB">
          <w:rPr>
            <w:rFonts w:ascii="Times New Roman" w:hAnsi="Times New Roman" w:cs="Times New Roman"/>
            <w:szCs w:val="24"/>
          </w:rPr>
          <w:t xml:space="preserve"> me remember a lot of rules in writing </w:t>
        </w:r>
        <w:r>
          <w:rPr>
            <w:rFonts w:ascii="Times New Roman" w:hAnsi="Times New Roman" w:cs="Times New Roman"/>
            <w:szCs w:val="24"/>
          </w:rPr>
          <w:t xml:space="preserve">that </w:t>
        </w:r>
        <w:r w:rsidRPr="00D864DB">
          <w:rPr>
            <w:rFonts w:ascii="Times New Roman" w:hAnsi="Times New Roman" w:cs="Times New Roman"/>
            <w:szCs w:val="24"/>
          </w:rPr>
          <w:t>I had learn</w:t>
        </w:r>
        <w:r>
          <w:rPr>
            <w:rFonts w:ascii="Times New Roman" w:hAnsi="Times New Roman" w:cs="Times New Roman"/>
            <w:szCs w:val="24"/>
          </w:rPr>
          <w:t>ed</w:t>
        </w:r>
        <w:r w:rsidRPr="00D864DB">
          <w:rPr>
            <w:rFonts w:ascii="Times New Roman" w:hAnsi="Times New Roman" w:cs="Times New Roman"/>
            <w:szCs w:val="24"/>
          </w:rPr>
          <w:t xml:space="preserve"> before, and it </w:t>
        </w:r>
        <w:r>
          <w:rPr>
            <w:rFonts w:ascii="Times New Roman" w:hAnsi="Times New Roman" w:cs="Times New Roman"/>
            <w:szCs w:val="24"/>
          </w:rPr>
          <w:t>helped</w:t>
        </w:r>
        <w:r w:rsidRPr="00D864DB">
          <w:rPr>
            <w:rFonts w:ascii="Times New Roman" w:hAnsi="Times New Roman" w:cs="Times New Roman"/>
            <w:szCs w:val="24"/>
          </w:rPr>
          <w:t xml:space="preserve"> me underst</w:t>
        </w:r>
        <w:r>
          <w:rPr>
            <w:rFonts w:ascii="Times New Roman" w:hAnsi="Times New Roman" w:cs="Times New Roman"/>
            <w:szCs w:val="24"/>
          </w:rPr>
          <w:t>an</w:t>
        </w:r>
        <w:r w:rsidRPr="00D864DB">
          <w:rPr>
            <w:rFonts w:ascii="Times New Roman" w:hAnsi="Times New Roman" w:cs="Times New Roman"/>
            <w:szCs w:val="24"/>
          </w:rPr>
          <w:t xml:space="preserve">d many </w:t>
        </w:r>
        <w:r>
          <w:rPr>
            <w:rFonts w:ascii="Times New Roman" w:hAnsi="Times New Roman" w:cs="Times New Roman"/>
            <w:szCs w:val="24"/>
          </w:rPr>
          <w:t xml:space="preserve">other </w:t>
        </w:r>
        <w:r w:rsidRPr="00D864DB">
          <w:rPr>
            <w:rFonts w:ascii="Times New Roman" w:hAnsi="Times New Roman" w:cs="Times New Roman"/>
            <w:szCs w:val="24"/>
          </w:rPr>
          <w:t>important rules we should follow.</w:t>
        </w:r>
      </w:ins>
    </w:p>
    <w:p w14:paraId="0390FFB1" w14:textId="77777777" w:rsidR="00EF59E5" w:rsidRPr="00D864DB" w:rsidRDefault="00EF59E5" w:rsidP="00EF59E5">
      <w:pPr>
        <w:ind w:firstLine="420"/>
        <w:rPr>
          <w:ins w:id="3194" w:author="Jordon Beijing" w:date="2020-09-04T10:43:00Z"/>
          <w:rFonts w:ascii="Times New Roman" w:hAnsi="Times New Roman" w:cs="Times New Roman"/>
          <w:szCs w:val="24"/>
        </w:rPr>
      </w:pPr>
      <w:ins w:id="3195" w:author="Jordon Beijing" w:date="2020-09-04T10:43:00Z">
        <w:r w:rsidRPr="00D864DB">
          <w:rPr>
            <w:rFonts w:ascii="Times New Roman" w:hAnsi="Times New Roman" w:cs="Times New Roman"/>
            <w:szCs w:val="24"/>
          </w:rPr>
          <w:t xml:space="preserve">The first thing I </w:t>
        </w:r>
        <w:r>
          <w:rPr>
            <w:rFonts w:ascii="Times New Roman" w:hAnsi="Times New Roman" w:cs="Times New Roman"/>
            <w:szCs w:val="24"/>
          </w:rPr>
          <w:t>have</w:t>
        </w:r>
        <w:r w:rsidRPr="00D864DB">
          <w:rPr>
            <w:rFonts w:ascii="Times New Roman" w:hAnsi="Times New Roman" w:cs="Times New Roman"/>
            <w:szCs w:val="24"/>
          </w:rPr>
          <w:t xml:space="preserve"> learn</w:t>
        </w:r>
        <w:r>
          <w:rPr>
            <w:rFonts w:ascii="Times New Roman" w:hAnsi="Times New Roman" w:cs="Times New Roman"/>
            <w:szCs w:val="24"/>
          </w:rPr>
          <w:t>ed are</w:t>
        </w:r>
        <w:r w:rsidRPr="00D864DB">
          <w:rPr>
            <w:rFonts w:ascii="Times New Roman" w:hAnsi="Times New Roman" w:cs="Times New Roman"/>
            <w:szCs w:val="24"/>
          </w:rPr>
          <w:t xml:space="preserve"> some rules about writing research paper</w:t>
        </w:r>
        <w:r>
          <w:rPr>
            <w:rFonts w:ascii="Times New Roman" w:hAnsi="Times New Roman" w:cs="Times New Roman"/>
            <w:szCs w:val="24"/>
          </w:rPr>
          <w:t>s</w:t>
        </w:r>
        <w:r w:rsidRPr="00D864DB">
          <w:rPr>
            <w:rFonts w:ascii="Times New Roman" w:hAnsi="Times New Roman" w:cs="Times New Roman"/>
            <w:szCs w:val="24"/>
          </w:rPr>
          <w:t>, like using quotation marks and writ</w:t>
        </w:r>
        <w:r>
          <w:rPr>
            <w:rFonts w:ascii="Times New Roman" w:hAnsi="Times New Roman" w:cs="Times New Roman"/>
            <w:szCs w:val="24"/>
          </w:rPr>
          <w:t>ing</w:t>
        </w:r>
        <w:r w:rsidRPr="00D864DB">
          <w:rPr>
            <w:rFonts w:ascii="Times New Roman" w:hAnsi="Times New Roman" w:cs="Times New Roman"/>
            <w:szCs w:val="24"/>
          </w:rPr>
          <w:t xml:space="preserve"> down the website where </w:t>
        </w:r>
        <w:r>
          <w:rPr>
            <w:rFonts w:ascii="Times New Roman" w:hAnsi="Times New Roman" w:cs="Times New Roman"/>
            <w:szCs w:val="24"/>
          </w:rPr>
          <w:t>I</w:t>
        </w:r>
        <w:r w:rsidRPr="00D864DB">
          <w:rPr>
            <w:rFonts w:ascii="Times New Roman" w:hAnsi="Times New Roman" w:cs="Times New Roman"/>
            <w:szCs w:val="24"/>
          </w:rPr>
          <w:t xml:space="preserve"> g</w:t>
        </w:r>
        <w:r>
          <w:rPr>
            <w:rFonts w:ascii="Times New Roman" w:hAnsi="Times New Roman" w:cs="Times New Roman"/>
            <w:szCs w:val="24"/>
          </w:rPr>
          <w:t>o</w:t>
        </w:r>
        <w:r w:rsidRPr="00D864DB">
          <w:rPr>
            <w:rFonts w:ascii="Times New Roman" w:hAnsi="Times New Roman" w:cs="Times New Roman"/>
            <w:szCs w:val="24"/>
          </w:rPr>
          <w:t xml:space="preserve">t </w:t>
        </w:r>
        <w:r>
          <w:rPr>
            <w:rFonts w:ascii="Times New Roman" w:hAnsi="Times New Roman" w:cs="Times New Roman"/>
            <w:szCs w:val="24"/>
          </w:rPr>
          <w:t>my</w:t>
        </w:r>
        <w:r w:rsidRPr="00D864DB">
          <w:rPr>
            <w:rFonts w:ascii="Times New Roman" w:hAnsi="Times New Roman" w:cs="Times New Roman"/>
            <w:szCs w:val="24"/>
          </w:rPr>
          <w:t xml:space="preserve"> information. The second thing I </w:t>
        </w:r>
        <w:r>
          <w:rPr>
            <w:rFonts w:ascii="Times New Roman" w:hAnsi="Times New Roman" w:cs="Times New Roman"/>
            <w:szCs w:val="24"/>
          </w:rPr>
          <w:t>have</w:t>
        </w:r>
        <w:r w:rsidRPr="00D864DB">
          <w:rPr>
            <w:rFonts w:ascii="Times New Roman" w:hAnsi="Times New Roman" w:cs="Times New Roman"/>
            <w:szCs w:val="24"/>
          </w:rPr>
          <w:t xml:space="preserve"> also learn</w:t>
        </w:r>
        <w:r>
          <w:rPr>
            <w:rFonts w:ascii="Times New Roman" w:hAnsi="Times New Roman" w:cs="Times New Roman"/>
            <w:szCs w:val="24"/>
          </w:rPr>
          <w:t>ed</w:t>
        </w:r>
        <w:r w:rsidRPr="00D864DB">
          <w:rPr>
            <w:rFonts w:ascii="Times New Roman" w:hAnsi="Times New Roman" w:cs="Times New Roman"/>
            <w:szCs w:val="24"/>
          </w:rPr>
          <w:t xml:space="preserve"> is how to draw a</w:t>
        </w:r>
        <w:r>
          <w:rPr>
            <w:rFonts w:ascii="Times New Roman" w:hAnsi="Times New Roman" w:cs="Times New Roman"/>
            <w:szCs w:val="24"/>
          </w:rPr>
          <w:t xml:space="preserve"> story </w:t>
        </w:r>
        <w:r w:rsidRPr="00D864DB">
          <w:rPr>
            <w:rFonts w:ascii="Times New Roman" w:hAnsi="Times New Roman" w:cs="Times New Roman"/>
            <w:szCs w:val="24"/>
          </w:rPr>
          <w:t>arc before writing a narrative</w:t>
        </w:r>
        <w:r>
          <w:rPr>
            <w:rFonts w:ascii="Times New Roman" w:hAnsi="Times New Roman" w:cs="Times New Roman"/>
            <w:szCs w:val="24"/>
          </w:rPr>
          <w:t>.</w:t>
        </w:r>
        <w:r w:rsidRPr="00D864DB">
          <w:rPr>
            <w:rFonts w:ascii="Times New Roman" w:hAnsi="Times New Roman" w:cs="Times New Roman"/>
            <w:szCs w:val="24"/>
          </w:rPr>
          <w:t xml:space="preserve"> </w:t>
        </w:r>
        <w:r>
          <w:rPr>
            <w:rFonts w:ascii="Times New Roman" w:hAnsi="Times New Roman" w:cs="Times New Roman"/>
            <w:szCs w:val="24"/>
          </w:rPr>
          <w:t>It</w:t>
        </w:r>
        <w:r w:rsidRPr="00D864DB">
          <w:rPr>
            <w:rFonts w:ascii="Times New Roman" w:hAnsi="Times New Roman" w:cs="Times New Roman"/>
            <w:szCs w:val="24"/>
          </w:rPr>
          <w:t xml:space="preserve"> </w:t>
        </w:r>
        <w:r>
          <w:rPr>
            <w:rFonts w:ascii="Times New Roman" w:hAnsi="Times New Roman" w:cs="Times New Roman"/>
            <w:szCs w:val="24"/>
          </w:rPr>
          <w:t>can</w:t>
        </w:r>
        <w:r w:rsidRPr="00D864DB">
          <w:rPr>
            <w:rFonts w:ascii="Times New Roman" w:hAnsi="Times New Roman" w:cs="Times New Roman"/>
            <w:szCs w:val="24"/>
          </w:rPr>
          <w:t xml:space="preserve"> help </w:t>
        </w:r>
        <w:r>
          <w:rPr>
            <w:rFonts w:ascii="Times New Roman" w:hAnsi="Times New Roman" w:cs="Times New Roman"/>
            <w:szCs w:val="24"/>
          </w:rPr>
          <w:t>me</w:t>
        </w:r>
        <w:r w:rsidRPr="00D864DB">
          <w:rPr>
            <w:rFonts w:ascii="Times New Roman" w:hAnsi="Times New Roman" w:cs="Times New Roman"/>
            <w:szCs w:val="24"/>
          </w:rPr>
          <w:t xml:space="preserve"> to write </w:t>
        </w:r>
        <w:r>
          <w:rPr>
            <w:rFonts w:ascii="Times New Roman" w:hAnsi="Times New Roman" w:cs="Times New Roman"/>
            <w:szCs w:val="24"/>
          </w:rPr>
          <w:t>the events of a</w:t>
        </w:r>
        <w:r w:rsidRPr="00D864DB">
          <w:rPr>
            <w:rFonts w:ascii="Times New Roman" w:hAnsi="Times New Roman" w:cs="Times New Roman"/>
            <w:szCs w:val="24"/>
          </w:rPr>
          <w:t xml:space="preserve"> story in order. The last thing I </w:t>
        </w:r>
        <w:r>
          <w:rPr>
            <w:rFonts w:ascii="Times New Roman" w:hAnsi="Times New Roman" w:cs="Times New Roman"/>
            <w:szCs w:val="24"/>
          </w:rPr>
          <w:t>have</w:t>
        </w:r>
        <w:r w:rsidRPr="00D864DB">
          <w:rPr>
            <w:rFonts w:ascii="Times New Roman" w:hAnsi="Times New Roman" w:cs="Times New Roman"/>
            <w:szCs w:val="24"/>
          </w:rPr>
          <w:t xml:space="preserve"> learn</w:t>
        </w:r>
        <w:r>
          <w:rPr>
            <w:rFonts w:ascii="Times New Roman" w:hAnsi="Times New Roman" w:cs="Times New Roman"/>
            <w:szCs w:val="24"/>
          </w:rPr>
          <w:t>ed</w:t>
        </w:r>
        <w:r w:rsidRPr="00D864DB">
          <w:rPr>
            <w:rFonts w:ascii="Times New Roman" w:hAnsi="Times New Roman" w:cs="Times New Roman"/>
            <w:szCs w:val="24"/>
          </w:rPr>
          <w:t xml:space="preserve"> is </w:t>
        </w:r>
        <w:r>
          <w:rPr>
            <w:rFonts w:ascii="Times New Roman" w:hAnsi="Times New Roman" w:cs="Times New Roman"/>
            <w:szCs w:val="24"/>
          </w:rPr>
          <w:t>to use</w:t>
        </w:r>
        <w:r w:rsidRPr="00D864DB">
          <w:rPr>
            <w:rFonts w:ascii="Times New Roman" w:hAnsi="Times New Roman" w:cs="Times New Roman"/>
            <w:szCs w:val="24"/>
          </w:rPr>
          <w:t xml:space="preserve"> different kind</w:t>
        </w:r>
        <w:r>
          <w:rPr>
            <w:rFonts w:ascii="Times New Roman" w:hAnsi="Times New Roman" w:cs="Times New Roman"/>
            <w:szCs w:val="24"/>
          </w:rPr>
          <w:t>s</w:t>
        </w:r>
        <w:r w:rsidRPr="00D864DB">
          <w:rPr>
            <w:rFonts w:ascii="Times New Roman" w:hAnsi="Times New Roman" w:cs="Times New Roman"/>
            <w:szCs w:val="24"/>
          </w:rPr>
          <w:t xml:space="preserve"> of </w:t>
        </w:r>
        <w:r>
          <w:rPr>
            <w:rFonts w:ascii="Times New Roman" w:hAnsi="Times New Roman" w:cs="Times New Roman"/>
            <w:szCs w:val="24"/>
          </w:rPr>
          <w:t xml:space="preserve">descriptive </w:t>
        </w:r>
        <w:r w:rsidRPr="00D864DB">
          <w:rPr>
            <w:rFonts w:ascii="Times New Roman" w:hAnsi="Times New Roman" w:cs="Times New Roman"/>
            <w:szCs w:val="24"/>
          </w:rPr>
          <w:t>adjective</w:t>
        </w:r>
        <w:r>
          <w:rPr>
            <w:rFonts w:ascii="Times New Roman" w:hAnsi="Times New Roman" w:cs="Times New Roman"/>
            <w:szCs w:val="24"/>
          </w:rPr>
          <w:t>s</w:t>
        </w:r>
        <w:r w:rsidRPr="00D864DB">
          <w:rPr>
            <w:rFonts w:ascii="Times New Roman" w:hAnsi="Times New Roman" w:cs="Times New Roman"/>
            <w:szCs w:val="24"/>
          </w:rPr>
          <w:t>, adverb</w:t>
        </w:r>
        <w:r>
          <w:rPr>
            <w:rFonts w:ascii="Times New Roman" w:hAnsi="Times New Roman" w:cs="Times New Roman"/>
            <w:szCs w:val="24"/>
          </w:rPr>
          <w:t>s</w:t>
        </w:r>
        <w:r w:rsidRPr="00D864DB">
          <w:rPr>
            <w:rFonts w:ascii="Times New Roman" w:hAnsi="Times New Roman" w:cs="Times New Roman"/>
            <w:szCs w:val="24"/>
          </w:rPr>
          <w:t xml:space="preserve"> and verb</w:t>
        </w:r>
        <w:r>
          <w:rPr>
            <w:rFonts w:ascii="Times New Roman" w:hAnsi="Times New Roman" w:cs="Times New Roman"/>
            <w:szCs w:val="24"/>
          </w:rPr>
          <w:t>s</w:t>
        </w:r>
        <w:r w:rsidRPr="00D864DB">
          <w:rPr>
            <w:rFonts w:ascii="Times New Roman" w:hAnsi="Times New Roman" w:cs="Times New Roman"/>
            <w:szCs w:val="24"/>
          </w:rPr>
          <w:t xml:space="preserve">, </w:t>
        </w:r>
        <w:r>
          <w:rPr>
            <w:rFonts w:ascii="Times New Roman" w:hAnsi="Times New Roman" w:cs="Times New Roman"/>
            <w:szCs w:val="24"/>
          </w:rPr>
          <w:t>such as</w:t>
        </w:r>
        <w:r w:rsidRPr="00D864DB">
          <w:rPr>
            <w:rFonts w:ascii="Times New Roman" w:hAnsi="Times New Roman" w:cs="Times New Roman"/>
            <w:szCs w:val="24"/>
          </w:rPr>
          <w:t xml:space="preserve"> using </w:t>
        </w:r>
        <w:r>
          <w:rPr>
            <w:rFonts w:ascii="Times New Roman" w:hAnsi="Times New Roman" w:cs="Times New Roman"/>
            <w:szCs w:val="24"/>
          </w:rPr>
          <w:t>“</w:t>
        </w:r>
        <w:r w:rsidRPr="00D864DB">
          <w:rPr>
            <w:rFonts w:ascii="Times New Roman" w:hAnsi="Times New Roman" w:cs="Times New Roman"/>
            <w:szCs w:val="24"/>
          </w:rPr>
          <w:t>enormous</w:t>
        </w:r>
        <w:r>
          <w:rPr>
            <w:rFonts w:ascii="Times New Roman" w:hAnsi="Times New Roman" w:cs="Times New Roman"/>
            <w:szCs w:val="24"/>
          </w:rPr>
          <w:t>”</w:t>
        </w:r>
        <w:r w:rsidRPr="00D864DB">
          <w:rPr>
            <w:rFonts w:ascii="Times New Roman" w:hAnsi="Times New Roman" w:cs="Times New Roman"/>
            <w:szCs w:val="24"/>
          </w:rPr>
          <w:t xml:space="preserve"> to replace </w:t>
        </w:r>
        <w:r>
          <w:rPr>
            <w:rFonts w:ascii="Times New Roman" w:hAnsi="Times New Roman" w:cs="Times New Roman"/>
            <w:szCs w:val="24"/>
          </w:rPr>
          <w:t>“</w:t>
        </w:r>
        <w:r w:rsidRPr="00D864DB">
          <w:rPr>
            <w:rFonts w:ascii="Times New Roman" w:hAnsi="Times New Roman" w:cs="Times New Roman"/>
            <w:szCs w:val="24"/>
          </w:rPr>
          <w:t>big</w:t>
        </w:r>
        <w:r>
          <w:rPr>
            <w:rFonts w:ascii="Times New Roman" w:hAnsi="Times New Roman" w:cs="Times New Roman"/>
            <w:szCs w:val="24"/>
          </w:rPr>
          <w:t>” and</w:t>
        </w:r>
        <w:r w:rsidRPr="00D864DB">
          <w:rPr>
            <w:rFonts w:ascii="Times New Roman" w:hAnsi="Times New Roman" w:cs="Times New Roman"/>
            <w:szCs w:val="24"/>
          </w:rPr>
          <w:t xml:space="preserve"> using </w:t>
        </w:r>
        <w:r>
          <w:rPr>
            <w:rFonts w:ascii="Times New Roman" w:hAnsi="Times New Roman" w:cs="Times New Roman"/>
            <w:szCs w:val="24"/>
          </w:rPr>
          <w:t>“</w:t>
        </w:r>
        <w:r w:rsidRPr="00D864DB">
          <w:rPr>
            <w:rFonts w:ascii="Times New Roman" w:hAnsi="Times New Roman" w:cs="Times New Roman"/>
            <w:szCs w:val="24"/>
          </w:rPr>
          <w:t>adorable</w:t>
        </w:r>
        <w:r>
          <w:rPr>
            <w:rFonts w:ascii="Times New Roman" w:hAnsi="Times New Roman" w:cs="Times New Roman"/>
            <w:szCs w:val="24"/>
          </w:rPr>
          <w:t>”</w:t>
        </w:r>
        <w:r w:rsidRPr="00D864DB">
          <w:rPr>
            <w:rFonts w:ascii="Times New Roman" w:hAnsi="Times New Roman" w:cs="Times New Roman"/>
            <w:szCs w:val="24"/>
          </w:rPr>
          <w:t xml:space="preserve"> to replace </w:t>
        </w:r>
        <w:r>
          <w:rPr>
            <w:rFonts w:ascii="Times New Roman" w:hAnsi="Times New Roman" w:cs="Times New Roman"/>
            <w:szCs w:val="24"/>
          </w:rPr>
          <w:t>“</w:t>
        </w:r>
        <w:r w:rsidRPr="00D864DB">
          <w:rPr>
            <w:rFonts w:ascii="Times New Roman" w:hAnsi="Times New Roman" w:cs="Times New Roman"/>
            <w:szCs w:val="24"/>
          </w:rPr>
          <w:t>cute.</w:t>
        </w:r>
        <w:r>
          <w:rPr>
            <w:rFonts w:ascii="Times New Roman" w:hAnsi="Times New Roman" w:cs="Times New Roman"/>
            <w:szCs w:val="24"/>
          </w:rPr>
          <w:t>”</w:t>
        </w:r>
        <w:r w:rsidRPr="00D864DB">
          <w:rPr>
            <w:rFonts w:ascii="Times New Roman" w:hAnsi="Times New Roman" w:cs="Times New Roman"/>
            <w:szCs w:val="24"/>
          </w:rPr>
          <w:t xml:space="preserve"> This class really help</w:t>
        </w:r>
        <w:r>
          <w:rPr>
            <w:rFonts w:ascii="Times New Roman" w:hAnsi="Times New Roman" w:cs="Times New Roman"/>
            <w:szCs w:val="24"/>
          </w:rPr>
          <w:t>ed</w:t>
        </w:r>
        <w:r w:rsidRPr="00D864DB">
          <w:rPr>
            <w:rFonts w:ascii="Times New Roman" w:hAnsi="Times New Roman" w:cs="Times New Roman"/>
            <w:szCs w:val="24"/>
          </w:rPr>
          <w:t xml:space="preserve"> me </w:t>
        </w:r>
        <w:r>
          <w:rPr>
            <w:rFonts w:ascii="Times New Roman" w:hAnsi="Times New Roman" w:cs="Times New Roman"/>
            <w:szCs w:val="24"/>
          </w:rPr>
          <w:t>improve my</w:t>
        </w:r>
        <w:r w:rsidRPr="00D864DB">
          <w:rPr>
            <w:rFonts w:ascii="Times New Roman" w:hAnsi="Times New Roman" w:cs="Times New Roman"/>
            <w:szCs w:val="24"/>
          </w:rPr>
          <w:t xml:space="preserve"> essay</w:t>
        </w:r>
        <w:r w:rsidRPr="0093315E">
          <w:rPr>
            <w:rFonts w:ascii="Times New Roman" w:hAnsi="Times New Roman" w:cs="Times New Roman"/>
            <w:szCs w:val="24"/>
          </w:rPr>
          <w:t xml:space="preserve"> </w:t>
        </w:r>
        <w:r w:rsidRPr="00D864DB">
          <w:rPr>
            <w:rFonts w:ascii="Times New Roman" w:hAnsi="Times New Roman" w:cs="Times New Roman"/>
            <w:szCs w:val="24"/>
          </w:rPr>
          <w:t>writing.</w:t>
        </w:r>
      </w:ins>
    </w:p>
    <w:p w14:paraId="6CADED8F" w14:textId="77777777" w:rsidR="00EF59E5" w:rsidRPr="00D864DB" w:rsidRDefault="00EF59E5" w:rsidP="00EF59E5">
      <w:pPr>
        <w:ind w:firstLine="420"/>
        <w:rPr>
          <w:ins w:id="3196" w:author="Jordon Beijing" w:date="2020-09-04T10:43:00Z"/>
          <w:rFonts w:ascii="Times New Roman" w:hAnsi="Times New Roman" w:cs="Times New Roman"/>
          <w:szCs w:val="24"/>
        </w:rPr>
      </w:pPr>
      <w:ins w:id="3197" w:author="Jordon Beijing" w:date="2020-09-04T10:43:00Z">
        <w:r>
          <w:rPr>
            <w:rFonts w:ascii="Times New Roman" w:hAnsi="Times New Roman" w:cs="Times New Roman"/>
            <w:szCs w:val="24"/>
          </w:rPr>
          <w:t xml:space="preserve">What </w:t>
        </w:r>
        <w:r w:rsidRPr="00D864DB">
          <w:rPr>
            <w:rFonts w:ascii="Times New Roman" w:hAnsi="Times New Roman" w:cs="Times New Roman"/>
            <w:szCs w:val="24"/>
          </w:rPr>
          <w:t xml:space="preserve">I like about this course is </w:t>
        </w:r>
        <w:r>
          <w:rPr>
            <w:rFonts w:ascii="Times New Roman" w:hAnsi="Times New Roman" w:cs="Times New Roman"/>
            <w:szCs w:val="24"/>
          </w:rPr>
          <w:t>that</w:t>
        </w:r>
        <w:r w:rsidRPr="00D864DB">
          <w:rPr>
            <w:rFonts w:ascii="Times New Roman" w:hAnsi="Times New Roman" w:cs="Times New Roman"/>
            <w:szCs w:val="24"/>
          </w:rPr>
          <w:t xml:space="preserve"> I actually really learned </w:t>
        </w:r>
        <w:r>
          <w:rPr>
            <w:rFonts w:ascii="Times New Roman" w:hAnsi="Times New Roman" w:cs="Times New Roman"/>
            <w:szCs w:val="24"/>
          </w:rPr>
          <w:t xml:space="preserve">something </w:t>
        </w:r>
        <w:r w:rsidRPr="00D864DB">
          <w:rPr>
            <w:rFonts w:ascii="Times New Roman" w:hAnsi="Times New Roman" w:cs="Times New Roman"/>
            <w:szCs w:val="24"/>
          </w:rPr>
          <w:t>in class. I also fe</w:t>
        </w:r>
        <w:r>
          <w:rPr>
            <w:rFonts w:ascii="Times New Roman" w:hAnsi="Times New Roman" w:cs="Times New Roman"/>
            <w:szCs w:val="24"/>
          </w:rPr>
          <w:t>lt</w:t>
        </w:r>
        <w:r w:rsidRPr="00D864DB">
          <w:rPr>
            <w:rFonts w:ascii="Times New Roman" w:hAnsi="Times New Roman" w:cs="Times New Roman"/>
            <w:szCs w:val="24"/>
          </w:rPr>
          <w:t xml:space="preserve"> excited to be in this class because both teacher</w:t>
        </w:r>
        <w:r>
          <w:rPr>
            <w:rFonts w:ascii="Times New Roman" w:hAnsi="Times New Roman" w:cs="Times New Roman"/>
            <w:szCs w:val="24"/>
          </w:rPr>
          <w:t>s</w:t>
        </w:r>
        <w:r w:rsidRPr="00D864DB">
          <w:rPr>
            <w:rFonts w:ascii="Times New Roman" w:hAnsi="Times New Roman" w:cs="Times New Roman"/>
            <w:szCs w:val="24"/>
          </w:rPr>
          <w:t xml:space="preserve"> and classmates all work</w:t>
        </w:r>
        <w:r>
          <w:rPr>
            <w:rFonts w:ascii="Times New Roman" w:hAnsi="Times New Roman" w:cs="Times New Roman"/>
            <w:szCs w:val="24"/>
          </w:rPr>
          <w:t>ed</w:t>
        </w:r>
        <w:r w:rsidRPr="00D864DB">
          <w:rPr>
            <w:rFonts w:ascii="Times New Roman" w:hAnsi="Times New Roman" w:cs="Times New Roman"/>
            <w:szCs w:val="24"/>
          </w:rPr>
          <w:t xml:space="preserve"> hard and they </w:t>
        </w:r>
        <w:r>
          <w:rPr>
            <w:rFonts w:ascii="Times New Roman" w:hAnsi="Times New Roman" w:cs="Times New Roman"/>
            <w:szCs w:val="24"/>
          </w:rPr>
          <w:t xml:space="preserve">were </w:t>
        </w:r>
        <w:r w:rsidRPr="00D864DB">
          <w:rPr>
            <w:rFonts w:ascii="Times New Roman" w:hAnsi="Times New Roman" w:cs="Times New Roman"/>
            <w:szCs w:val="24"/>
          </w:rPr>
          <w:t>all really in to this class. This class ha</w:t>
        </w:r>
        <w:r>
          <w:rPr>
            <w:rFonts w:ascii="Times New Roman" w:hAnsi="Times New Roman" w:cs="Times New Roman"/>
            <w:szCs w:val="24"/>
          </w:rPr>
          <w:t>d</w:t>
        </w:r>
        <w:r w:rsidRPr="00D864DB">
          <w:rPr>
            <w:rFonts w:ascii="Times New Roman" w:hAnsi="Times New Roman" w:cs="Times New Roman"/>
            <w:szCs w:val="24"/>
          </w:rPr>
          <w:t xml:space="preserve"> a good atmosphere and </w:t>
        </w:r>
        <w:r>
          <w:rPr>
            <w:rFonts w:ascii="Times New Roman" w:hAnsi="Times New Roman" w:cs="Times New Roman"/>
            <w:szCs w:val="24"/>
          </w:rPr>
          <w:t xml:space="preserve">everybody had a </w:t>
        </w:r>
        <w:r w:rsidRPr="00D864DB">
          <w:rPr>
            <w:rFonts w:ascii="Times New Roman" w:hAnsi="Times New Roman" w:cs="Times New Roman"/>
            <w:szCs w:val="24"/>
          </w:rPr>
          <w:t xml:space="preserve">good attitude. Miss Shannon and Mr. J </w:t>
        </w:r>
        <w:r>
          <w:rPr>
            <w:rFonts w:ascii="Times New Roman" w:hAnsi="Times New Roman" w:cs="Times New Roman"/>
            <w:szCs w:val="24"/>
          </w:rPr>
          <w:t>would</w:t>
        </w:r>
        <w:r w:rsidRPr="00D864DB">
          <w:rPr>
            <w:rFonts w:ascii="Times New Roman" w:hAnsi="Times New Roman" w:cs="Times New Roman"/>
            <w:szCs w:val="24"/>
          </w:rPr>
          <w:t xml:space="preserve"> answer my question</w:t>
        </w:r>
        <w:r>
          <w:rPr>
            <w:rFonts w:ascii="Times New Roman" w:hAnsi="Times New Roman" w:cs="Times New Roman"/>
            <w:szCs w:val="24"/>
          </w:rPr>
          <w:t>s</w:t>
        </w:r>
        <w:r w:rsidRPr="00D864DB">
          <w:rPr>
            <w:rFonts w:ascii="Times New Roman" w:hAnsi="Times New Roman" w:cs="Times New Roman"/>
            <w:szCs w:val="24"/>
          </w:rPr>
          <w:t xml:space="preserve"> all the time</w:t>
        </w:r>
        <w:r>
          <w:rPr>
            <w:rFonts w:ascii="Times New Roman" w:hAnsi="Times New Roman" w:cs="Times New Roman"/>
            <w:szCs w:val="24"/>
          </w:rPr>
          <w:t>,</w:t>
        </w:r>
        <w:r w:rsidRPr="00D864DB">
          <w:rPr>
            <w:rFonts w:ascii="Times New Roman" w:hAnsi="Times New Roman" w:cs="Times New Roman"/>
            <w:szCs w:val="24"/>
          </w:rPr>
          <w:t xml:space="preserve"> even </w:t>
        </w:r>
        <w:r>
          <w:rPr>
            <w:rFonts w:ascii="Times New Roman" w:hAnsi="Times New Roman" w:cs="Times New Roman"/>
            <w:szCs w:val="24"/>
          </w:rPr>
          <w:t>on</w:t>
        </w:r>
        <w:r w:rsidRPr="00D864DB">
          <w:rPr>
            <w:rFonts w:ascii="Times New Roman" w:hAnsi="Times New Roman" w:cs="Times New Roman"/>
            <w:szCs w:val="24"/>
          </w:rPr>
          <w:t xml:space="preserve"> the day</w:t>
        </w:r>
        <w:r>
          <w:rPr>
            <w:rFonts w:ascii="Times New Roman" w:hAnsi="Times New Roman" w:cs="Times New Roman"/>
            <w:szCs w:val="24"/>
          </w:rPr>
          <w:t>s</w:t>
        </w:r>
        <w:r w:rsidRPr="00D864DB">
          <w:rPr>
            <w:rFonts w:ascii="Times New Roman" w:hAnsi="Times New Roman" w:cs="Times New Roman"/>
            <w:szCs w:val="24"/>
          </w:rPr>
          <w:t xml:space="preserve"> that we </w:t>
        </w:r>
        <w:r>
          <w:rPr>
            <w:rFonts w:ascii="Times New Roman" w:hAnsi="Times New Roman" w:cs="Times New Roman"/>
            <w:szCs w:val="24"/>
          </w:rPr>
          <w:t>didn’t</w:t>
        </w:r>
        <w:r w:rsidRPr="00D864DB">
          <w:rPr>
            <w:rFonts w:ascii="Times New Roman" w:hAnsi="Times New Roman" w:cs="Times New Roman"/>
            <w:szCs w:val="24"/>
          </w:rPr>
          <w:t xml:space="preserve"> have class, and they really </w:t>
        </w:r>
        <w:r>
          <w:rPr>
            <w:rFonts w:ascii="Times New Roman" w:hAnsi="Times New Roman" w:cs="Times New Roman"/>
            <w:szCs w:val="24"/>
          </w:rPr>
          <w:t>had</w:t>
        </w:r>
        <w:r w:rsidRPr="00D864DB">
          <w:rPr>
            <w:rFonts w:ascii="Times New Roman" w:hAnsi="Times New Roman" w:cs="Times New Roman"/>
            <w:szCs w:val="24"/>
          </w:rPr>
          <w:t xml:space="preserve"> a lot of patien</w:t>
        </w:r>
        <w:r>
          <w:rPr>
            <w:rFonts w:ascii="Times New Roman" w:hAnsi="Times New Roman" w:cs="Times New Roman"/>
            <w:szCs w:val="24"/>
          </w:rPr>
          <w:t xml:space="preserve">ce with </w:t>
        </w:r>
        <w:r w:rsidRPr="00D864DB">
          <w:rPr>
            <w:rFonts w:ascii="Times New Roman" w:hAnsi="Times New Roman" w:cs="Times New Roman"/>
            <w:szCs w:val="24"/>
          </w:rPr>
          <w:t xml:space="preserve">me. I’m thankful </w:t>
        </w:r>
        <w:r>
          <w:rPr>
            <w:rFonts w:ascii="Times New Roman" w:hAnsi="Times New Roman" w:cs="Times New Roman"/>
            <w:szCs w:val="24"/>
          </w:rPr>
          <w:t>for</w:t>
        </w:r>
        <w:r w:rsidRPr="00D864DB">
          <w:rPr>
            <w:rFonts w:ascii="Times New Roman" w:hAnsi="Times New Roman" w:cs="Times New Roman"/>
            <w:szCs w:val="24"/>
          </w:rPr>
          <w:t xml:space="preserve"> these two teacher</w:t>
        </w:r>
        <w:r>
          <w:rPr>
            <w:rFonts w:ascii="Times New Roman" w:hAnsi="Times New Roman" w:cs="Times New Roman"/>
            <w:szCs w:val="24"/>
          </w:rPr>
          <w:t>s</w:t>
        </w:r>
        <w:r w:rsidRPr="00D864DB">
          <w:rPr>
            <w:rFonts w:ascii="Times New Roman" w:hAnsi="Times New Roman" w:cs="Times New Roman"/>
            <w:szCs w:val="24"/>
          </w:rPr>
          <w:t>.</w:t>
        </w:r>
      </w:ins>
    </w:p>
    <w:p w14:paraId="677F72FE" w14:textId="77777777" w:rsidR="00EF59E5" w:rsidRPr="00D864DB" w:rsidRDefault="00EF59E5" w:rsidP="00EF59E5">
      <w:pPr>
        <w:ind w:firstLine="420"/>
        <w:rPr>
          <w:ins w:id="3198" w:author="Jordon Beijing" w:date="2020-09-04T10:43:00Z"/>
          <w:rFonts w:ascii="Times New Roman" w:hAnsi="Times New Roman" w:cs="Times New Roman"/>
          <w:szCs w:val="24"/>
        </w:rPr>
      </w:pPr>
      <w:ins w:id="3199" w:author="Jordon Beijing" w:date="2020-09-04T10:43:00Z">
        <w:r>
          <w:rPr>
            <w:rFonts w:ascii="Times New Roman" w:hAnsi="Times New Roman" w:cs="Times New Roman"/>
            <w:szCs w:val="24"/>
          </w:rPr>
          <w:t xml:space="preserve">Next time </w:t>
        </w:r>
        <w:r w:rsidRPr="00D864DB">
          <w:rPr>
            <w:rFonts w:ascii="Times New Roman" w:hAnsi="Times New Roman" w:cs="Times New Roman"/>
            <w:szCs w:val="24"/>
          </w:rPr>
          <w:t xml:space="preserve">I think maybe you and Miss Shannon can give us feedback </w:t>
        </w:r>
        <w:r>
          <w:rPr>
            <w:rFonts w:ascii="Times New Roman" w:hAnsi="Times New Roman" w:cs="Times New Roman"/>
            <w:szCs w:val="24"/>
          </w:rPr>
          <w:t xml:space="preserve">more </w:t>
        </w:r>
        <w:r w:rsidRPr="00D864DB">
          <w:rPr>
            <w:rFonts w:ascii="Times New Roman" w:hAnsi="Times New Roman" w:cs="Times New Roman"/>
            <w:szCs w:val="24"/>
          </w:rPr>
          <w:t>quick</w:t>
        </w:r>
        <w:r>
          <w:rPr>
            <w:rFonts w:ascii="Times New Roman" w:hAnsi="Times New Roman" w:cs="Times New Roman"/>
            <w:szCs w:val="24"/>
          </w:rPr>
          <w:t>ly</w:t>
        </w:r>
        <w:r w:rsidRPr="00D864DB">
          <w:rPr>
            <w:rFonts w:ascii="Times New Roman" w:hAnsi="Times New Roman" w:cs="Times New Roman"/>
            <w:szCs w:val="24"/>
          </w:rPr>
          <w:t>, so we could write our draft</w:t>
        </w:r>
        <w:r>
          <w:rPr>
            <w:rFonts w:ascii="Times New Roman" w:hAnsi="Times New Roman" w:cs="Times New Roman"/>
            <w:szCs w:val="24"/>
          </w:rPr>
          <w:t xml:space="preserve"> </w:t>
        </w:r>
        <w:r w:rsidRPr="00D864DB">
          <w:rPr>
            <w:rFonts w:ascii="Times New Roman" w:hAnsi="Times New Roman" w:cs="Times New Roman"/>
            <w:szCs w:val="24"/>
          </w:rPr>
          <w:t xml:space="preserve">2 immediately and it </w:t>
        </w:r>
        <w:r>
          <w:rPr>
            <w:rFonts w:ascii="Times New Roman" w:hAnsi="Times New Roman" w:cs="Times New Roman"/>
            <w:szCs w:val="24"/>
          </w:rPr>
          <w:t>wouldn’t</w:t>
        </w:r>
        <w:r w:rsidRPr="00D864DB">
          <w:rPr>
            <w:rFonts w:ascii="Times New Roman" w:hAnsi="Times New Roman" w:cs="Times New Roman"/>
            <w:szCs w:val="24"/>
          </w:rPr>
          <w:t xml:space="preserve"> drag the draft 2 to the end of the course. I also hope we won’t have many </w:t>
        </w:r>
        <w:r w:rsidRPr="0095191B">
          <w:rPr>
            <w:rFonts w:ascii="Times New Roman" w:hAnsi="Times New Roman" w:cs="Times New Roman"/>
            <w:szCs w:val="24"/>
          </w:rPr>
          <w:t>techni</w:t>
        </w:r>
        <w:r>
          <w:rPr>
            <w:rFonts w:ascii="Times New Roman" w:hAnsi="Times New Roman" w:cs="Times New Roman"/>
            <w:szCs w:val="24"/>
          </w:rPr>
          <w:t>cal</w:t>
        </w:r>
        <w:r w:rsidRPr="00D864DB">
          <w:rPr>
            <w:rFonts w:ascii="Times New Roman" w:hAnsi="Times New Roman" w:cs="Times New Roman"/>
            <w:szCs w:val="24"/>
          </w:rPr>
          <w:t xml:space="preserve"> problem</w:t>
        </w:r>
        <w:r>
          <w:rPr>
            <w:rFonts w:ascii="Times New Roman" w:hAnsi="Times New Roman" w:cs="Times New Roman"/>
            <w:szCs w:val="24"/>
          </w:rPr>
          <w:t>s</w:t>
        </w:r>
        <w:r w:rsidRPr="00D864DB">
          <w:rPr>
            <w:rFonts w:ascii="Times New Roman" w:hAnsi="Times New Roman" w:cs="Times New Roman"/>
            <w:szCs w:val="24"/>
          </w:rPr>
          <w:t xml:space="preserve">, so we can have our class immediately. I think next time I would try my best to do all the homework faster and </w:t>
        </w:r>
        <w:r>
          <w:rPr>
            <w:rFonts w:ascii="Times New Roman" w:hAnsi="Times New Roman" w:cs="Times New Roman"/>
            <w:szCs w:val="24"/>
          </w:rPr>
          <w:t xml:space="preserve">more </w:t>
        </w:r>
        <w:r w:rsidRPr="00D864DB">
          <w:rPr>
            <w:rFonts w:ascii="Times New Roman" w:hAnsi="Times New Roman" w:cs="Times New Roman"/>
            <w:szCs w:val="24"/>
          </w:rPr>
          <w:t>clear</w:t>
        </w:r>
        <w:r>
          <w:rPr>
            <w:rFonts w:ascii="Times New Roman" w:hAnsi="Times New Roman" w:cs="Times New Roman"/>
            <w:szCs w:val="24"/>
          </w:rPr>
          <w:t>ly</w:t>
        </w:r>
        <w:r w:rsidRPr="00D864DB">
          <w:rPr>
            <w:rFonts w:ascii="Times New Roman" w:hAnsi="Times New Roman" w:cs="Times New Roman"/>
            <w:szCs w:val="24"/>
          </w:rPr>
          <w:t xml:space="preserve">. I think I can also be more patient next time. I would still try my best to work on homework and </w:t>
        </w:r>
        <w:r>
          <w:rPr>
            <w:rFonts w:ascii="Times New Roman" w:hAnsi="Times New Roman" w:cs="Times New Roman"/>
            <w:szCs w:val="24"/>
          </w:rPr>
          <w:t xml:space="preserve">participate in </w:t>
        </w:r>
        <w:r w:rsidRPr="00D864DB">
          <w:rPr>
            <w:rFonts w:ascii="Times New Roman" w:hAnsi="Times New Roman" w:cs="Times New Roman"/>
            <w:szCs w:val="24"/>
          </w:rPr>
          <w:t>class. Thank you</w:t>
        </w:r>
        <w:r>
          <w:rPr>
            <w:rFonts w:ascii="Times New Roman" w:hAnsi="Times New Roman" w:cs="Times New Roman"/>
            <w:szCs w:val="24"/>
          </w:rPr>
          <w:t>,</w:t>
        </w:r>
        <w:r w:rsidRPr="00D864DB">
          <w:rPr>
            <w:rFonts w:ascii="Times New Roman" w:hAnsi="Times New Roman" w:cs="Times New Roman"/>
            <w:szCs w:val="24"/>
          </w:rPr>
          <w:t xml:space="preserve"> Captain and Miss Shannon!</w:t>
        </w:r>
      </w:ins>
    </w:p>
    <w:p w14:paraId="1F6B77C8" w14:textId="77777777" w:rsidR="00EF59E5" w:rsidRDefault="00EF59E5" w:rsidP="00EF59E5">
      <w:pPr>
        <w:ind w:firstLine="420"/>
        <w:rPr>
          <w:ins w:id="3200" w:author="Jordon Beijing" w:date="2020-09-04T10:43:00Z"/>
          <w:rFonts w:ascii="Times New Roman" w:hAnsi="Times New Roman" w:cs="Times New Roman"/>
          <w:szCs w:val="24"/>
        </w:rPr>
      </w:pPr>
    </w:p>
    <w:p w14:paraId="78DEF0A5" w14:textId="77777777" w:rsidR="00EF59E5" w:rsidRPr="00D864DB" w:rsidRDefault="00EF59E5" w:rsidP="00EF59E5">
      <w:pPr>
        <w:ind w:firstLine="420"/>
        <w:rPr>
          <w:ins w:id="3201" w:author="Jordon Beijing" w:date="2020-09-04T10:43:00Z"/>
          <w:rFonts w:ascii="Times New Roman" w:hAnsi="Times New Roman" w:cs="Times New Roman"/>
          <w:szCs w:val="24"/>
        </w:rPr>
      </w:pPr>
      <w:ins w:id="3202" w:author="Jordon Beijing" w:date="2020-09-04T10:43:00Z">
        <w:r w:rsidRPr="00D864DB">
          <w:rPr>
            <w:rFonts w:ascii="Times New Roman" w:hAnsi="Times New Roman" w:cs="Times New Roman"/>
            <w:szCs w:val="24"/>
          </w:rPr>
          <w:t xml:space="preserve">Your </w:t>
        </w:r>
        <w:r>
          <w:rPr>
            <w:rFonts w:ascii="Times New Roman" w:hAnsi="Times New Roman" w:cs="Times New Roman"/>
            <w:szCs w:val="24"/>
          </w:rPr>
          <w:t>s</w:t>
        </w:r>
        <w:r w:rsidRPr="00D864DB">
          <w:rPr>
            <w:rFonts w:ascii="Times New Roman" w:hAnsi="Times New Roman" w:cs="Times New Roman"/>
            <w:szCs w:val="24"/>
          </w:rPr>
          <w:t>tudent,</w:t>
        </w:r>
      </w:ins>
    </w:p>
    <w:p w14:paraId="1BC2E49A" w14:textId="77777777" w:rsidR="00EF59E5" w:rsidRDefault="00EF59E5" w:rsidP="00EF59E5">
      <w:pPr>
        <w:ind w:firstLine="420"/>
        <w:rPr>
          <w:ins w:id="3203" w:author="Jordon Beijing" w:date="2020-09-04T10:43:00Z"/>
          <w:rFonts w:ascii="Times New Roman" w:hAnsi="Times New Roman" w:cs="Times New Roman"/>
          <w:szCs w:val="24"/>
        </w:rPr>
      </w:pPr>
      <w:ins w:id="3204" w:author="Jordon Beijing" w:date="2020-09-04T10:43:00Z">
        <w:r w:rsidRPr="00D864DB">
          <w:rPr>
            <w:rFonts w:ascii="Times New Roman" w:hAnsi="Times New Roman" w:cs="Times New Roman"/>
            <w:szCs w:val="24"/>
          </w:rPr>
          <w:t>Michelle Wu</w:t>
        </w:r>
      </w:ins>
    </w:p>
    <w:p w14:paraId="1EC8A8C3" w14:textId="77777777" w:rsidR="00EF59E5" w:rsidRPr="00D864DB" w:rsidRDefault="00EF59E5" w:rsidP="00EF59E5">
      <w:pPr>
        <w:ind w:firstLine="420"/>
        <w:rPr>
          <w:ins w:id="3205" w:author="Jordon Beijing" w:date="2020-09-04T10:43:00Z"/>
          <w:rFonts w:ascii="Times New Roman" w:hAnsi="Times New Roman" w:cs="Times New Roman"/>
          <w:szCs w:val="24"/>
        </w:rPr>
      </w:pPr>
    </w:p>
    <w:p w14:paraId="12FEF8E4" w14:textId="77777777" w:rsidR="00EF59E5" w:rsidRDefault="00EF59E5" w:rsidP="00EF59E5">
      <w:pPr>
        <w:ind w:firstLine="420"/>
        <w:rPr>
          <w:ins w:id="3206" w:author="Jordon Beijing" w:date="2020-09-04T10:43:00Z"/>
          <w:rFonts w:ascii="Times New Roman" w:hAnsi="Times New Roman" w:cs="Times New Roman"/>
          <w:szCs w:val="24"/>
        </w:rPr>
      </w:pPr>
      <w:ins w:id="3207" w:author="Jordon Beijing" w:date="2020-09-04T10:43:00Z">
        <w:r w:rsidRPr="00D864DB">
          <w:rPr>
            <w:rFonts w:ascii="Times New Roman" w:hAnsi="Times New Roman" w:cs="Times New Roman"/>
            <w:szCs w:val="24"/>
          </w:rPr>
          <w:t>2020/</w:t>
        </w:r>
        <w:r>
          <w:rPr>
            <w:rFonts w:ascii="Times New Roman" w:hAnsi="Times New Roman" w:cs="Times New Roman"/>
            <w:szCs w:val="24"/>
          </w:rPr>
          <w:t>0</w:t>
        </w:r>
        <w:r w:rsidRPr="00D864DB">
          <w:rPr>
            <w:rFonts w:ascii="Times New Roman" w:hAnsi="Times New Roman" w:cs="Times New Roman"/>
            <w:szCs w:val="24"/>
          </w:rPr>
          <w:t>8/16</w:t>
        </w:r>
      </w:ins>
    </w:p>
    <w:p w14:paraId="5A9EF135" w14:textId="77777777" w:rsidR="00EF59E5" w:rsidRDefault="00EF59E5" w:rsidP="00EF59E5">
      <w:pPr>
        <w:ind w:firstLine="420"/>
        <w:rPr>
          <w:ins w:id="3208" w:author="Jordon Beijing" w:date="2020-09-04T10:43:00Z"/>
          <w:rFonts w:ascii="Times New Roman" w:hAnsi="Times New Roman" w:cs="Times New Roman"/>
          <w:szCs w:val="24"/>
        </w:rPr>
      </w:pPr>
    </w:p>
    <w:p w14:paraId="1E9868CE" w14:textId="77777777" w:rsidR="00EF59E5" w:rsidRPr="00D864DB" w:rsidRDefault="00EF59E5" w:rsidP="00EF59E5">
      <w:pPr>
        <w:jc w:val="right"/>
        <w:rPr>
          <w:ins w:id="3209" w:author="Jordon Beijing" w:date="2020-09-04T10:43:00Z"/>
          <w:rFonts w:ascii="Times New Roman" w:hAnsi="Times New Roman" w:cs="Times New Roman"/>
          <w:szCs w:val="24"/>
        </w:rPr>
      </w:pPr>
      <w:ins w:id="3210" w:author="Jordon Beijing" w:date="2020-09-04T10:43:00Z">
        <w:r>
          <w:rPr>
            <w:rFonts w:ascii="Times New Roman" w:hAnsi="Times New Roman" w:cs="Times New Roman"/>
            <w:szCs w:val="24"/>
          </w:rPr>
          <w:t>Word Count: 322</w:t>
        </w:r>
      </w:ins>
    </w:p>
    <w:p w14:paraId="5577F54A" w14:textId="7609F64A" w:rsidR="00166FB7" w:rsidRPr="00EF59E5" w:rsidRDefault="00166FB7">
      <w:pPr>
        <w:rPr>
          <w:rFonts w:ascii="Times" w:hAnsi="Times"/>
          <w:rPrChange w:id="3211" w:author="Jordon Beijing" w:date="2020-09-04T10:43:00Z">
            <w:rPr>
              <w:rFonts w:ascii="Times" w:hAnsi="Times"/>
              <w:lang w:val="en-US"/>
            </w:rPr>
          </w:rPrChange>
        </w:rPr>
      </w:pPr>
    </w:p>
    <w:p w14:paraId="773A6FFD" w14:textId="1E65C020" w:rsidR="00166FB7" w:rsidRDefault="00166FB7">
      <w:pPr>
        <w:rPr>
          <w:rFonts w:ascii="Times" w:hAnsi="Times"/>
          <w:lang w:val="en-US"/>
        </w:rPr>
      </w:pPr>
    </w:p>
    <w:p w14:paraId="408858E0" w14:textId="49C66DA1" w:rsidR="004168D5" w:rsidRDefault="004168D5">
      <w:pPr>
        <w:rPr>
          <w:rFonts w:ascii="Times" w:hAnsi="Times"/>
          <w:lang w:val="en-US"/>
        </w:rPr>
      </w:pPr>
    </w:p>
    <w:p w14:paraId="5C6894AD" w14:textId="331C8CDC" w:rsidR="004168D5" w:rsidRDefault="004168D5">
      <w:pPr>
        <w:rPr>
          <w:rFonts w:ascii="Times" w:hAnsi="Times"/>
          <w:lang w:val="en-US"/>
        </w:rPr>
      </w:pPr>
    </w:p>
    <w:p w14:paraId="6954AFDB" w14:textId="70EB5FE3" w:rsidR="004168D5" w:rsidDel="004C4567" w:rsidRDefault="004168D5">
      <w:pPr>
        <w:rPr>
          <w:del w:id="3212" w:author="Jordon Beijing" w:date="2020-09-04T12:03:00Z"/>
          <w:rFonts w:ascii="Times" w:hAnsi="Times"/>
          <w:lang w:val="en-US"/>
        </w:rPr>
      </w:pPr>
    </w:p>
    <w:p w14:paraId="10CA86EC" w14:textId="44A6BE29" w:rsidR="004168D5" w:rsidDel="004C4567" w:rsidRDefault="004168D5">
      <w:pPr>
        <w:rPr>
          <w:del w:id="3213" w:author="Jordon Beijing" w:date="2020-09-04T12:03:00Z"/>
          <w:rFonts w:ascii="Times" w:hAnsi="Times"/>
          <w:lang w:val="en-US"/>
        </w:rPr>
      </w:pPr>
    </w:p>
    <w:p w14:paraId="4BDA0E19" w14:textId="075BC1CF" w:rsidR="004168D5" w:rsidRDefault="004168D5">
      <w:pPr>
        <w:rPr>
          <w:rFonts w:ascii="Times" w:hAnsi="Times"/>
          <w:lang w:val="en-US"/>
        </w:rPr>
      </w:pPr>
    </w:p>
    <w:p w14:paraId="6626C4D0" w14:textId="78595C9D" w:rsidR="004168D5" w:rsidRDefault="004168D5">
      <w:pPr>
        <w:rPr>
          <w:rFonts w:ascii="Times" w:hAnsi="Times"/>
          <w:lang w:val="en-US"/>
        </w:rPr>
      </w:pPr>
    </w:p>
    <w:p w14:paraId="1742F94F" w14:textId="7F63125A" w:rsidR="004168D5" w:rsidRDefault="004168D5">
      <w:pPr>
        <w:rPr>
          <w:rFonts w:ascii="Times" w:hAnsi="Times"/>
          <w:lang w:val="en-US"/>
        </w:rPr>
      </w:pPr>
    </w:p>
    <w:p w14:paraId="16C411EA" w14:textId="7AF0045D" w:rsidR="004168D5" w:rsidRDefault="004168D5">
      <w:pPr>
        <w:rPr>
          <w:rFonts w:ascii="Times" w:hAnsi="Times"/>
          <w:lang w:val="en-US"/>
        </w:rPr>
      </w:pPr>
    </w:p>
    <w:p w14:paraId="64E45320" w14:textId="2655EFD5" w:rsidR="004168D5" w:rsidRDefault="004168D5">
      <w:pPr>
        <w:rPr>
          <w:rFonts w:ascii="Times" w:hAnsi="Times"/>
          <w:lang w:val="en-US"/>
        </w:rPr>
      </w:pPr>
    </w:p>
    <w:p w14:paraId="49DE85DC" w14:textId="78C22DB3" w:rsidR="004168D5" w:rsidRDefault="004168D5">
      <w:pPr>
        <w:rPr>
          <w:rFonts w:ascii="Times" w:hAnsi="Times"/>
          <w:lang w:val="en-US"/>
        </w:rPr>
      </w:pPr>
    </w:p>
    <w:p w14:paraId="4C6011A1" w14:textId="1C913305" w:rsidR="004168D5" w:rsidRDefault="004168D5">
      <w:pPr>
        <w:rPr>
          <w:rFonts w:ascii="Times" w:hAnsi="Times"/>
          <w:lang w:val="en-US"/>
        </w:rPr>
      </w:pPr>
    </w:p>
    <w:p w14:paraId="095EFF04" w14:textId="1C69F8C6" w:rsidR="004168D5" w:rsidRDefault="004168D5">
      <w:pPr>
        <w:rPr>
          <w:rFonts w:ascii="Times" w:hAnsi="Times"/>
          <w:lang w:val="en-US"/>
        </w:rPr>
      </w:pPr>
    </w:p>
    <w:p w14:paraId="28797FE0" w14:textId="582B73D7" w:rsidR="004168D5" w:rsidRDefault="004168D5">
      <w:pPr>
        <w:rPr>
          <w:rFonts w:ascii="Times" w:hAnsi="Times"/>
          <w:lang w:val="en-US"/>
        </w:rPr>
      </w:pPr>
    </w:p>
    <w:p w14:paraId="1607D32E" w14:textId="453D378B" w:rsidR="004168D5" w:rsidRDefault="004168D5">
      <w:pPr>
        <w:rPr>
          <w:rFonts w:ascii="Times" w:hAnsi="Times"/>
          <w:lang w:val="en-US"/>
        </w:rPr>
      </w:pPr>
    </w:p>
    <w:p w14:paraId="5888B34D" w14:textId="0F5368B8" w:rsidR="004168D5" w:rsidRDefault="004168D5">
      <w:pPr>
        <w:rPr>
          <w:rFonts w:ascii="Times" w:hAnsi="Times"/>
          <w:lang w:val="en-US"/>
        </w:rPr>
      </w:pPr>
    </w:p>
    <w:p w14:paraId="0DE502DC" w14:textId="25AB6540" w:rsidR="004168D5" w:rsidRDefault="004168D5">
      <w:pPr>
        <w:rPr>
          <w:rFonts w:ascii="Times" w:hAnsi="Times"/>
          <w:lang w:val="en-US"/>
        </w:rPr>
      </w:pPr>
    </w:p>
    <w:p w14:paraId="3B580BFC" w14:textId="3BD0A42E" w:rsidR="004168D5" w:rsidRDefault="004168D5">
      <w:pPr>
        <w:rPr>
          <w:rFonts w:ascii="Times" w:hAnsi="Times"/>
          <w:lang w:val="en-US"/>
        </w:rPr>
      </w:pPr>
    </w:p>
    <w:p w14:paraId="4E374630" w14:textId="398C723C" w:rsidR="004168D5" w:rsidRDefault="004168D5">
      <w:pPr>
        <w:rPr>
          <w:rFonts w:ascii="Times" w:hAnsi="Times"/>
          <w:lang w:val="en-US"/>
        </w:rPr>
      </w:pPr>
    </w:p>
    <w:p w14:paraId="5C07369F" w14:textId="1BC74EE6" w:rsidR="004168D5" w:rsidRDefault="004168D5">
      <w:pPr>
        <w:rPr>
          <w:rFonts w:ascii="Times" w:hAnsi="Times"/>
          <w:lang w:val="en-US"/>
        </w:rPr>
      </w:pPr>
    </w:p>
    <w:p w14:paraId="482A9EED" w14:textId="261FCDFB" w:rsidR="004168D5" w:rsidRDefault="004168D5">
      <w:pPr>
        <w:rPr>
          <w:rFonts w:ascii="Times" w:hAnsi="Times"/>
          <w:lang w:val="en-US"/>
        </w:rPr>
      </w:pPr>
    </w:p>
    <w:p w14:paraId="2D2DCE88" w14:textId="515901A9" w:rsidR="004168D5" w:rsidRDefault="004168D5">
      <w:pPr>
        <w:rPr>
          <w:rFonts w:ascii="Times" w:hAnsi="Times"/>
          <w:lang w:val="en-US"/>
        </w:rPr>
      </w:pPr>
    </w:p>
    <w:p w14:paraId="5EA18A75" w14:textId="76499114" w:rsidR="004168D5" w:rsidDel="00A54001" w:rsidRDefault="004168D5">
      <w:pPr>
        <w:rPr>
          <w:del w:id="3214" w:author="Jordon Beijing" w:date="2020-09-05T20:50:00Z"/>
          <w:rFonts w:ascii="Times" w:hAnsi="Times"/>
          <w:lang w:val="en-US"/>
        </w:rPr>
      </w:pPr>
    </w:p>
    <w:p w14:paraId="7F4F9FA7" w14:textId="2CACBF62" w:rsidR="004168D5" w:rsidRDefault="004168D5">
      <w:pPr>
        <w:rPr>
          <w:rFonts w:ascii="Times" w:hAnsi="Times"/>
          <w:lang w:val="en-US"/>
        </w:rPr>
      </w:pPr>
    </w:p>
    <w:p w14:paraId="7A36D3DC" w14:textId="246AA725" w:rsidR="004168D5" w:rsidRDefault="004168D5">
      <w:pPr>
        <w:rPr>
          <w:rFonts w:ascii="Times" w:hAnsi="Times"/>
          <w:lang w:val="en-US"/>
        </w:rPr>
      </w:pPr>
    </w:p>
    <w:p w14:paraId="2A9AF29C" w14:textId="155A1F0B" w:rsidR="004168D5" w:rsidRDefault="004168D5">
      <w:pPr>
        <w:rPr>
          <w:rFonts w:ascii="Times" w:hAnsi="Times"/>
          <w:lang w:val="en-US"/>
        </w:rPr>
      </w:pPr>
    </w:p>
    <w:p w14:paraId="3D65B0B4" w14:textId="0138BCB7" w:rsidR="004168D5" w:rsidRDefault="004168D5">
      <w:pPr>
        <w:rPr>
          <w:rFonts w:ascii="Times" w:hAnsi="Times"/>
          <w:lang w:val="en-US"/>
        </w:rPr>
      </w:pPr>
    </w:p>
    <w:p w14:paraId="78AC6B5B" w14:textId="099F68B7" w:rsidR="004168D5" w:rsidRDefault="004168D5">
      <w:pPr>
        <w:rPr>
          <w:rFonts w:ascii="Times" w:hAnsi="Times"/>
          <w:lang w:val="en-US"/>
        </w:rPr>
      </w:pPr>
    </w:p>
    <w:p w14:paraId="4380EDA7" w14:textId="4429E9D9" w:rsidR="004168D5" w:rsidRDefault="004168D5">
      <w:pPr>
        <w:rPr>
          <w:rFonts w:ascii="Times" w:hAnsi="Times"/>
          <w:lang w:val="en-US"/>
        </w:rPr>
      </w:pPr>
    </w:p>
    <w:p w14:paraId="16FCFCEE" w14:textId="027FFACD" w:rsidR="004168D5" w:rsidRDefault="004168D5">
      <w:pPr>
        <w:rPr>
          <w:rFonts w:ascii="Times" w:hAnsi="Times"/>
          <w:lang w:val="en-US"/>
        </w:rPr>
      </w:pPr>
    </w:p>
    <w:p w14:paraId="02C530C4" w14:textId="61EC7BB6" w:rsidR="004168D5" w:rsidRDefault="004168D5">
      <w:pPr>
        <w:rPr>
          <w:rFonts w:ascii="Times" w:hAnsi="Times"/>
          <w:lang w:val="en-US"/>
        </w:rPr>
      </w:pPr>
    </w:p>
    <w:p w14:paraId="4852E1E8" w14:textId="2EB16FF4" w:rsidR="004168D5" w:rsidRDefault="004168D5">
      <w:pPr>
        <w:rPr>
          <w:rFonts w:ascii="Times" w:hAnsi="Times"/>
          <w:lang w:val="en-US"/>
        </w:rPr>
      </w:pPr>
    </w:p>
    <w:p w14:paraId="6820A1FB" w14:textId="36C56700" w:rsidR="004168D5" w:rsidDel="00EF59E5" w:rsidRDefault="004168D5" w:rsidP="00EF59E5">
      <w:pPr>
        <w:rPr>
          <w:del w:id="3215" w:author="Jordon Beijing" w:date="2020-09-04T10:45:00Z"/>
          <w:rFonts w:ascii="Times" w:hAnsi="Times"/>
          <w:b/>
          <w:bCs/>
          <w:color w:val="4472C4" w:themeColor="accent1"/>
          <w:sz w:val="32"/>
          <w:szCs w:val="32"/>
          <w:lang w:val="en-US"/>
        </w:rPr>
      </w:pPr>
    </w:p>
    <w:p w14:paraId="4E0D41C4" w14:textId="77777777" w:rsidR="00EF59E5" w:rsidRDefault="00EF59E5">
      <w:pPr>
        <w:rPr>
          <w:ins w:id="3216" w:author="Jordon Beijing" w:date="2020-09-04T10:45:00Z"/>
          <w:rFonts w:ascii="Times" w:hAnsi="Times"/>
          <w:lang w:val="en-US"/>
        </w:rPr>
      </w:pPr>
    </w:p>
    <w:p w14:paraId="72405392" w14:textId="28D30C97" w:rsidR="004168D5" w:rsidDel="00EF59E5" w:rsidRDefault="004168D5">
      <w:pPr>
        <w:rPr>
          <w:del w:id="3217" w:author="Jordon Beijing" w:date="2020-09-04T10:45:00Z"/>
          <w:rFonts w:ascii="Times" w:hAnsi="Times"/>
          <w:lang w:val="en-US"/>
        </w:rPr>
      </w:pPr>
    </w:p>
    <w:p w14:paraId="4396BCC5" w14:textId="08D4A916" w:rsidR="004168D5" w:rsidDel="00EF59E5" w:rsidRDefault="004168D5">
      <w:pPr>
        <w:rPr>
          <w:del w:id="3218" w:author="Jordon Beijing" w:date="2020-09-04T10:45:00Z"/>
          <w:rFonts w:ascii="Times" w:hAnsi="Times"/>
          <w:lang w:val="en-US"/>
        </w:rPr>
      </w:pPr>
    </w:p>
    <w:p w14:paraId="61676A76" w14:textId="576C16EB" w:rsidR="004168D5" w:rsidDel="00EF59E5" w:rsidRDefault="004168D5">
      <w:pPr>
        <w:rPr>
          <w:del w:id="3219" w:author="Jordon Beijing" w:date="2020-09-04T10:45:00Z"/>
          <w:rFonts w:ascii="Times" w:hAnsi="Times"/>
          <w:lang w:val="en-US"/>
        </w:rPr>
      </w:pPr>
    </w:p>
    <w:p w14:paraId="68B81E58" w14:textId="7A710229" w:rsidR="004168D5" w:rsidDel="00EF59E5" w:rsidRDefault="004168D5">
      <w:pPr>
        <w:rPr>
          <w:del w:id="3220" w:author="Jordon Beijing" w:date="2020-09-04T10:45:00Z"/>
          <w:rFonts w:ascii="Times" w:hAnsi="Times"/>
          <w:lang w:val="en-US"/>
        </w:rPr>
      </w:pPr>
    </w:p>
    <w:p w14:paraId="5C6CEA2F" w14:textId="596100B0" w:rsidR="004168D5" w:rsidDel="00EF59E5" w:rsidRDefault="004168D5">
      <w:pPr>
        <w:rPr>
          <w:del w:id="3221" w:author="Jordon Beijing" w:date="2020-09-04T10:45:00Z"/>
          <w:rFonts w:ascii="Times" w:hAnsi="Times"/>
          <w:lang w:val="en-US"/>
        </w:rPr>
      </w:pPr>
    </w:p>
    <w:p w14:paraId="79644430" w14:textId="1698E6FE" w:rsidR="004168D5" w:rsidDel="00EF59E5" w:rsidRDefault="004168D5">
      <w:pPr>
        <w:rPr>
          <w:del w:id="3222" w:author="Jordon Beijing" w:date="2020-09-04T10:45:00Z"/>
          <w:rFonts w:ascii="Times" w:hAnsi="Times"/>
          <w:lang w:val="en-US"/>
        </w:rPr>
      </w:pPr>
    </w:p>
    <w:p w14:paraId="02E25400" w14:textId="3FBD408B" w:rsidR="004168D5" w:rsidDel="00EF59E5" w:rsidRDefault="004168D5">
      <w:pPr>
        <w:rPr>
          <w:del w:id="3223" w:author="Jordon Beijing" w:date="2020-09-04T10:45:00Z"/>
          <w:rFonts w:ascii="Times" w:hAnsi="Times"/>
          <w:lang w:val="en-US"/>
        </w:rPr>
      </w:pPr>
    </w:p>
    <w:p w14:paraId="5A61E558" w14:textId="78A8516F" w:rsidR="004168D5" w:rsidDel="00EF59E5" w:rsidRDefault="004168D5">
      <w:pPr>
        <w:rPr>
          <w:del w:id="3224" w:author="Jordon Beijing" w:date="2020-09-04T10:45:00Z"/>
          <w:rFonts w:ascii="Times" w:hAnsi="Times"/>
          <w:lang w:val="en-US"/>
        </w:rPr>
      </w:pPr>
    </w:p>
    <w:p w14:paraId="6C4901D0" w14:textId="47D77762" w:rsidR="004168D5" w:rsidDel="00EF59E5" w:rsidRDefault="004168D5">
      <w:pPr>
        <w:rPr>
          <w:del w:id="3225" w:author="Jordon Beijing" w:date="2020-09-04T10:45:00Z"/>
          <w:rFonts w:ascii="Times" w:hAnsi="Times"/>
          <w:lang w:val="en-US"/>
        </w:rPr>
      </w:pPr>
    </w:p>
    <w:p w14:paraId="300BB6F4" w14:textId="4C768C00" w:rsidR="004168D5" w:rsidDel="00EF59E5" w:rsidRDefault="004168D5">
      <w:pPr>
        <w:rPr>
          <w:del w:id="3226" w:author="Jordon Beijing" w:date="2020-09-04T10:45:00Z"/>
          <w:rFonts w:ascii="Times" w:hAnsi="Times"/>
          <w:lang w:val="en-US"/>
        </w:rPr>
      </w:pPr>
    </w:p>
    <w:p w14:paraId="7AE5C246" w14:textId="5B5AF54F" w:rsidR="004168D5" w:rsidDel="00EF59E5" w:rsidRDefault="004168D5">
      <w:pPr>
        <w:rPr>
          <w:del w:id="3227" w:author="Jordon Beijing" w:date="2020-09-04T10:45:00Z"/>
          <w:rFonts w:ascii="Times" w:hAnsi="Times"/>
          <w:lang w:val="en-US"/>
        </w:rPr>
      </w:pPr>
    </w:p>
    <w:p w14:paraId="4B81B788" w14:textId="4A6AC275" w:rsidR="004168D5" w:rsidDel="00EF59E5" w:rsidRDefault="004168D5">
      <w:pPr>
        <w:rPr>
          <w:del w:id="3228" w:author="Jordon Beijing" w:date="2020-09-04T10:45:00Z"/>
          <w:rFonts w:ascii="Times" w:hAnsi="Times"/>
          <w:lang w:val="en-US"/>
        </w:rPr>
      </w:pPr>
    </w:p>
    <w:p w14:paraId="19147064" w14:textId="77777777" w:rsidR="00DB0EAA" w:rsidDel="00EF59E5" w:rsidRDefault="00DB0EAA" w:rsidP="00DB0EAA">
      <w:pPr>
        <w:jc w:val="center"/>
        <w:rPr>
          <w:del w:id="3229" w:author="Jordon Beijing" w:date="2020-09-04T10:45:00Z"/>
          <w:rFonts w:ascii="Times" w:hAnsi="Times"/>
          <w:color w:val="4472C4" w:themeColor="accent1"/>
          <w:lang w:val="en-US"/>
        </w:rPr>
      </w:pPr>
    </w:p>
    <w:p w14:paraId="69EFDC7C" w14:textId="77777777" w:rsidR="00DB0EAA" w:rsidDel="00EF59E5" w:rsidRDefault="00DB0EAA" w:rsidP="00DB0EAA">
      <w:pPr>
        <w:jc w:val="center"/>
        <w:rPr>
          <w:del w:id="3230" w:author="Jordon Beijing" w:date="2020-09-04T10:45:00Z"/>
          <w:rFonts w:ascii="Times" w:hAnsi="Times"/>
          <w:color w:val="4472C4" w:themeColor="accent1"/>
          <w:lang w:val="en-US"/>
        </w:rPr>
      </w:pPr>
    </w:p>
    <w:p w14:paraId="0BA9CEB8" w14:textId="77777777" w:rsidR="00DB0EAA" w:rsidDel="00EF59E5" w:rsidRDefault="00DB0EAA" w:rsidP="00DB0EAA">
      <w:pPr>
        <w:jc w:val="center"/>
        <w:rPr>
          <w:del w:id="3231" w:author="Jordon Beijing" w:date="2020-09-04T10:45:00Z"/>
          <w:rFonts w:ascii="Times" w:hAnsi="Times"/>
          <w:color w:val="4472C4" w:themeColor="accent1"/>
          <w:lang w:val="en-US"/>
        </w:rPr>
      </w:pPr>
    </w:p>
    <w:p w14:paraId="2C367410" w14:textId="77777777" w:rsidR="00DB0EAA" w:rsidDel="00EF59E5" w:rsidRDefault="00DB0EAA" w:rsidP="00DB0EAA">
      <w:pPr>
        <w:jc w:val="center"/>
        <w:rPr>
          <w:del w:id="3232" w:author="Jordon Beijing" w:date="2020-09-04T10:45:00Z"/>
          <w:rFonts w:ascii="Times" w:hAnsi="Times"/>
          <w:color w:val="4472C4" w:themeColor="accent1"/>
          <w:lang w:val="en-US"/>
        </w:rPr>
      </w:pPr>
    </w:p>
    <w:p w14:paraId="2615ACF3" w14:textId="77777777" w:rsidR="00DB0EAA" w:rsidDel="00EF59E5" w:rsidRDefault="00DB0EAA" w:rsidP="00DB0EAA">
      <w:pPr>
        <w:jc w:val="center"/>
        <w:rPr>
          <w:del w:id="3233" w:author="Jordon Beijing" w:date="2020-09-04T10:45:00Z"/>
          <w:rFonts w:ascii="Times" w:hAnsi="Times"/>
          <w:b/>
          <w:bCs/>
          <w:color w:val="4472C4" w:themeColor="accent1"/>
          <w:sz w:val="32"/>
          <w:szCs w:val="32"/>
          <w:lang w:val="en-US"/>
        </w:rPr>
      </w:pPr>
    </w:p>
    <w:p w14:paraId="0354BB83" w14:textId="77777777" w:rsidR="00DB0EAA" w:rsidDel="00EF59E5" w:rsidRDefault="00DB0EAA" w:rsidP="00DB0EAA">
      <w:pPr>
        <w:jc w:val="center"/>
        <w:rPr>
          <w:del w:id="3234" w:author="Jordon Beijing" w:date="2020-09-04T10:45:00Z"/>
          <w:rFonts w:ascii="Times" w:hAnsi="Times"/>
          <w:b/>
          <w:bCs/>
          <w:color w:val="4472C4" w:themeColor="accent1"/>
          <w:sz w:val="32"/>
          <w:szCs w:val="32"/>
          <w:lang w:val="en-US"/>
        </w:rPr>
      </w:pPr>
    </w:p>
    <w:p w14:paraId="710268DE" w14:textId="77777777" w:rsidR="00DB0EAA" w:rsidDel="00EF59E5" w:rsidRDefault="00DB0EAA" w:rsidP="00DB0EAA">
      <w:pPr>
        <w:jc w:val="center"/>
        <w:rPr>
          <w:del w:id="3235" w:author="Jordon Beijing" w:date="2020-09-04T10:45:00Z"/>
          <w:rFonts w:ascii="Times" w:hAnsi="Times"/>
          <w:b/>
          <w:bCs/>
          <w:color w:val="4472C4" w:themeColor="accent1"/>
          <w:sz w:val="32"/>
          <w:szCs w:val="32"/>
          <w:lang w:val="en-US"/>
        </w:rPr>
      </w:pPr>
    </w:p>
    <w:p w14:paraId="71138C49" w14:textId="77777777" w:rsidR="00DB0EAA" w:rsidDel="00EF59E5" w:rsidRDefault="00DB0EAA" w:rsidP="00DB0EAA">
      <w:pPr>
        <w:jc w:val="center"/>
        <w:rPr>
          <w:del w:id="3236" w:author="Jordon Beijing" w:date="2020-09-04T10:45:00Z"/>
          <w:rFonts w:ascii="Times" w:hAnsi="Times"/>
          <w:b/>
          <w:bCs/>
          <w:color w:val="4472C4" w:themeColor="accent1"/>
          <w:sz w:val="32"/>
          <w:szCs w:val="32"/>
          <w:lang w:val="en-US"/>
        </w:rPr>
      </w:pPr>
    </w:p>
    <w:p w14:paraId="277DF194" w14:textId="77777777" w:rsidR="00DB0EAA" w:rsidDel="00EF59E5" w:rsidRDefault="00DB0EAA" w:rsidP="00DB0EAA">
      <w:pPr>
        <w:jc w:val="center"/>
        <w:rPr>
          <w:del w:id="3237" w:author="Jordon Beijing" w:date="2020-09-04T10:45:00Z"/>
          <w:rFonts w:ascii="Times" w:hAnsi="Times"/>
          <w:b/>
          <w:bCs/>
          <w:color w:val="4472C4" w:themeColor="accent1"/>
          <w:sz w:val="32"/>
          <w:szCs w:val="32"/>
          <w:lang w:val="en-US"/>
        </w:rPr>
      </w:pPr>
    </w:p>
    <w:p w14:paraId="73F38448" w14:textId="77777777" w:rsidR="00DB0EAA" w:rsidDel="00EF59E5" w:rsidRDefault="00DB0EAA" w:rsidP="00DB0EAA">
      <w:pPr>
        <w:jc w:val="center"/>
        <w:rPr>
          <w:del w:id="3238" w:author="Jordon Beijing" w:date="2020-09-04T10:45:00Z"/>
          <w:rFonts w:ascii="Times" w:hAnsi="Times"/>
          <w:b/>
          <w:bCs/>
          <w:color w:val="4472C4" w:themeColor="accent1"/>
          <w:sz w:val="32"/>
          <w:szCs w:val="32"/>
          <w:lang w:val="en-US"/>
        </w:rPr>
      </w:pPr>
    </w:p>
    <w:p w14:paraId="488A0ACB" w14:textId="77777777" w:rsidR="00DB0EAA" w:rsidDel="00EF59E5" w:rsidRDefault="00DB0EAA" w:rsidP="00DB0EAA">
      <w:pPr>
        <w:jc w:val="center"/>
        <w:rPr>
          <w:del w:id="3239" w:author="Jordon Beijing" w:date="2020-09-04T10:45:00Z"/>
          <w:rFonts w:ascii="Times" w:hAnsi="Times"/>
          <w:b/>
          <w:bCs/>
          <w:color w:val="4472C4" w:themeColor="accent1"/>
          <w:sz w:val="32"/>
          <w:szCs w:val="32"/>
          <w:lang w:val="en-US"/>
        </w:rPr>
      </w:pPr>
    </w:p>
    <w:p w14:paraId="3A1F5431" w14:textId="77777777" w:rsidR="00DB0EAA" w:rsidDel="00EF59E5" w:rsidRDefault="00DB0EAA" w:rsidP="00DB0EAA">
      <w:pPr>
        <w:jc w:val="center"/>
        <w:rPr>
          <w:del w:id="3240" w:author="Jordon Beijing" w:date="2020-09-04T10:45:00Z"/>
          <w:rFonts w:ascii="Times" w:hAnsi="Times"/>
          <w:b/>
          <w:bCs/>
          <w:color w:val="4472C4" w:themeColor="accent1"/>
          <w:sz w:val="32"/>
          <w:szCs w:val="32"/>
          <w:lang w:val="en-US"/>
        </w:rPr>
      </w:pPr>
    </w:p>
    <w:p w14:paraId="5D9B0610" w14:textId="77777777" w:rsidR="00DB0EAA" w:rsidDel="00EF59E5" w:rsidRDefault="00DB0EAA" w:rsidP="00DB0EAA">
      <w:pPr>
        <w:jc w:val="center"/>
        <w:rPr>
          <w:del w:id="3241" w:author="Jordon Beijing" w:date="2020-09-04T10:45:00Z"/>
          <w:rFonts w:ascii="Times" w:hAnsi="Times"/>
          <w:b/>
          <w:bCs/>
          <w:color w:val="4472C4" w:themeColor="accent1"/>
          <w:sz w:val="32"/>
          <w:szCs w:val="32"/>
          <w:lang w:val="en-US"/>
        </w:rPr>
      </w:pPr>
    </w:p>
    <w:p w14:paraId="2190D5ED" w14:textId="77777777" w:rsidR="00DB0EAA" w:rsidRDefault="00DB0EAA">
      <w:pPr>
        <w:rPr>
          <w:rFonts w:ascii="Times" w:hAnsi="Times"/>
          <w:b/>
          <w:bCs/>
          <w:color w:val="4472C4" w:themeColor="accent1"/>
          <w:sz w:val="32"/>
          <w:szCs w:val="32"/>
          <w:lang w:val="en-US"/>
        </w:rPr>
        <w:pPrChange w:id="3242" w:author="Jordon Beijing" w:date="2020-09-04T10:45:00Z">
          <w:pPr>
            <w:jc w:val="center"/>
          </w:pPr>
        </w:pPrChange>
      </w:pPr>
    </w:p>
    <w:p w14:paraId="580542D9" w14:textId="77777777" w:rsidR="00DB0EAA" w:rsidRDefault="00DB0EAA" w:rsidP="00DB0EAA">
      <w:pPr>
        <w:jc w:val="center"/>
        <w:rPr>
          <w:rFonts w:ascii="Times" w:hAnsi="Times"/>
          <w:b/>
          <w:bCs/>
          <w:color w:val="4472C4" w:themeColor="accent1"/>
          <w:sz w:val="32"/>
          <w:szCs w:val="32"/>
          <w:lang w:val="en-US"/>
        </w:rPr>
      </w:pPr>
    </w:p>
    <w:p w14:paraId="736D84C6" w14:textId="77777777" w:rsidR="00DB0EAA" w:rsidRDefault="00DB0EAA" w:rsidP="00DB0EAA">
      <w:pPr>
        <w:jc w:val="center"/>
        <w:rPr>
          <w:rFonts w:ascii="Times" w:hAnsi="Times"/>
          <w:b/>
          <w:bCs/>
          <w:color w:val="4472C4" w:themeColor="accent1"/>
          <w:sz w:val="32"/>
          <w:szCs w:val="32"/>
          <w:lang w:val="en-US"/>
        </w:rPr>
      </w:pPr>
    </w:p>
    <w:p w14:paraId="28B6D79E" w14:textId="4B8B8E4C" w:rsidR="00DB0EAA" w:rsidRPr="00DB0EAA" w:rsidRDefault="00DB0EAA" w:rsidP="00DB0EAA">
      <w:pPr>
        <w:jc w:val="center"/>
        <w:rPr>
          <w:rFonts w:ascii="Times" w:hAnsi="Times"/>
          <w:b/>
          <w:bCs/>
          <w:color w:val="000000" w:themeColor="text1"/>
          <w:sz w:val="32"/>
          <w:szCs w:val="32"/>
          <w:lang w:val="en-US"/>
        </w:rPr>
      </w:pPr>
      <w:r w:rsidRPr="00DB0EAA">
        <w:rPr>
          <w:rFonts w:ascii="Times" w:hAnsi="Times"/>
          <w:b/>
          <w:bCs/>
          <w:color w:val="000000" w:themeColor="text1"/>
          <w:sz w:val="32"/>
          <w:szCs w:val="32"/>
          <w:lang w:val="en-US"/>
        </w:rPr>
        <w:t>II</w:t>
      </w:r>
    </w:p>
    <w:p w14:paraId="43DEE8E1" w14:textId="77777777" w:rsidR="00DB0EAA" w:rsidRPr="00DB0EAA" w:rsidRDefault="00DB0EAA" w:rsidP="00DB0EAA">
      <w:pPr>
        <w:jc w:val="center"/>
        <w:rPr>
          <w:rFonts w:ascii="Times" w:hAnsi="Times"/>
          <w:b/>
          <w:bCs/>
          <w:color w:val="000000" w:themeColor="text1"/>
          <w:sz w:val="32"/>
          <w:szCs w:val="32"/>
          <w:lang w:val="en-US"/>
        </w:rPr>
      </w:pPr>
    </w:p>
    <w:p w14:paraId="45B191B3" w14:textId="2272DE3C" w:rsidR="00DB0EAA" w:rsidRPr="00DB0EAA" w:rsidRDefault="00DB0EAA" w:rsidP="00DB0EAA">
      <w:pPr>
        <w:jc w:val="center"/>
        <w:rPr>
          <w:rFonts w:ascii="Times" w:hAnsi="Times"/>
          <w:b/>
          <w:bCs/>
          <w:color w:val="000000" w:themeColor="text1"/>
          <w:sz w:val="32"/>
          <w:szCs w:val="32"/>
          <w:lang w:val="en-US"/>
        </w:rPr>
      </w:pPr>
      <w:r w:rsidRPr="00DB0EAA">
        <w:rPr>
          <w:rFonts w:ascii="Times" w:hAnsi="Times"/>
          <w:b/>
          <w:bCs/>
          <w:color w:val="000000" w:themeColor="text1"/>
          <w:sz w:val="32"/>
          <w:szCs w:val="32"/>
          <w:lang w:val="en-US"/>
        </w:rPr>
        <w:t>Journal Entries</w:t>
      </w:r>
    </w:p>
    <w:p w14:paraId="7CF2AE35" w14:textId="77777777" w:rsidR="00DB0EAA" w:rsidRDefault="00DB0EAA" w:rsidP="004168D5">
      <w:pPr>
        <w:rPr>
          <w:rFonts w:ascii="Times" w:hAnsi="Times"/>
          <w:color w:val="4472C4" w:themeColor="accent1"/>
          <w:lang w:val="en-US"/>
        </w:rPr>
      </w:pPr>
    </w:p>
    <w:p w14:paraId="00DD49C1" w14:textId="77777777" w:rsidR="007A4CFC" w:rsidRDefault="007A4CFC" w:rsidP="004168D5">
      <w:pPr>
        <w:rPr>
          <w:ins w:id="3243" w:author="Jordon Beijing" w:date="2020-09-04T10:37:00Z"/>
          <w:rFonts w:ascii="Times" w:hAnsi="Times"/>
          <w:color w:val="4472C4" w:themeColor="accent1"/>
          <w:lang w:val="en-US"/>
        </w:rPr>
      </w:pPr>
    </w:p>
    <w:p w14:paraId="2B2BFEC5" w14:textId="77777777" w:rsidR="007A4CFC" w:rsidRDefault="007A4CFC" w:rsidP="004168D5">
      <w:pPr>
        <w:rPr>
          <w:ins w:id="3244" w:author="Jordon Beijing" w:date="2020-09-04T10:37:00Z"/>
          <w:rFonts w:ascii="Times" w:hAnsi="Times"/>
          <w:color w:val="4472C4" w:themeColor="accent1"/>
          <w:lang w:val="en-US"/>
        </w:rPr>
      </w:pPr>
    </w:p>
    <w:p w14:paraId="24C282EE" w14:textId="77777777" w:rsidR="007A4CFC" w:rsidRDefault="007A4CFC" w:rsidP="004168D5">
      <w:pPr>
        <w:rPr>
          <w:ins w:id="3245" w:author="Jordon Beijing" w:date="2020-09-04T10:37:00Z"/>
          <w:rFonts w:ascii="Times" w:hAnsi="Times"/>
          <w:color w:val="4472C4" w:themeColor="accent1"/>
          <w:lang w:val="en-US"/>
        </w:rPr>
      </w:pPr>
    </w:p>
    <w:p w14:paraId="22395636" w14:textId="77777777" w:rsidR="007A4CFC" w:rsidRDefault="007A4CFC" w:rsidP="004168D5">
      <w:pPr>
        <w:rPr>
          <w:ins w:id="3246" w:author="Jordon Beijing" w:date="2020-09-04T10:37:00Z"/>
          <w:rFonts w:ascii="Times" w:hAnsi="Times"/>
          <w:color w:val="4472C4" w:themeColor="accent1"/>
          <w:lang w:val="en-US"/>
        </w:rPr>
      </w:pPr>
    </w:p>
    <w:p w14:paraId="65A74ADD" w14:textId="77777777" w:rsidR="007A4CFC" w:rsidRDefault="007A4CFC" w:rsidP="004168D5">
      <w:pPr>
        <w:rPr>
          <w:ins w:id="3247" w:author="Jordon Beijing" w:date="2020-09-04T10:37:00Z"/>
          <w:rFonts w:ascii="Times" w:hAnsi="Times"/>
          <w:color w:val="4472C4" w:themeColor="accent1"/>
          <w:lang w:val="en-US"/>
        </w:rPr>
      </w:pPr>
    </w:p>
    <w:p w14:paraId="56E0202A" w14:textId="77777777" w:rsidR="007A4CFC" w:rsidRDefault="007A4CFC" w:rsidP="004168D5">
      <w:pPr>
        <w:rPr>
          <w:ins w:id="3248" w:author="Jordon Beijing" w:date="2020-09-04T10:37:00Z"/>
          <w:rFonts w:ascii="Times" w:hAnsi="Times"/>
          <w:color w:val="4472C4" w:themeColor="accent1"/>
          <w:lang w:val="en-US"/>
        </w:rPr>
      </w:pPr>
    </w:p>
    <w:p w14:paraId="588625F3" w14:textId="77777777" w:rsidR="007A4CFC" w:rsidRDefault="007A4CFC" w:rsidP="004168D5">
      <w:pPr>
        <w:rPr>
          <w:ins w:id="3249" w:author="Jordon Beijing" w:date="2020-09-04T10:37:00Z"/>
          <w:rFonts w:ascii="Times" w:hAnsi="Times"/>
          <w:color w:val="4472C4" w:themeColor="accent1"/>
          <w:lang w:val="en-US"/>
        </w:rPr>
      </w:pPr>
    </w:p>
    <w:p w14:paraId="7117D88D" w14:textId="77777777" w:rsidR="007A4CFC" w:rsidRDefault="007A4CFC" w:rsidP="004168D5">
      <w:pPr>
        <w:rPr>
          <w:ins w:id="3250" w:author="Jordon Beijing" w:date="2020-09-04T10:37:00Z"/>
          <w:rFonts w:ascii="Times" w:hAnsi="Times"/>
          <w:color w:val="4472C4" w:themeColor="accent1"/>
          <w:lang w:val="en-US"/>
        </w:rPr>
      </w:pPr>
    </w:p>
    <w:p w14:paraId="14634A51" w14:textId="77777777" w:rsidR="007A4CFC" w:rsidRDefault="007A4CFC" w:rsidP="004168D5">
      <w:pPr>
        <w:rPr>
          <w:ins w:id="3251" w:author="Jordon Beijing" w:date="2020-09-04T10:37:00Z"/>
          <w:rFonts w:ascii="Times" w:hAnsi="Times"/>
          <w:color w:val="4472C4" w:themeColor="accent1"/>
          <w:lang w:val="en-US"/>
        </w:rPr>
      </w:pPr>
    </w:p>
    <w:p w14:paraId="273FF6B9" w14:textId="77777777" w:rsidR="007A4CFC" w:rsidRDefault="007A4CFC" w:rsidP="004168D5">
      <w:pPr>
        <w:rPr>
          <w:ins w:id="3252" w:author="Jordon Beijing" w:date="2020-09-04T10:37:00Z"/>
          <w:rFonts w:ascii="Times" w:hAnsi="Times"/>
          <w:color w:val="4472C4" w:themeColor="accent1"/>
          <w:lang w:val="en-US"/>
        </w:rPr>
      </w:pPr>
    </w:p>
    <w:p w14:paraId="0FE7A864" w14:textId="77777777" w:rsidR="007A4CFC" w:rsidRDefault="007A4CFC" w:rsidP="004168D5">
      <w:pPr>
        <w:rPr>
          <w:ins w:id="3253" w:author="Jordon Beijing" w:date="2020-09-04T10:37:00Z"/>
          <w:rFonts w:ascii="Times" w:hAnsi="Times"/>
          <w:color w:val="4472C4" w:themeColor="accent1"/>
          <w:lang w:val="en-US"/>
        </w:rPr>
      </w:pPr>
    </w:p>
    <w:p w14:paraId="6E4432CE" w14:textId="77777777" w:rsidR="007A4CFC" w:rsidRDefault="007A4CFC" w:rsidP="004168D5">
      <w:pPr>
        <w:rPr>
          <w:ins w:id="3254" w:author="Jordon Beijing" w:date="2020-09-04T10:37:00Z"/>
          <w:rFonts w:ascii="Times" w:hAnsi="Times"/>
          <w:color w:val="4472C4" w:themeColor="accent1"/>
          <w:lang w:val="en-US"/>
        </w:rPr>
      </w:pPr>
    </w:p>
    <w:p w14:paraId="3482995A" w14:textId="77777777" w:rsidR="007A4CFC" w:rsidRDefault="007A4CFC" w:rsidP="004168D5">
      <w:pPr>
        <w:rPr>
          <w:ins w:id="3255" w:author="Jordon Beijing" w:date="2020-09-04T10:37:00Z"/>
          <w:rFonts w:ascii="Times" w:hAnsi="Times"/>
          <w:color w:val="4472C4" w:themeColor="accent1"/>
          <w:lang w:val="en-US"/>
        </w:rPr>
      </w:pPr>
    </w:p>
    <w:p w14:paraId="298851D9" w14:textId="77777777" w:rsidR="007A4CFC" w:rsidRDefault="007A4CFC" w:rsidP="004168D5">
      <w:pPr>
        <w:rPr>
          <w:ins w:id="3256" w:author="Jordon Beijing" w:date="2020-09-04T10:37:00Z"/>
          <w:rFonts w:ascii="Times" w:hAnsi="Times"/>
          <w:color w:val="4472C4" w:themeColor="accent1"/>
          <w:lang w:val="en-US"/>
        </w:rPr>
      </w:pPr>
    </w:p>
    <w:p w14:paraId="6298D79D" w14:textId="77777777" w:rsidR="007A4CFC" w:rsidRDefault="007A4CFC" w:rsidP="004168D5">
      <w:pPr>
        <w:rPr>
          <w:ins w:id="3257" w:author="Jordon Beijing" w:date="2020-09-04T10:37:00Z"/>
          <w:rFonts w:ascii="Times" w:hAnsi="Times"/>
          <w:color w:val="4472C4" w:themeColor="accent1"/>
          <w:lang w:val="en-US"/>
        </w:rPr>
      </w:pPr>
    </w:p>
    <w:p w14:paraId="0CDBD2F0" w14:textId="77777777" w:rsidR="007A4CFC" w:rsidRDefault="007A4CFC" w:rsidP="004168D5">
      <w:pPr>
        <w:rPr>
          <w:ins w:id="3258" w:author="Jordon Beijing" w:date="2020-09-04T10:37:00Z"/>
          <w:rFonts w:ascii="Times" w:hAnsi="Times"/>
          <w:color w:val="4472C4" w:themeColor="accent1"/>
          <w:lang w:val="en-US"/>
        </w:rPr>
      </w:pPr>
    </w:p>
    <w:p w14:paraId="48F389ED" w14:textId="77777777" w:rsidR="007A4CFC" w:rsidRDefault="007A4CFC" w:rsidP="004168D5">
      <w:pPr>
        <w:rPr>
          <w:ins w:id="3259" w:author="Jordon Beijing" w:date="2020-09-04T10:37:00Z"/>
          <w:rFonts w:ascii="Times" w:hAnsi="Times"/>
          <w:color w:val="4472C4" w:themeColor="accent1"/>
          <w:lang w:val="en-US"/>
        </w:rPr>
      </w:pPr>
    </w:p>
    <w:p w14:paraId="72FAADB8" w14:textId="77777777" w:rsidR="007A4CFC" w:rsidRDefault="007A4CFC" w:rsidP="004168D5">
      <w:pPr>
        <w:rPr>
          <w:ins w:id="3260" w:author="Jordon Beijing" w:date="2020-09-04T10:37:00Z"/>
          <w:rFonts w:ascii="Times" w:hAnsi="Times"/>
          <w:color w:val="4472C4" w:themeColor="accent1"/>
          <w:lang w:val="en-US"/>
        </w:rPr>
      </w:pPr>
    </w:p>
    <w:p w14:paraId="6A3A1954" w14:textId="77777777" w:rsidR="007A4CFC" w:rsidRDefault="007A4CFC" w:rsidP="004168D5">
      <w:pPr>
        <w:rPr>
          <w:ins w:id="3261" w:author="Jordon Beijing" w:date="2020-09-04T10:37:00Z"/>
          <w:rFonts w:ascii="Times" w:hAnsi="Times"/>
          <w:color w:val="4472C4" w:themeColor="accent1"/>
          <w:lang w:val="en-US"/>
        </w:rPr>
      </w:pPr>
    </w:p>
    <w:p w14:paraId="301002F1" w14:textId="77777777" w:rsidR="007A4CFC" w:rsidRDefault="007A4CFC" w:rsidP="004168D5">
      <w:pPr>
        <w:rPr>
          <w:ins w:id="3262" w:author="Jordon Beijing" w:date="2020-09-04T10:37:00Z"/>
          <w:rFonts w:ascii="Times" w:hAnsi="Times"/>
          <w:color w:val="4472C4" w:themeColor="accent1"/>
          <w:lang w:val="en-US"/>
        </w:rPr>
      </w:pPr>
    </w:p>
    <w:p w14:paraId="4D2234EC" w14:textId="77777777" w:rsidR="007A4CFC" w:rsidRDefault="007A4CFC" w:rsidP="004168D5">
      <w:pPr>
        <w:rPr>
          <w:ins w:id="3263" w:author="Jordon Beijing" w:date="2020-09-04T10:37:00Z"/>
          <w:rFonts w:ascii="Times" w:hAnsi="Times"/>
          <w:color w:val="4472C4" w:themeColor="accent1"/>
          <w:lang w:val="en-US"/>
        </w:rPr>
      </w:pPr>
    </w:p>
    <w:p w14:paraId="3FB96BF4" w14:textId="77777777" w:rsidR="007A4CFC" w:rsidRDefault="007A4CFC" w:rsidP="004168D5">
      <w:pPr>
        <w:rPr>
          <w:ins w:id="3264" w:author="Jordon Beijing" w:date="2020-09-04T10:37:00Z"/>
          <w:rFonts w:ascii="Times" w:hAnsi="Times"/>
          <w:color w:val="4472C4" w:themeColor="accent1"/>
          <w:lang w:val="en-US"/>
        </w:rPr>
      </w:pPr>
    </w:p>
    <w:p w14:paraId="14993764" w14:textId="6DD5E595" w:rsidR="007A4CFC" w:rsidRDefault="007A4CFC" w:rsidP="004168D5">
      <w:pPr>
        <w:rPr>
          <w:ins w:id="3265" w:author="Jordon Beijing" w:date="2020-09-05T20:50:00Z"/>
          <w:rFonts w:ascii="Times" w:hAnsi="Times"/>
          <w:color w:val="4472C4" w:themeColor="accent1"/>
          <w:lang w:val="en-US"/>
        </w:rPr>
      </w:pPr>
    </w:p>
    <w:p w14:paraId="41D5845B" w14:textId="37438162" w:rsidR="00A54001" w:rsidRDefault="00A54001" w:rsidP="004168D5">
      <w:pPr>
        <w:rPr>
          <w:ins w:id="3266" w:author="Jordon Beijing" w:date="2020-09-05T20:50:00Z"/>
          <w:rFonts w:ascii="Times" w:hAnsi="Times"/>
          <w:color w:val="4472C4" w:themeColor="accent1"/>
          <w:lang w:val="en-US"/>
        </w:rPr>
      </w:pPr>
    </w:p>
    <w:p w14:paraId="33C75CC7" w14:textId="77777777" w:rsidR="00A54001" w:rsidRDefault="00A54001" w:rsidP="004168D5">
      <w:pPr>
        <w:rPr>
          <w:ins w:id="3267" w:author="Jordon Beijing" w:date="2020-09-04T10:37:00Z"/>
          <w:rFonts w:ascii="Times" w:hAnsi="Times"/>
          <w:color w:val="4472C4" w:themeColor="accent1"/>
          <w:lang w:val="en-US"/>
        </w:rPr>
      </w:pPr>
    </w:p>
    <w:p w14:paraId="711789C5" w14:textId="77777777" w:rsidR="007A4CFC" w:rsidRDefault="007A4CFC" w:rsidP="004168D5">
      <w:pPr>
        <w:rPr>
          <w:ins w:id="3268" w:author="Jordon Beijing" w:date="2020-09-04T10:37:00Z"/>
          <w:rFonts w:ascii="Times" w:hAnsi="Times"/>
          <w:color w:val="4472C4" w:themeColor="accent1"/>
          <w:lang w:val="en-US"/>
        </w:rPr>
      </w:pPr>
    </w:p>
    <w:p w14:paraId="77009384" w14:textId="2F0D3617" w:rsidR="004168D5" w:rsidRDefault="00BC0A2B" w:rsidP="004168D5">
      <w:pPr>
        <w:rPr>
          <w:rFonts w:ascii="Times" w:hAnsi="Times"/>
          <w:color w:val="4472C4" w:themeColor="accent1"/>
          <w:lang w:val="en-US"/>
        </w:rPr>
      </w:pPr>
      <w:r>
        <w:rPr>
          <w:rFonts w:ascii="Times" w:hAnsi="Times"/>
          <w:color w:val="4472C4" w:themeColor="accent1"/>
          <w:lang w:val="en-US"/>
        </w:rPr>
        <w:lastRenderedPageBreak/>
        <w:t xml:space="preserve">[Journal 1: </w:t>
      </w:r>
      <w:r w:rsidR="004168D5" w:rsidRPr="004168D5">
        <w:rPr>
          <w:rFonts w:ascii="Times" w:hAnsi="Times"/>
          <w:color w:val="4472C4" w:themeColor="accent1"/>
          <w:lang w:val="en-US"/>
        </w:rPr>
        <w:t>Do you enjoy writing? Why or why not?: Draft 1</w:t>
      </w:r>
      <w:r>
        <w:rPr>
          <w:rFonts w:ascii="Times" w:hAnsi="Times"/>
          <w:color w:val="4472C4" w:themeColor="accent1"/>
          <w:lang w:val="en-US"/>
        </w:rPr>
        <w:t>]</w:t>
      </w:r>
    </w:p>
    <w:p w14:paraId="67E9F85A" w14:textId="77777777" w:rsidR="00A54001" w:rsidRDefault="00A54001" w:rsidP="00A54001">
      <w:pPr>
        <w:jc w:val="center"/>
        <w:rPr>
          <w:ins w:id="3269" w:author="Jordon Beijing" w:date="2020-09-05T20:50:00Z"/>
          <w:rFonts w:ascii="Times" w:hAnsi="Times"/>
          <w:lang w:val="en-US"/>
        </w:rPr>
      </w:pPr>
      <w:ins w:id="3270" w:author="Jordon Beijing" w:date="2020-09-05T20:50:00Z">
        <w:r>
          <w:rPr>
            <w:rFonts w:ascii="Times" w:hAnsi="Times" w:hint="eastAsia"/>
            <w:color w:val="4472C4" w:themeColor="accent1"/>
            <w:lang w:val="en-US"/>
          </w:rPr>
          <w:t xml:space="preserve"> </w:t>
        </w:r>
        <w:r>
          <w:rPr>
            <w:rFonts w:ascii="Times" w:hAnsi="Times"/>
            <w:color w:val="4472C4" w:themeColor="accent1"/>
            <w:lang w:val="en-US"/>
          </w:rPr>
          <w:t xml:space="preserve">   </w:t>
        </w:r>
        <w:r w:rsidRPr="00E0721D">
          <w:rPr>
            <w:rFonts w:ascii="Times" w:hAnsi="Times"/>
            <w:lang w:val="en-US"/>
          </w:rPr>
          <w:t xml:space="preserve">  </w:t>
        </w:r>
      </w:ins>
    </w:p>
    <w:p w14:paraId="45D90CB3" w14:textId="32C919A7" w:rsidR="00A54001" w:rsidRDefault="00A54001" w:rsidP="00A54001">
      <w:pPr>
        <w:jc w:val="center"/>
        <w:rPr>
          <w:ins w:id="3271" w:author="Jordon Beijing" w:date="2020-09-05T20:50:00Z"/>
          <w:rFonts w:ascii="Times New Roman" w:eastAsia="Arial Unicode MS" w:hAnsi="Times New Roman" w:cs="Times New Roman"/>
          <w:b/>
          <w:bCs/>
          <w:szCs w:val="24"/>
        </w:rPr>
      </w:pPr>
      <w:ins w:id="3272" w:author="Jordon Beijing" w:date="2020-09-05T20:50:00Z">
        <w:r w:rsidRPr="00A646A5">
          <w:rPr>
            <w:rFonts w:ascii="Times New Roman" w:eastAsia="Arial Unicode MS" w:hAnsi="Times New Roman" w:cs="Times New Roman"/>
            <w:b/>
            <w:bCs/>
            <w:szCs w:val="24"/>
          </w:rPr>
          <w:t>Do you enjoy writing? Why or why not?</w:t>
        </w:r>
      </w:ins>
    </w:p>
    <w:p w14:paraId="3497C4CF" w14:textId="77777777" w:rsidR="00E0721D" w:rsidRPr="00A54001" w:rsidRDefault="00E0721D" w:rsidP="00E0721D">
      <w:pPr>
        <w:ind w:firstLineChars="150" w:firstLine="360"/>
        <w:rPr>
          <w:rFonts w:ascii="Times" w:hAnsi="Times"/>
          <w:color w:val="4472C4" w:themeColor="accent1"/>
          <w:rPrChange w:id="3273" w:author="Jordon Beijing" w:date="2020-09-05T20:50:00Z">
            <w:rPr>
              <w:rFonts w:ascii="Times" w:hAnsi="Times"/>
              <w:color w:val="4472C4" w:themeColor="accent1"/>
              <w:lang w:val="en-US"/>
            </w:rPr>
          </w:rPrChange>
        </w:rPr>
      </w:pPr>
    </w:p>
    <w:p w14:paraId="1FC3A4BE" w14:textId="36F6C95D" w:rsidR="00BC0A2B" w:rsidRPr="00E0721D" w:rsidRDefault="00E0721D" w:rsidP="00E0721D">
      <w:pPr>
        <w:ind w:firstLineChars="150" w:firstLine="360"/>
        <w:rPr>
          <w:rFonts w:ascii="Times" w:hAnsi="Times"/>
          <w:lang w:val="en-US"/>
        </w:rPr>
      </w:pPr>
      <w:r w:rsidRPr="00E0721D">
        <w:rPr>
          <w:rFonts w:ascii="Times" w:hAnsi="Times"/>
          <w:lang w:val="en-US"/>
        </w:rPr>
        <w:t>I do enjoy writing, but it depends on different kind of time. Sometimes when I been through something fun and excited, I want to depict it down in my writing. Sometimes when I was angry to somebody or something I would be willing to write it down to express my indignation. To tell you the truth, if I could choose to do anything I wanted to do, writing wouldn't come first. But generally speaking, I do love writing, and I love how people express their feeling in their writing too.</w:t>
      </w:r>
    </w:p>
    <w:p w14:paraId="650B9494" w14:textId="084FE648" w:rsidR="00BC0A2B" w:rsidRDefault="00BC0A2B" w:rsidP="004168D5">
      <w:pPr>
        <w:rPr>
          <w:rFonts w:ascii="Times" w:hAnsi="Times"/>
          <w:color w:val="4472C4" w:themeColor="accent1"/>
          <w:lang w:val="en-US"/>
        </w:rPr>
      </w:pPr>
    </w:p>
    <w:p w14:paraId="54370E4E" w14:textId="6534BB95"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1: </w:t>
      </w:r>
      <w:r w:rsidR="004168D5" w:rsidRPr="004168D5">
        <w:rPr>
          <w:rFonts w:ascii="Times" w:hAnsi="Times"/>
          <w:color w:val="4472C4" w:themeColor="accent1"/>
          <w:lang w:val="en-US"/>
        </w:rPr>
        <w:t>Do you enjoy writing? Why or why not?: Draft 2</w:t>
      </w:r>
      <w:r>
        <w:rPr>
          <w:rFonts w:ascii="Times" w:hAnsi="Times"/>
          <w:color w:val="4472C4" w:themeColor="accent1"/>
          <w:lang w:val="en-US"/>
        </w:rPr>
        <w:t>]</w:t>
      </w:r>
    </w:p>
    <w:p w14:paraId="34B0226E" w14:textId="64259B0B" w:rsidR="00BC0A2B" w:rsidRDefault="00BC0A2B" w:rsidP="004168D5">
      <w:pPr>
        <w:rPr>
          <w:rFonts w:ascii="Times" w:hAnsi="Times"/>
          <w:color w:val="4472C4" w:themeColor="accent1"/>
          <w:lang w:val="en-US"/>
        </w:rPr>
      </w:pPr>
    </w:p>
    <w:p w14:paraId="54A2309F" w14:textId="77777777" w:rsidR="006776A9" w:rsidRDefault="00E0721D" w:rsidP="006776A9">
      <w:pPr>
        <w:jc w:val="center"/>
        <w:rPr>
          <w:ins w:id="3274" w:author="Jordon Beijing" w:date="2020-09-05T19:57:00Z"/>
          <w:rFonts w:ascii="Times New Roman" w:eastAsia="Arial Unicode MS" w:hAnsi="Times New Roman" w:cs="Times New Roman"/>
          <w:b/>
          <w:bCs/>
          <w:szCs w:val="24"/>
        </w:rPr>
      </w:pPr>
      <w:r>
        <w:rPr>
          <w:rFonts w:ascii="Times" w:hAnsi="Times" w:hint="eastAsia"/>
          <w:color w:val="4472C4" w:themeColor="accent1"/>
          <w:lang w:val="en-US"/>
        </w:rPr>
        <w:t xml:space="preserve"> </w:t>
      </w:r>
      <w:r>
        <w:rPr>
          <w:rFonts w:ascii="Times" w:hAnsi="Times"/>
          <w:color w:val="4472C4" w:themeColor="accent1"/>
          <w:lang w:val="en-US"/>
        </w:rPr>
        <w:t xml:space="preserve">   </w:t>
      </w:r>
      <w:r w:rsidRPr="00E0721D">
        <w:rPr>
          <w:rFonts w:ascii="Times" w:hAnsi="Times"/>
          <w:lang w:val="en-US"/>
        </w:rPr>
        <w:t xml:space="preserve">  </w:t>
      </w:r>
      <w:ins w:id="3275" w:author="Jordon Beijing" w:date="2020-09-05T19:57:00Z">
        <w:r w:rsidR="006776A9" w:rsidRPr="00A646A5">
          <w:rPr>
            <w:rFonts w:ascii="Times New Roman" w:eastAsia="Arial Unicode MS" w:hAnsi="Times New Roman" w:cs="Times New Roman"/>
            <w:b/>
            <w:bCs/>
            <w:szCs w:val="24"/>
          </w:rPr>
          <w:t>Do you enjoy writing? Why or why not?</w:t>
        </w:r>
      </w:ins>
    </w:p>
    <w:p w14:paraId="6D30343A" w14:textId="77777777" w:rsidR="006776A9" w:rsidRPr="00A646A5" w:rsidRDefault="006776A9" w:rsidP="006776A9">
      <w:pPr>
        <w:rPr>
          <w:ins w:id="3276" w:author="Jordon Beijing" w:date="2020-09-05T19:57:00Z"/>
          <w:rFonts w:ascii="Times New Roman" w:eastAsia="Arial Unicode MS" w:hAnsi="Times New Roman" w:cs="Times New Roman"/>
          <w:b/>
          <w:bCs/>
          <w:szCs w:val="24"/>
        </w:rPr>
      </w:pPr>
    </w:p>
    <w:p w14:paraId="6D50878F" w14:textId="77777777" w:rsidR="006776A9" w:rsidRPr="00A646A5" w:rsidRDefault="006776A9" w:rsidP="006776A9">
      <w:pPr>
        <w:ind w:firstLine="420"/>
        <w:rPr>
          <w:ins w:id="3277" w:author="Jordon Beijing" w:date="2020-09-05T19:57:00Z"/>
          <w:rFonts w:ascii="Times New Roman" w:eastAsia="Arial Unicode MS" w:hAnsi="Times New Roman" w:cs="Times New Roman"/>
          <w:szCs w:val="24"/>
        </w:rPr>
      </w:pPr>
      <w:ins w:id="3278" w:author="Jordon Beijing" w:date="2020-09-05T19:57:00Z">
        <w:r w:rsidRPr="00A646A5">
          <w:rPr>
            <w:rFonts w:ascii="Times New Roman" w:eastAsia="Arial Unicode MS" w:hAnsi="Times New Roman" w:cs="Times New Roman"/>
            <w:szCs w:val="24"/>
          </w:rPr>
          <w:t xml:space="preserve">I do enjoy writing, but it depends on </w:t>
        </w:r>
        <w:r>
          <w:rPr>
            <w:rFonts w:ascii="Times New Roman" w:eastAsia="Arial Unicode MS" w:hAnsi="Times New Roman" w:cs="Times New Roman"/>
            <w:szCs w:val="24"/>
          </w:rPr>
          <w:t>the situation</w:t>
        </w:r>
        <w:r w:rsidRPr="00A646A5">
          <w:rPr>
            <w:rFonts w:ascii="Times New Roman" w:eastAsia="Arial Unicode MS" w:hAnsi="Times New Roman" w:cs="Times New Roman"/>
            <w:szCs w:val="24"/>
          </w:rPr>
          <w:t xml:space="preserve">. Sometimes when I </w:t>
        </w:r>
        <w:r>
          <w:rPr>
            <w:rFonts w:ascii="Times New Roman" w:eastAsia="Arial Unicode MS" w:hAnsi="Times New Roman" w:cs="Times New Roman"/>
            <w:szCs w:val="24"/>
          </w:rPr>
          <w:t>have experienced</w:t>
        </w:r>
        <w:r w:rsidRPr="00A646A5">
          <w:rPr>
            <w:rFonts w:ascii="Times New Roman" w:eastAsia="Arial Unicode MS" w:hAnsi="Times New Roman" w:cs="Times New Roman"/>
            <w:szCs w:val="24"/>
          </w:rPr>
          <w:t xml:space="preserve"> something fun and excited, I want to </w:t>
        </w:r>
        <w:r>
          <w:rPr>
            <w:rFonts w:ascii="Times New Roman" w:eastAsia="Arial Unicode MS" w:hAnsi="Times New Roman" w:cs="Times New Roman"/>
            <w:szCs w:val="24"/>
          </w:rPr>
          <w:t>jot</w:t>
        </w:r>
        <w:r w:rsidRPr="00A646A5">
          <w:rPr>
            <w:rFonts w:ascii="Times New Roman" w:eastAsia="Arial Unicode MS" w:hAnsi="Times New Roman" w:cs="Times New Roman"/>
            <w:szCs w:val="24"/>
          </w:rPr>
          <w:t xml:space="preserve"> it down in my </w:t>
        </w:r>
        <w:r>
          <w:rPr>
            <w:rFonts w:ascii="Times New Roman" w:eastAsia="Arial Unicode MS" w:hAnsi="Times New Roman" w:cs="Times New Roman"/>
            <w:szCs w:val="24"/>
          </w:rPr>
          <w:t>journal</w:t>
        </w:r>
        <w:r w:rsidRPr="00A646A5">
          <w:rPr>
            <w:rFonts w:ascii="Times New Roman" w:eastAsia="Arial Unicode MS" w:hAnsi="Times New Roman" w:cs="Times New Roman"/>
            <w:szCs w:val="24"/>
          </w:rPr>
          <w:t xml:space="preserve">. Sometimes when I </w:t>
        </w:r>
        <w:r>
          <w:rPr>
            <w:rFonts w:ascii="Times New Roman" w:eastAsia="Arial Unicode MS" w:hAnsi="Times New Roman" w:cs="Times New Roman"/>
            <w:szCs w:val="24"/>
          </w:rPr>
          <w:t>am</w:t>
        </w:r>
        <w:r w:rsidRPr="00A646A5">
          <w:rPr>
            <w:rFonts w:ascii="Times New Roman" w:eastAsia="Arial Unicode MS" w:hAnsi="Times New Roman" w:cs="Times New Roman"/>
            <w:szCs w:val="24"/>
          </w:rPr>
          <w:t xml:space="preserve"> angry </w:t>
        </w:r>
        <w:r>
          <w:rPr>
            <w:rFonts w:ascii="Times New Roman" w:eastAsia="Arial Unicode MS" w:hAnsi="Times New Roman" w:cs="Times New Roman"/>
            <w:szCs w:val="24"/>
          </w:rPr>
          <w:t>at</w:t>
        </w:r>
        <w:r w:rsidRPr="00A646A5">
          <w:rPr>
            <w:rFonts w:ascii="Times New Roman" w:eastAsia="Arial Unicode MS" w:hAnsi="Times New Roman" w:cs="Times New Roman"/>
            <w:szCs w:val="24"/>
          </w:rPr>
          <w:t xml:space="preserve"> somebody or something I would be willing to write it down to express my indignation.</w:t>
        </w:r>
        <w:r w:rsidRPr="00A646A5">
          <w:rPr>
            <w:rFonts w:ascii="Times New Roman" w:hAnsi="Times New Roman" w:cs="Times New Roman"/>
            <w:szCs w:val="24"/>
          </w:rPr>
          <w:t xml:space="preserve"> </w:t>
        </w:r>
        <w:r w:rsidRPr="00A646A5">
          <w:rPr>
            <w:rFonts w:ascii="Times New Roman" w:eastAsia="Arial Unicode MS" w:hAnsi="Times New Roman" w:cs="Times New Roman"/>
            <w:szCs w:val="24"/>
          </w:rPr>
          <w:t>To tell you the truth, if I could choose to do anything I want to do, writing wouldn't come first. But generally speaking, I do love writing, and I love how people express their feeling</w:t>
        </w:r>
        <w:r>
          <w:rPr>
            <w:rFonts w:ascii="Times New Roman" w:eastAsia="Arial Unicode MS" w:hAnsi="Times New Roman" w:cs="Times New Roman"/>
            <w:szCs w:val="24"/>
          </w:rPr>
          <w:t>s</w:t>
        </w:r>
        <w:r w:rsidRPr="00A646A5">
          <w:rPr>
            <w:rFonts w:ascii="Times New Roman" w:eastAsia="Arial Unicode MS" w:hAnsi="Times New Roman" w:cs="Times New Roman"/>
            <w:szCs w:val="24"/>
          </w:rPr>
          <w:t xml:space="preserve"> in their writing</w:t>
        </w:r>
        <w:r>
          <w:rPr>
            <w:rFonts w:ascii="Times New Roman" w:eastAsia="Arial Unicode MS" w:hAnsi="Times New Roman" w:cs="Times New Roman"/>
            <w:szCs w:val="24"/>
          </w:rPr>
          <w:t>,</w:t>
        </w:r>
        <w:r w:rsidRPr="00A646A5">
          <w:rPr>
            <w:rFonts w:ascii="Times New Roman" w:eastAsia="Arial Unicode MS" w:hAnsi="Times New Roman" w:cs="Times New Roman"/>
            <w:szCs w:val="24"/>
          </w:rPr>
          <w:t xml:space="preserve"> too.</w:t>
        </w:r>
      </w:ins>
    </w:p>
    <w:p w14:paraId="11B9E0F9" w14:textId="558B6899" w:rsidR="00BC0A2B" w:rsidRPr="006776A9" w:rsidRDefault="00BC0A2B" w:rsidP="004168D5">
      <w:pPr>
        <w:rPr>
          <w:ins w:id="3279" w:author="Jordon Beijing" w:date="2020-09-04T10:37:00Z"/>
          <w:rFonts w:ascii="Times" w:hAnsi="Times"/>
          <w:rPrChange w:id="3280" w:author="Jordon Beijing" w:date="2020-09-05T19:56:00Z">
            <w:rPr>
              <w:ins w:id="3281" w:author="Jordon Beijing" w:date="2020-09-04T10:37:00Z"/>
              <w:rFonts w:ascii="Times" w:hAnsi="Times"/>
              <w:lang w:val="en-US"/>
            </w:rPr>
          </w:rPrChange>
        </w:rPr>
      </w:pPr>
    </w:p>
    <w:p w14:paraId="60388B60" w14:textId="7447BAE3" w:rsidR="007A4CFC" w:rsidRDefault="007A4CFC" w:rsidP="004168D5">
      <w:pPr>
        <w:rPr>
          <w:ins w:id="3282" w:author="Jordon Beijing" w:date="2020-09-04T10:37:00Z"/>
          <w:rFonts w:ascii="Times" w:hAnsi="Times"/>
          <w:lang w:val="en-US"/>
        </w:rPr>
      </w:pPr>
    </w:p>
    <w:p w14:paraId="7ED98E92" w14:textId="7B3F7DD5" w:rsidR="007A4CFC" w:rsidRDefault="007A4CFC" w:rsidP="004168D5">
      <w:pPr>
        <w:rPr>
          <w:ins w:id="3283" w:author="Jordon Beijing" w:date="2020-09-04T10:37:00Z"/>
          <w:rFonts w:ascii="Times" w:hAnsi="Times"/>
          <w:lang w:val="en-US"/>
        </w:rPr>
      </w:pPr>
    </w:p>
    <w:p w14:paraId="4DCB4BE4" w14:textId="0B2B38E2" w:rsidR="007A4CFC" w:rsidRDefault="007A4CFC" w:rsidP="004168D5">
      <w:pPr>
        <w:rPr>
          <w:ins w:id="3284" w:author="Jordon Beijing" w:date="2020-09-04T10:37:00Z"/>
          <w:rFonts w:ascii="Times" w:hAnsi="Times"/>
          <w:lang w:val="en-US"/>
        </w:rPr>
      </w:pPr>
    </w:p>
    <w:p w14:paraId="1431DB6B" w14:textId="57BB5CE1" w:rsidR="007A4CFC" w:rsidRDefault="007A4CFC" w:rsidP="004168D5">
      <w:pPr>
        <w:rPr>
          <w:ins w:id="3285" w:author="Jordon Beijing" w:date="2020-09-04T10:37:00Z"/>
          <w:rFonts w:ascii="Times" w:hAnsi="Times"/>
          <w:lang w:val="en-US"/>
        </w:rPr>
      </w:pPr>
    </w:p>
    <w:p w14:paraId="49E708BE" w14:textId="3F47352B" w:rsidR="007A4CFC" w:rsidRDefault="007A4CFC" w:rsidP="004168D5">
      <w:pPr>
        <w:rPr>
          <w:ins w:id="3286" w:author="Jordon Beijing" w:date="2020-09-04T10:37:00Z"/>
          <w:rFonts w:ascii="Times" w:hAnsi="Times"/>
          <w:lang w:val="en-US"/>
        </w:rPr>
      </w:pPr>
    </w:p>
    <w:p w14:paraId="29CF8BCA" w14:textId="1A327DB5" w:rsidR="007A4CFC" w:rsidRDefault="007A4CFC" w:rsidP="004168D5">
      <w:pPr>
        <w:rPr>
          <w:ins w:id="3287" w:author="Jordon Beijing" w:date="2020-09-04T10:37:00Z"/>
          <w:rFonts w:ascii="Times" w:hAnsi="Times"/>
          <w:lang w:val="en-US"/>
        </w:rPr>
      </w:pPr>
    </w:p>
    <w:p w14:paraId="1E0D3A82" w14:textId="7C8A5814" w:rsidR="007A4CFC" w:rsidRDefault="007A4CFC" w:rsidP="004168D5">
      <w:pPr>
        <w:rPr>
          <w:ins w:id="3288" w:author="Jordon Beijing" w:date="2020-09-04T10:37:00Z"/>
          <w:rFonts w:ascii="Times" w:hAnsi="Times"/>
          <w:lang w:val="en-US"/>
        </w:rPr>
      </w:pPr>
    </w:p>
    <w:p w14:paraId="6261E2B6" w14:textId="60434C3D" w:rsidR="007A4CFC" w:rsidRDefault="007A4CFC" w:rsidP="004168D5">
      <w:pPr>
        <w:rPr>
          <w:ins w:id="3289" w:author="Jordon Beijing" w:date="2020-09-04T10:37:00Z"/>
          <w:rFonts w:ascii="Times" w:hAnsi="Times"/>
          <w:lang w:val="en-US"/>
        </w:rPr>
      </w:pPr>
    </w:p>
    <w:p w14:paraId="10D09E20" w14:textId="2E4EDC8F" w:rsidR="007A4CFC" w:rsidRDefault="007A4CFC" w:rsidP="004168D5">
      <w:pPr>
        <w:rPr>
          <w:ins w:id="3290" w:author="Jordon Beijing" w:date="2020-09-04T10:37:00Z"/>
          <w:rFonts w:ascii="Times" w:hAnsi="Times"/>
          <w:lang w:val="en-US"/>
        </w:rPr>
      </w:pPr>
    </w:p>
    <w:p w14:paraId="227036DD" w14:textId="45F578C1" w:rsidR="007A4CFC" w:rsidRDefault="007A4CFC" w:rsidP="004168D5">
      <w:pPr>
        <w:rPr>
          <w:ins w:id="3291" w:author="Jordon Beijing" w:date="2020-09-04T10:37:00Z"/>
          <w:rFonts w:ascii="Times" w:hAnsi="Times"/>
          <w:lang w:val="en-US"/>
        </w:rPr>
      </w:pPr>
    </w:p>
    <w:p w14:paraId="75264DFD" w14:textId="598AE6DC" w:rsidR="007A4CFC" w:rsidRDefault="007A4CFC" w:rsidP="004168D5">
      <w:pPr>
        <w:rPr>
          <w:ins w:id="3292" w:author="Jordon Beijing" w:date="2020-09-04T10:37:00Z"/>
          <w:rFonts w:ascii="Times" w:hAnsi="Times"/>
          <w:lang w:val="en-US"/>
        </w:rPr>
      </w:pPr>
    </w:p>
    <w:p w14:paraId="40C75AD1" w14:textId="3AF3D60C" w:rsidR="007A4CFC" w:rsidRDefault="007A4CFC" w:rsidP="004168D5">
      <w:pPr>
        <w:rPr>
          <w:ins w:id="3293" w:author="Jordon Beijing" w:date="2020-09-04T10:37:00Z"/>
          <w:rFonts w:ascii="Times" w:hAnsi="Times"/>
          <w:lang w:val="en-US"/>
        </w:rPr>
      </w:pPr>
    </w:p>
    <w:p w14:paraId="37676732" w14:textId="14EEC507" w:rsidR="007A4CFC" w:rsidRDefault="007A4CFC" w:rsidP="004168D5">
      <w:pPr>
        <w:rPr>
          <w:ins w:id="3294" w:author="Jordon Beijing" w:date="2020-09-04T10:37:00Z"/>
          <w:rFonts w:ascii="Times" w:hAnsi="Times"/>
          <w:lang w:val="en-US"/>
        </w:rPr>
      </w:pPr>
    </w:p>
    <w:p w14:paraId="27096B8C" w14:textId="2F6F90B5" w:rsidR="007A4CFC" w:rsidRDefault="007A4CFC" w:rsidP="004168D5">
      <w:pPr>
        <w:rPr>
          <w:ins w:id="3295" w:author="Jordon Beijing" w:date="2020-09-04T10:37:00Z"/>
          <w:rFonts w:ascii="Times" w:hAnsi="Times"/>
          <w:lang w:val="en-US"/>
        </w:rPr>
      </w:pPr>
    </w:p>
    <w:p w14:paraId="660F4818" w14:textId="734DA079" w:rsidR="007A4CFC" w:rsidRDefault="007A4CFC" w:rsidP="004168D5">
      <w:pPr>
        <w:rPr>
          <w:ins w:id="3296" w:author="Jordon Beijing" w:date="2020-09-04T10:37:00Z"/>
          <w:rFonts w:ascii="Times" w:hAnsi="Times"/>
          <w:lang w:val="en-US"/>
        </w:rPr>
      </w:pPr>
    </w:p>
    <w:p w14:paraId="04124769" w14:textId="4C4A2797" w:rsidR="007A4CFC" w:rsidRDefault="007A4CFC" w:rsidP="004168D5">
      <w:pPr>
        <w:rPr>
          <w:ins w:id="3297" w:author="Jordon Beijing" w:date="2020-09-04T10:37:00Z"/>
          <w:rFonts w:ascii="Times" w:hAnsi="Times"/>
          <w:lang w:val="en-US"/>
        </w:rPr>
      </w:pPr>
    </w:p>
    <w:p w14:paraId="53DD9848" w14:textId="7727E67B" w:rsidR="007A4CFC" w:rsidRDefault="007A4CFC" w:rsidP="004168D5">
      <w:pPr>
        <w:rPr>
          <w:ins w:id="3298" w:author="Jordon Beijing" w:date="2020-09-04T10:37:00Z"/>
          <w:rFonts w:ascii="Times" w:hAnsi="Times"/>
          <w:lang w:val="en-US"/>
        </w:rPr>
      </w:pPr>
    </w:p>
    <w:p w14:paraId="50C20534" w14:textId="3E4E73EF" w:rsidR="007A4CFC" w:rsidRDefault="007A4CFC" w:rsidP="004168D5">
      <w:pPr>
        <w:rPr>
          <w:ins w:id="3299" w:author="Jordon Beijing" w:date="2020-09-04T10:37:00Z"/>
          <w:rFonts w:ascii="Times" w:hAnsi="Times"/>
          <w:lang w:val="en-US"/>
        </w:rPr>
      </w:pPr>
    </w:p>
    <w:p w14:paraId="62C25BB5" w14:textId="55451E52" w:rsidR="007A4CFC" w:rsidRDefault="007A4CFC" w:rsidP="004168D5">
      <w:pPr>
        <w:rPr>
          <w:ins w:id="3300" w:author="Jordon Beijing" w:date="2020-09-04T10:37:00Z"/>
          <w:rFonts w:ascii="Times" w:hAnsi="Times"/>
          <w:lang w:val="en-US"/>
        </w:rPr>
      </w:pPr>
    </w:p>
    <w:p w14:paraId="57A91B63" w14:textId="0D8C7883" w:rsidR="007A4CFC" w:rsidRDefault="007A4CFC" w:rsidP="004168D5">
      <w:pPr>
        <w:rPr>
          <w:ins w:id="3301" w:author="Jordon Beijing" w:date="2020-09-04T10:37:00Z"/>
          <w:rFonts w:ascii="Times" w:hAnsi="Times"/>
          <w:lang w:val="en-US"/>
        </w:rPr>
      </w:pPr>
    </w:p>
    <w:p w14:paraId="60F8015F" w14:textId="255973CD" w:rsidR="007A4CFC" w:rsidRDefault="007A4CFC" w:rsidP="004168D5">
      <w:pPr>
        <w:rPr>
          <w:ins w:id="3302" w:author="Jordon Beijing" w:date="2020-09-04T10:37:00Z"/>
          <w:rFonts w:ascii="Times" w:hAnsi="Times"/>
          <w:lang w:val="en-US"/>
        </w:rPr>
      </w:pPr>
    </w:p>
    <w:p w14:paraId="73BC5497" w14:textId="1B060BE2" w:rsidR="007A4CFC" w:rsidRDefault="007A4CFC" w:rsidP="004168D5">
      <w:pPr>
        <w:rPr>
          <w:ins w:id="3303" w:author="Jordon Beijing" w:date="2020-09-04T10:37:00Z"/>
          <w:rFonts w:ascii="Times" w:hAnsi="Times"/>
          <w:lang w:val="en-US"/>
        </w:rPr>
      </w:pPr>
    </w:p>
    <w:p w14:paraId="5202ADA6" w14:textId="4BCC9D42" w:rsidR="007A4CFC" w:rsidRDefault="007A4CFC" w:rsidP="004168D5">
      <w:pPr>
        <w:rPr>
          <w:ins w:id="3304" w:author="Jordon Beijing" w:date="2020-09-04T10:37:00Z"/>
          <w:rFonts w:ascii="Times" w:hAnsi="Times"/>
          <w:lang w:val="en-US"/>
        </w:rPr>
      </w:pPr>
    </w:p>
    <w:p w14:paraId="03B9D2A9" w14:textId="0AD33D2B" w:rsidR="007A4CFC" w:rsidRDefault="007A4CFC" w:rsidP="004168D5">
      <w:pPr>
        <w:rPr>
          <w:ins w:id="3305" w:author="Jordon Beijing" w:date="2020-09-04T10:37:00Z"/>
          <w:rFonts w:ascii="Times" w:hAnsi="Times"/>
          <w:lang w:val="en-US"/>
        </w:rPr>
      </w:pPr>
    </w:p>
    <w:p w14:paraId="64DE4EB2" w14:textId="3F7DE5B8" w:rsidR="007A4CFC" w:rsidRDefault="007A4CFC" w:rsidP="004168D5">
      <w:pPr>
        <w:rPr>
          <w:ins w:id="3306" w:author="Jordon Beijing" w:date="2020-09-04T10:37:00Z"/>
          <w:rFonts w:ascii="Times" w:hAnsi="Times"/>
          <w:lang w:val="en-US"/>
        </w:rPr>
      </w:pPr>
    </w:p>
    <w:p w14:paraId="5BE2A2A0" w14:textId="2085CBB6" w:rsidR="007A4CFC" w:rsidRDefault="007A4CFC" w:rsidP="004168D5">
      <w:pPr>
        <w:rPr>
          <w:ins w:id="3307" w:author="Jordon Beijing" w:date="2020-09-04T10:37:00Z"/>
          <w:rFonts w:ascii="Times" w:hAnsi="Times"/>
          <w:lang w:val="en-US"/>
        </w:rPr>
      </w:pPr>
    </w:p>
    <w:p w14:paraId="47E4DB0F" w14:textId="31B4B567" w:rsidR="007A4CFC" w:rsidRDefault="007A4CFC" w:rsidP="004168D5">
      <w:pPr>
        <w:rPr>
          <w:ins w:id="3308" w:author="Jordon Beijing" w:date="2020-09-04T10:37:00Z"/>
          <w:rFonts w:ascii="Times" w:hAnsi="Times"/>
          <w:lang w:val="en-US"/>
        </w:rPr>
      </w:pPr>
    </w:p>
    <w:p w14:paraId="73556381" w14:textId="77777777" w:rsidR="007A4CFC" w:rsidRPr="00E0721D" w:rsidDel="000214BA" w:rsidRDefault="007A4CFC" w:rsidP="004168D5">
      <w:pPr>
        <w:rPr>
          <w:del w:id="3309" w:author="Jordon Beijing" w:date="2020-09-05T20:02:00Z"/>
          <w:rFonts w:ascii="Times" w:hAnsi="Times"/>
          <w:lang w:val="en-US"/>
        </w:rPr>
      </w:pPr>
    </w:p>
    <w:p w14:paraId="71CF89FD" w14:textId="77777777" w:rsidR="004168D5" w:rsidRDefault="004168D5" w:rsidP="004168D5">
      <w:pPr>
        <w:rPr>
          <w:rFonts w:ascii="Times" w:hAnsi="Times"/>
          <w:color w:val="4472C4" w:themeColor="accent1"/>
          <w:lang w:val="en-US"/>
        </w:rPr>
      </w:pPr>
    </w:p>
    <w:p w14:paraId="6C2813E1" w14:textId="550552F5" w:rsidR="004168D5" w:rsidRDefault="00BC0A2B" w:rsidP="004168D5">
      <w:pPr>
        <w:rPr>
          <w:rFonts w:ascii="Times" w:hAnsi="Times"/>
          <w:color w:val="4472C4" w:themeColor="accent1"/>
          <w:lang w:val="en-US"/>
        </w:rPr>
      </w:pPr>
      <w:r>
        <w:rPr>
          <w:rFonts w:ascii="Times" w:hAnsi="Times"/>
          <w:color w:val="4472C4" w:themeColor="accent1"/>
          <w:lang w:val="en-US"/>
        </w:rPr>
        <w:lastRenderedPageBreak/>
        <w:t xml:space="preserve">[Journal 2: </w:t>
      </w:r>
      <w:r w:rsidR="004168D5" w:rsidRPr="004168D5">
        <w:rPr>
          <w:rFonts w:ascii="Times" w:hAnsi="Times"/>
          <w:color w:val="4472C4" w:themeColor="accent1"/>
          <w:lang w:val="en-US"/>
        </w:rPr>
        <w:t>What is the one thing that you want to change about yourself?: Draft 1</w:t>
      </w:r>
      <w:r>
        <w:rPr>
          <w:rFonts w:ascii="Times" w:hAnsi="Times"/>
          <w:color w:val="4472C4" w:themeColor="accent1"/>
          <w:lang w:val="en-US"/>
        </w:rPr>
        <w:t>]</w:t>
      </w:r>
    </w:p>
    <w:p w14:paraId="353D03DA" w14:textId="77777777" w:rsidR="00A54001" w:rsidRDefault="00A54001" w:rsidP="00A54001">
      <w:pPr>
        <w:jc w:val="center"/>
        <w:rPr>
          <w:ins w:id="3310" w:author="Jordon Beijing" w:date="2020-09-05T20:51:00Z"/>
          <w:rFonts w:ascii="Times New Roman" w:eastAsia="Arial Unicode MS" w:hAnsi="Times New Roman" w:cs="Times New Roman"/>
          <w:b/>
          <w:bCs/>
          <w:szCs w:val="24"/>
          <w:lang w:val="en-US"/>
        </w:rPr>
      </w:pPr>
    </w:p>
    <w:p w14:paraId="3B3901CA" w14:textId="15067ED9" w:rsidR="00A54001" w:rsidRDefault="00A54001" w:rsidP="00A54001">
      <w:pPr>
        <w:jc w:val="center"/>
        <w:rPr>
          <w:ins w:id="3311" w:author="Jordon Beijing" w:date="2020-09-05T20:51:00Z"/>
          <w:rFonts w:ascii="Times New Roman" w:eastAsia="Arial Unicode MS" w:hAnsi="Times New Roman" w:cs="Times New Roman"/>
          <w:b/>
          <w:bCs/>
          <w:szCs w:val="24"/>
        </w:rPr>
      </w:pPr>
      <w:ins w:id="3312" w:author="Jordon Beijing" w:date="2020-09-05T20:51:00Z">
        <w:r w:rsidRPr="00A646A5">
          <w:rPr>
            <w:rFonts w:ascii="Times New Roman" w:eastAsia="Arial Unicode MS" w:hAnsi="Times New Roman" w:cs="Times New Roman"/>
            <w:b/>
            <w:bCs/>
            <w:szCs w:val="24"/>
          </w:rPr>
          <w:t>What is one thing you would like to change about yourself? Why?</w:t>
        </w:r>
      </w:ins>
    </w:p>
    <w:p w14:paraId="6F65EDEB" w14:textId="34654D94" w:rsidR="00BC0A2B" w:rsidRDefault="00BC0A2B" w:rsidP="004168D5">
      <w:pPr>
        <w:rPr>
          <w:rFonts w:ascii="Times" w:hAnsi="Times"/>
          <w:color w:val="4472C4" w:themeColor="accent1"/>
          <w:lang w:val="en-US"/>
        </w:rPr>
      </w:pPr>
    </w:p>
    <w:p w14:paraId="2D5DEE53" w14:textId="689E5027" w:rsidR="00BC0A2B" w:rsidRPr="00E0721D" w:rsidDel="000214BA" w:rsidRDefault="00E0721D" w:rsidP="00E0721D">
      <w:pPr>
        <w:ind w:firstLineChars="150" w:firstLine="360"/>
        <w:rPr>
          <w:del w:id="3313" w:author="Jordon Beijing" w:date="2020-09-05T20:02:00Z"/>
          <w:rFonts w:ascii="Times" w:hAnsi="Times"/>
          <w:lang w:val="en-US"/>
        </w:rPr>
      </w:pPr>
      <w:r w:rsidRPr="00E0721D">
        <w:rPr>
          <w:rFonts w:ascii="Times" w:hAnsi="Times"/>
          <w:lang w:val="en-US"/>
        </w:rPr>
        <w:t>I would love to get rid of the fact that I’m afraid of having lecture in the public. I’m not able both having eye contact to the audience and having loud voice. I always already began sweating before I even step on the stage; But every time when I saw the audience’s face, I will be so nervous. Even thought that I already practice so many time, I still couldn’t get rid of the psychology of fear. I have this trouble for a long time, and I think I could be braver and I will be braver to defeat this kind of psychology.</w:t>
      </w:r>
    </w:p>
    <w:p w14:paraId="3A9D8840" w14:textId="4880E527" w:rsidR="00BC0A2B" w:rsidRPr="00E0721D" w:rsidDel="000214BA" w:rsidRDefault="00BC0A2B" w:rsidP="004168D5">
      <w:pPr>
        <w:rPr>
          <w:del w:id="3314" w:author="Jordon Beijing" w:date="2020-09-05T20:02:00Z"/>
          <w:rFonts w:ascii="Times" w:hAnsi="Times"/>
          <w:lang w:val="en-US"/>
        </w:rPr>
      </w:pPr>
    </w:p>
    <w:p w14:paraId="13E3E435" w14:textId="28B69355" w:rsidR="00BC0A2B" w:rsidDel="000214BA" w:rsidRDefault="00BC0A2B" w:rsidP="004168D5">
      <w:pPr>
        <w:rPr>
          <w:del w:id="3315" w:author="Jordon Beijing" w:date="2020-09-05T20:02:00Z"/>
          <w:rFonts w:ascii="Times" w:hAnsi="Times"/>
          <w:color w:val="4472C4" w:themeColor="accent1"/>
          <w:lang w:val="en-US"/>
        </w:rPr>
      </w:pPr>
    </w:p>
    <w:p w14:paraId="7F3EE1B1" w14:textId="2A653DE3" w:rsidR="00BC0A2B" w:rsidDel="000214BA" w:rsidRDefault="00BC0A2B" w:rsidP="004168D5">
      <w:pPr>
        <w:rPr>
          <w:del w:id="3316" w:author="Jordon Beijing" w:date="2020-09-05T20:02:00Z"/>
          <w:rFonts w:ascii="Times" w:hAnsi="Times"/>
          <w:color w:val="4472C4" w:themeColor="accent1"/>
          <w:lang w:val="en-US"/>
        </w:rPr>
      </w:pPr>
    </w:p>
    <w:p w14:paraId="0903E73D" w14:textId="2DD742ED" w:rsidR="00BC0A2B" w:rsidDel="007A4CFC" w:rsidRDefault="00BC0A2B" w:rsidP="004168D5">
      <w:pPr>
        <w:rPr>
          <w:del w:id="3317" w:author="Jordon Beijing" w:date="2020-09-04T10:38:00Z"/>
          <w:rFonts w:ascii="Times" w:hAnsi="Times"/>
          <w:color w:val="4472C4" w:themeColor="accent1"/>
          <w:lang w:val="en-US"/>
        </w:rPr>
      </w:pPr>
    </w:p>
    <w:p w14:paraId="018104C7" w14:textId="77777777" w:rsidR="007A4CFC" w:rsidRDefault="007A4CFC" w:rsidP="000214BA">
      <w:pPr>
        <w:ind w:firstLineChars="150" w:firstLine="360"/>
        <w:rPr>
          <w:ins w:id="3318" w:author="Jordon Beijing" w:date="2020-09-04T10:38:00Z"/>
          <w:rFonts w:ascii="Times" w:hAnsi="Times"/>
          <w:color w:val="4472C4" w:themeColor="accent1"/>
          <w:lang w:val="en-US"/>
        </w:rPr>
        <w:pPrChange w:id="3319" w:author="Jordon Beijing" w:date="2020-09-05T20:02:00Z">
          <w:pPr/>
        </w:pPrChange>
      </w:pPr>
    </w:p>
    <w:p w14:paraId="7EDBD5E9" w14:textId="52AA396A" w:rsidR="00BC0A2B" w:rsidDel="007A4CFC" w:rsidRDefault="00BC0A2B" w:rsidP="004168D5">
      <w:pPr>
        <w:rPr>
          <w:del w:id="3320" w:author="Jordon Beijing" w:date="2020-09-04T10:38:00Z"/>
          <w:rFonts w:ascii="Times" w:hAnsi="Times"/>
          <w:color w:val="4472C4" w:themeColor="accent1"/>
          <w:lang w:val="en-US"/>
        </w:rPr>
      </w:pPr>
    </w:p>
    <w:p w14:paraId="67697564" w14:textId="53C96E05" w:rsidR="00BC0A2B" w:rsidDel="007A4CFC" w:rsidRDefault="00BC0A2B" w:rsidP="004168D5">
      <w:pPr>
        <w:rPr>
          <w:del w:id="3321" w:author="Jordon Beijing" w:date="2020-09-04T10:38:00Z"/>
          <w:rFonts w:ascii="Times" w:hAnsi="Times"/>
          <w:color w:val="4472C4" w:themeColor="accent1"/>
          <w:lang w:val="en-US"/>
        </w:rPr>
      </w:pPr>
    </w:p>
    <w:p w14:paraId="718E96D9" w14:textId="063DE54B" w:rsidR="00BC0A2B" w:rsidDel="007A4CFC" w:rsidRDefault="00BC0A2B" w:rsidP="004168D5">
      <w:pPr>
        <w:rPr>
          <w:del w:id="3322" w:author="Jordon Beijing" w:date="2020-09-04T10:38:00Z"/>
          <w:rFonts w:ascii="Times" w:hAnsi="Times"/>
          <w:color w:val="4472C4" w:themeColor="accent1"/>
          <w:lang w:val="en-US"/>
        </w:rPr>
      </w:pPr>
    </w:p>
    <w:p w14:paraId="0F921570" w14:textId="724D1D16" w:rsidR="00BC0A2B" w:rsidDel="007A4CFC" w:rsidRDefault="00BC0A2B" w:rsidP="004168D5">
      <w:pPr>
        <w:rPr>
          <w:del w:id="3323" w:author="Jordon Beijing" w:date="2020-09-04T10:38:00Z"/>
          <w:rFonts w:ascii="Times" w:hAnsi="Times"/>
          <w:color w:val="4472C4" w:themeColor="accent1"/>
          <w:lang w:val="en-US"/>
        </w:rPr>
      </w:pPr>
    </w:p>
    <w:p w14:paraId="1361C610" w14:textId="28F80B09" w:rsidR="00BC0A2B" w:rsidDel="007A4CFC" w:rsidRDefault="00BC0A2B" w:rsidP="004168D5">
      <w:pPr>
        <w:rPr>
          <w:del w:id="3324" w:author="Jordon Beijing" w:date="2020-09-04T10:38:00Z"/>
          <w:rFonts w:ascii="Times" w:hAnsi="Times"/>
          <w:color w:val="4472C4" w:themeColor="accent1"/>
          <w:lang w:val="en-US"/>
        </w:rPr>
      </w:pPr>
    </w:p>
    <w:p w14:paraId="4ECC2D16" w14:textId="09EA9683" w:rsidR="00BC0A2B" w:rsidDel="007A4CFC" w:rsidRDefault="00BC0A2B" w:rsidP="004168D5">
      <w:pPr>
        <w:rPr>
          <w:del w:id="3325" w:author="Jordon Beijing" w:date="2020-09-04T10:38:00Z"/>
          <w:rFonts w:ascii="Times" w:hAnsi="Times"/>
          <w:color w:val="4472C4" w:themeColor="accent1"/>
          <w:lang w:val="en-US"/>
        </w:rPr>
      </w:pPr>
    </w:p>
    <w:p w14:paraId="079CDA30" w14:textId="276B1890" w:rsidR="00BC0A2B" w:rsidDel="007A4CFC" w:rsidRDefault="00BC0A2B" w:rsidP="004168D5">
      <w:pPr>
        <w:rPr>
          <w:del w:id="3326" w:author="Jordon Beijing" w:date="2020-09-04T10:38:00Z"/>
          <w:rFonts w:ascii="Times" w:hAnsi="Times"/>
          <w:color w:val="4472C4" w:themeColor="accent1"/>
          <w:lang w:val="en-US"/>
        </w:rPr>
      </w:pPr>
    </w:p>
    <w:p w14:paraId="529A1DD5" w14:textId="7D776631" w:rsidR="00BC0A2B" w:rsidDel="007A4CFC" w:rsidRDefault="00BC0A2B" w:rsidP="004168D5">
      <w:pPr>
        <w:rPr>
          <w:del w:id="3327" w:author="Jordon Beijing" w:date="2020-09-04T10:38:00Z"/>
          <w:rFonts w:ascii="Times" w:hAnsi="Times"/>
          <w:color w:val="4472C4" w:themeColor="accent1"/>
          <w:lang w:val="en-US"/>
        </w:rPr>
      </w:pPr>
    </w:p>
    <w:p w14:paraId="689862A1" w14:textId="390CAC01" w:rsidR="00BC0A2B" w:rsidDel="007A4CFC" w:rsidRDefault="00BC0A2B" w:rsidP="004168D5">
      <w:pPr>
        <w:rPr>
          <w:del w:id="3328" w:author="Jordon Beijing" w:date="2020-09-04T10:38:00Z"/>
          <w:rFonts w:ascii="Times" w:hAnsi="Times"/>
          <w:color w:val="4472C4" w:themeColor="accent1"/>
          <w:lang w:val="en-US"/>
        </w:rPr>
      </w:pPr>
    </w:p>
    <w:p w14:paraId="362F8352" w14:textId="57CDBC46" w:rsidR="00BC0A2B" w:rsidDel="007A4CFC" w:rsidRDefault="00BC0A2B" w:rsidP="004168D5">
      <w:pPr>
        <w:rPr>
          <w:del w:id="3329" w:author="Jordon Beijing" w:date="2020-09-04T10:38:00Z"/>
          <w:rFonts w:ascii="Times" w:hAnsi="Times"/>
          <w:color w:val="4472C4" w:themeColor="accent1"/>
          <w:lang w:val="en-US"/>
        </w:rPr>
      </w:pPr>
    </w:p>
    <w:p w14:paraId="0ABCC152" w14:textId="06510BE2" w:rsidR="00BC0A2B" w:rsidDel="007A4CFC" w:rsidRDefault="00BC0A2B" w:rsidP="004168D5">
      <w:pPr>
        <w:rPr>
          <w:del w:id="3330" w:author="Jordon Beijing" w:date="2020-09-04T10:38:00Z"/>
          <w:rFonts w:ascii="Times" w:hAnsi="Times"/>
          <w:color w:val="4472C4" w:themeColor="accent1"/>
          <w:lang w:val="en-US"/>
        </w:rPr>
      </w:pPr>
    </w:p>
    <w:p w14:paraId="6E418D34" w14:textId="63D2F541" w:rsidR="00BC0A2B" w:rsidDel="007A4CFC" w:rsidRDefault="00BC0A2B" w:rsidP="004168D5">
      <w:pPr>
        <w:rPr>
          <w:del w:id="3331" w:author="Jordon Beijing" w:date="2020-09-04T10:38:00Z"/>
          <w:rFonts w:ascii="Times" w:hAnsi="Times"/>
          <w:color w:val="4472C4" w:themeColor="accent1"/>
          <w:lang w:val="en-US"/>
        </w:rPr>
      </w:pPr>
    </w:p>
    <w:p w14:paraId="2F17B813" w14:textId="3BFD753D" w:rsidR="00BC0A2B" w:rsidDel="007A4CFC" w:rsidRDefault="00BC0A2B" w:rsidP="004168D5">
      <w:pPr>
        <w:rPr>
          <w:del w:id="3332" w:author="Jordon Beijing" w:date="2020-09-04T10:38:00Z"/>
          <w:rFonts w:ascii="Times" w:hAnsi="Times"/>
          <w:color w:val="4472C4" w:themeColor="accent1"/>
          <w:lang w:val="en-US"/>
        </w:rPr>
      </w:pPr>
    </w:p>
    <w:p w14:paraId="058771D1" w14:textId="38260B6F" w:rsidR="00BC0A2B" w:rsidDel="000214BA" w:rsidRDefault="00BC0A2B" w:rsidP="004168D5">
      <w:pPr>
        <w:rPr>
          <w:del w:id="3333" w:author="Jordon Beijing" w:date="2020-09-05T20:02:00Z"/>
          <w:rFonts w:ascii="Times" w:hAnsi="Times"/>
          <w:color w:val="4472C4" w:themeColor="accent1"/>
          <w:lang w:val="en-US"/>
        </w:rPr>
      </w:pPr>
    </w:p>
    <w:p w14:paraId="2691771E" w14:textId="359392EA" w:rsidR="00BC0A2B" w:rsidRDefault="00BC0A2B" w:rsidP="004168D5">
      <w:pPr>
        <w:rPr>
          <w:rFonts w:ascii="Times" w:hAnsi="Times"/>
          <w:color w:val="4472C4" w:themeColor="accent1"/>
          <w:lang w:val="en-US"/>
        </w:rPr>
      </w:pPr>
    </w:p>
    <w:p w14:paraId="4056B37F" w14:textId="56FB4A5D"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2: </w:t>
      </w:r>
      <w:r w:rsidR="004168D5" w:rsidRPr="004168D5">
        <w:rPr>
          <w:rFonts w:ascii="Times" w:hAnsi="Times"/>
          <w:color w:val="4472C4" w:themeColor="accent1"/>
          <w:lang w:val="en-US"/>
        </w:rPr>
        <w:t>What is the one thing that you want to change about yourself?: Draft 2</w:t>
      </w:r>
      <w:r>
        <w:rPr>
          <w:rFonts w:ascii="Times" w:hAnsi="Times"/>
          <w:color w:val="4472C4" w:themeColor="accent1"/>
          <w:lang w:val="en-US"/>
        </w:rPr>
        <w:t>]</w:t>
      </w:r>
    </w:p>
    <w:p w14:paraId="58D26426" w14:textId="6905CC52" w:rsidR="004168D5" w:rsidDel="006776A9" w:rsidRDefault="004168D5" w:rsidP="004168D5">
      <w:pPr>
        <w:ind w:left="360"/>
        <w:rPr>
          <w:del w:id="3334" w:author="Jordon Beijing" w:date="2020-09-05T19:56:00Z"/>
          <w:rFonts w:ascii="Times" w:hAnsi="Times"/>
          <w:color w:val="4472C4" w:themeColor="accent1"/>
          <w:lang w:val="en-US"/>
        </w:rPr>
      </w:pPr>
    </w:p>
    <w:p w14:paraId="1E7C670B" w14:textId="2589D123" w:rsidR="00BC0A2B" w:rsidRPr="00D85147" w:rsidRDefault="00BC0A2B" w:rsidP="006776A9">
      <w:pPr>
        <w:rPr>
          <w:rFonts w:ascii="Times" w:hAnsi="Times"/>
          <w:color w:val="4472C4" w:themeColor="accent1"/>
          <w:lang w:val="en-US"/>
        </w:rPr>
        <w:pPrChange w:id="3335" w:author="Jordon Beijing" w:date="2020-09-05T19:56:00Z">
          <w:pPr>
            <w:ind w:left="360"/>
          </w:pPr>
        </w:pPrChange>
      </w:pPr>
    </w:p>
    <w:p w14:paraId="097E8B6B" w14:textId="77777777" w:rsidR="006776A9" w:rsidRDefault="006776A9" w:rsidP="006776A9">
      <w:pPr>
        <w:jc w:val="center"/>
        <w:rPr>
          <w:ins w:id="3336" w:author="Jordon Beijing" w:date="2020-09-05T19:56:00Z"/>
          <w:rFonts w:ascii="Times New Roman" w:eastAsia="Arial Unicode MS" w:hAnsi="Times New Roman" w:cs="Times New Roman"/>
          <w:b/>
          <w:bCs/>
          <w:szCs w:val="24"/>
        </w:rPr>
      </w:pPr>
      <w:ins w:id="3337" w:author="Jordon Beijing" w:date="2020-09-05T19:56:00Z">
        <w:r w:rsidRPr="00A646A5">
          <w:rPr>
            <w:rFonts w:ascii="Times New Roman" w:eastAsia="Arial Unicode MS" w:hAnsi="Times New Roman" w:cs="Times New Roman"/>
            <w:b/>
            <w:bCs/>
            <w:szCs w:val="24"/>
          </w:rPr>
          <w:t>What is one thing you would like to change about yourself? Why?</w:t>
        </w:r>
      </w:ins>
    </w:p>
    <w:p w14:paraId="56B73BA5" w14:textId="77777777" w:rsidR="006776A9" w:rsidRPr="00A646A5" w:rsidRDefault="006776A9" w:rsidP="006776A9">
      <w:pPr>
        <w:rPr>
          <w:ins w:id="3338" w:author="Jordon Beijing" w:date="2020-09-05T19:56:00Z"/>
          <w:rFonts w:ascii="Times New Roman" w:eastAsia="Arial Unicode MS" w:hAnsi="Times New Roman" w:cs="Times New Roman"/>
          <w:b/>
          <w:bCs/>
          <w:szCs w:val="24"/>
        </w:rPr>
      </w:pPr>
    </w:p>
    <w:p w14:paraId="4E78167C" w14:textId="77777777" w:rsidR="006776A9" w:rsidRPr="00A646A5" w:rsidRDefault="006776A9" w:rsidP="006776A9">
      <w:pPr>
        <w:ind w:firstLine="420"/>
        <w:rPr>
          <w:ins w:id="3339" w:author="Jordon Beijing" w:date="2020-09-05T19:56:00Z"/>
          <w:rFonts w:ascii="Times New Roman" w:eastAsia="Arial Unicode MS" w:hAnsi="Times New Roman" w:cs="Times New Roman"/>
          <w:szCs w:val="24"/>
        </w:rPr>
      </w:pPr>
      <w:ins w:id="3340" w:author="Jordon Beijing" w:date="2020-09-05T19:56:00Z">
        <w:r w:rsidRPr="00A646A5">
          <w:rPr>
            <w:rFonts w:ascii="Times New Roman" w:eastAsia="Arial Unicode MS" w:hAnsi="Times New Roman" w:cs="Times New Roman"/>
            <w:szCs w:val="24"/>
          </w:rPr>
          <w:t xml:space="preserve">I would love to </w:t>
        </w:r>
        <w:r>
          <w:rPr>
            <w:rFonts w:ascii="Times New Roman" w:eastAsia="Arial Unicode MS" w:hAnsi="Times New Roman" w:cs="Times New Roman"/>
            <w:szCs w:val="24"/>
          </w:rPr>
          <w:t>overcome my fear of public speaking</w:t>
        </w:r>
        <w:r w:rsidRPr="00A646A5">
          <w:rPr>
            <w:rFonts w:ascii="Times New Roman" w:eastAsia="Arial Unicode MS" w:hAnsi="Times New Roman" w:cs="Times New Roman"/>
            <w:szCs w:val="24"/>
          </w:rPr>
          <w:t>. I</w:t>
        </w:r>
        <w:r>
          <w:rPr>
            <w:rFonts w:ascii="Times New Roman" w:eastAsia="Arial Unicode MS" w:hAnsi="Times New Roman" w:cs="Times New Roman"/>
            <w:szCs w:val="24"/>
          </w:rPr>
          <w:t xml:space="preserve"> a</w:t>
        </w:r>
        <w:r w:rsidRPr="00A646A5">
          <w:rPr>
            <w:rFonts w:ascii="Times New Roman" w:eastAsia="Arial Unicode MS" w:hAnsi="Times New Roman" w:cs="Times New Roman"/>
            <w:szCs w:val="24"/>
          </w:rPr>
          <w:t xml:space="preserve">m </w:t>
        </w:r>
        <w:r>
          <w:rPr>
            <w:rFonts w:ascii="Times New Roman" w:eastAsia="Arial Unicode MS" w:hAnsi="Times New Roman" w:cs="Times New Roman"/>
            <w:szCs w:val="24"/>
          </w:rPr>
          <w:t>un</w:t>
        </w:r>
        <w:r w:rsidRPr="00A646A5">
          <w:rPr>
            <w:rFonts w:ascii="Times New Roman" w:eastAsia="Arial Unicode MS" w:hAnsi="Times New Roman" w:cs="Times New Roman"/>
            <w:szCs w:val="24"/>
          </w:rPr>
          <w:t xml:space="preserve">able </w:t>
        </w:r>
        <w:r>
          <w:rPr>
            <w:rFonts w:ascii="Times New Roman" w:eastAsia="Arial Unicode MS" w:hAnsi="Times New Roman" w:cs="Times New Roman"/>
            <w:szCs w:val="24"/>
          </w:rPr>
          <w:t>to maintain</w:t>
        </w:r>
        <w:r w:rsidRPr="00A646A5">
          <w:rPr>
            <w:rFonts w:ascii="Times New Roman" w:eastAsia="Arial Unicode MS" w:hAnsi="Times New Roman" w:cs="Times New Roman"/>
            <w:szCs w:val="24"/>
          </w:rPr>
          <w:t xml:space="preserve"> eye contact </w:t>
        </w:r>
        <w:r>
          <w:rPr>
            <w:rFonts w:ascii="Times New Roman" w:eastAsia="Arial Unicode MS" w:hAnsi="Times New Roman" w:cs="Times New Roman"/>
            <w:szCs w:val="24"/>
          </w:rPr>
          <w:t>with</w:t>
        </w:r>
        <w:r w:rsidRPr="00A646A5">
          <w:rPr>
            <w:rFonts w:ascii="Times New Roman" w:eastAsia="Arial Unicode MS" w:hAnsi="Times New Roman" w:cs="Times New Roman"/>
            <w:szCs w:val="24"/>
          </w:rPr>
          <w:t xml:space="preserve"> the audience </w:t>
        </w:r>
        <w:r>
          <w:rPr>
            <w:rFonts w:ascii="Times New Roman" w:eastAsia="Arial Unicode MS" w:hAnsi="Times New Roman" w:cs="Times New Roman"/>
            <w:szCs w:val="24"/>
          </w:rPr>
          <w:t>while</w:t>
        </w:r>
        <w:r w:rsidRPr="00A646A5">
          <w:rPr>
            <w:rFonts w:ascii="Times New Roman" w:eastAsia="Arial Unicode MS" w:hAnsi="Times New Roman" w:cs="Times New Roman"/>
            <w:szCs w:val="24"/>
          </w:rPr>
          <w:t xml:space="preserve"> </w:t>
        </w:r>
        <w:r>
          <w:rPr>
            <w:rFonts w:ascii="Times New Roman" w:eastAsia="Arial Unicode MS" w:hAnsi="Times New Roman" w:cs="Times New Roman"/>
            <w:szCs w:val="24"/>
          </w:rPr>
          <w:t>speaking with a</w:t>
        </w:r>
        <w:r w:rsidRPr="00A646A5">
          <w:rPr>
            <w:rFonts w:ascii="Times New Roman" w:eastAsia="Arial Unicode MS" w:hAnsi="Times New Roman" w:cs="Times New Roman"/>
            <w:szCs w:val="24"/>
          </w:rPr>
          <w:t xml:space="preserve"> loud voice. I always </w:t>
        </w:r>
        <w:r>
          <w:rPr>
            <w:rFonts w:ascii="Times New Roman" w:eastAsia="Arial Unicode MS" w:hAnsi="Times New Roman" w:cs="Times New Roman"/>
            <w:szCs w:val="24"/>
          </w:rPr>
          <w:t>begin</w:t>
        </w:r>
        <w:r w:rsidRPr="00A646A5">
          <w:rPr>
            <w:rFonts w:ascii="Times New Roman" w:eastAsia="Arial Unicode MS" w:hAnsi="Times New Roman" w:cs="Times New Roman"/>
            <w:szCs w:val="24"/>
          </w:rPr>
          <w:t xml:space="preserve"> sweating before I even step on the stage</w:t>
        </w:r>
        <w:r>
          <w:rPr>
            <w:rFonts w:ascii="Times New Roman" w:eastAsia="Arial Unicode MS" w:hAnsi="Times New Roman" w:cs="Times New Roman"/>
            <w:szCs w:val="24"/>
          </w:rPr>
          <w:t xml:space="preserve">, and </w:t>
        </w:r>
        <w:r w:rsidRPr="00A646A5">
          <w:rPr>
            <w:rFonts w:ascii="Times New Roman" w:eastAsia="Arial Unicode MS" w:hAnsi="Times New Roman" w:cs="Times New Roman"/>
            <w:szCs w:val="24"/>
          </w:rPr>
          <w:t xml:space="preserve">every time I </w:t>
        </w:r>
        <w:r>
          <w:rPr>
            <w:rFonts w:ascii="Times New Roman" w:eastAsia="Arial Unicode MS" w:hAnsi="Times New Roman" w:cs="Times New Roman"/>
            <w:szCs w:val="24"/>
          </w:rPr>
          <w:t>see</w:t>
        </w:r>
        <w:r w:rsidRPr="00A646A5">
          <w:rPr>
            <w:rFonts w:ascii="Times New Roman" w:eastAsia="Arial Unicode MS" w:hAnsi="Times New Roman" w:cs="Times New Roman"/>
            <w:szCs w:val="24"/>
          </w:rPr>
          <w:t xml:space="preserve"> the audience’s face</w:t>
        </w:r>
        <w:r>
          <w:rPr>
            <w:rFonts w:ascii="Times New Roman" w:eastAsia="Arial Unicode MS" w:hAnsi="Times New Roman" w:cs="Times New Roman"/>
            <w:szCs w:val="24"/>
          </w:rPr>
          <w:t>s</w:t>
        </w:r>
        <w:r w:rsidRPr="00A646A5">
          <w:rPr>
            <w:rFonts w:ascii="Times New Roman" w:eastAsia="Arial Unicode MS" w:hAnsi="Times New Roman" w:cs="Times New Roman"/>
            <w:szCs w:val="24"/>
          </w:rPr>
          <w:t>, I be</w:t>
        </w:r>
        <w:r>
          <w:rPr>
            <w:rFonts w:ascii="Times New Roman" w:eastAsia="Arial Unicode MS" w:hAnsi="Times New Roman" w:cs="Times New Roman"/>
            <w:szCs w:val="24"/>
          </w:rPr>
          <w:t>come</w:t>
        </w:r>
        <w:r w:rsidRPr="00A646A5">
          <w:rPr>
            <w:rFonts w:ascii="Times New Roman" w:eastAsia="Arial Unicode MS" w:hAnsi="Times New Roman" w:cs="Times New Roman"/>
            <w:szCs w:val="24"/>
          </w:rPr>
          <w:t xml:space="preserve"> so nervous. Even though I </w:t>
        </w:r>
        <w:r>
          <w:rPr>
            <w:rFonts w:ascii="Times New Roman" w:eastAsia="Arial Unicode MS" w:hAnsi="Times New Roman" w:cs="Times New Roman"/>
            <w:szCs w:val="24"/>
          </w:rPr>
          <w:t xml:space="preserve">would have </w:t>
        </w:r>
        <w:r w:rsidRPr="00A646A5">
          <w:rPr>
            <w:rFonts w:ascii="Times New Roman" w:eastAsia="Arial Unicode MS" w:hAnsi="Times New Roman" w:cs="Times New Roman"/>
            <w:szCs w:val="24"/>
          </w:rPr>
          <w:t>already practice</w:t>
        </w:r>
        <w:r>
          <w:rPr>
            <w:rFonts w:ascii="Times New Roman" w:eastAsia="Arial Unicode MS" w:hAnsi="Times New Roman" w:cs="Times New Roman"/>
            <w:szCs w:val="24"/>
          </w:rPr>
          <w:t>d my speech</w:t>
        </w:r>
        <w:r w:rsidRPr="00A646A5">
          <w:rPr>
            <w:rFonts w:ascii="Times New Roman" w:eastAsia="Arial Unicode MS" w:hAnsi="Times New Roman" w:cs="Times New Roman"/>
            <w:szCs w:val="24"/>
          </w:rPr>
          <w:t xml:space="preserve"> many time</w:t>
        </w:r>
        <w:r>
          <w:rPr>
            <w:rFonts w:ascii="Times New Roman" w:eastAsia="Arial Unicode MS" w:hAnsi="Times New Roman" w:cs="Times New Roman"/>
            <w:szCs w:val="24"/>
          </w:rPr>
          <w:t>s</w:t>
        </w:r>
        <w:r w:rsidRPr="00A646A5">
          <w:rPr>
            <w:rFonts w:ascii="Times New Roman" w:eastAsia="Arial Unicode MS" w:hAnsi="Times New Roman" w:cs="Times New Roman"/>
            <w:szCs w:val="24"/>
          </w:rPr>
          <w:t xml:space="preserve">, I </w:t>
        </w:r>
        <w:r>
          <w:rPr>
            <w:rFonts w:ascii="Times New Roman" w:eastAsia="Arial Unicode MS" w:hAnsi="Times New Roman" w:cs="Times New Roman"/>
            <w:szCs w:val="24"/>
          </w:rPr>
          <w:t xml:space="preserve">am </w:t>
        </w:r>
        <w:r w:rsidRPr="00A646A5">
          <w:rPr>
            <w:rFonts w:ascii="Times New Roman" w:eastAsia="Arial Unicode MS" w:hAnsi="Times New Roman" w:cs="Times New Roman"/>
            <w:szCs w:val="24"/>
          </w:rPr>
          <w:t xml:space="preserve">still </w:t>
        </w:r>
        <w:r>
          <w:rPr>
            <w:rFonts w:ascii="Times New Roman" w:eastAsia="Arial Unicode MS" w:hAnsi="Times New Roman" w:cs="Times New Roman"/>
            <w:szCs w:val="24"/>
          </w:rPr>
          <w:t xml:space="preserve">unable to overcome my </w:t>
        </w:r>
        <w:r w:rsidRPr="00A646A5">
          <w:rPr>
            <w:rFonts w:ascii="Times New Roman" w:eastAsia="Arial Unicode MS" w:hAnsi="Times New Roman" w:cs="Times New Roman"/>
            <w:szCs w:val="24"/>
          </w:rPr>
          <w:t>psycholog</w:t>
        </w:r>
        <w:r>
          <w:rPr>
            <w:rFonts w:ascii="Times New Roman" w:eastAsia="Arial Unicode MS" w:hAnsi="Times New Roman" w:cs="Times New Roman"/>
            <w:szCs w:val="24"/>
          </w:rPr>
          <w:t xml:space="preserve">ical </w:t>
        </w:r>
        <w:r w:rsidRPr="00A646A5">
          <w:rPr>
            <w:rFonts w:ascii="Times New Roman" w:eastAsia="Arial Unicode MS" w:hAnsi="Times New Roman" w:cs="Times New Roman"/>
            <w:szCs w:val="24"/>
          </w:rPr>
          <w:t xml:space="preserve">fear. I have </w:t>
        </w:r>
        <w:r>
          <w:rPr>
            <w:rFonts w:ascii="Times New Roman" w:eastAsia="Arial Unicode MS" w:hAnsi="Times New Roman" w:cs="Times New Roman"/>
            <w:szCs w:val="24"/>
          </w:rPr>
          <w:t xml:space="preserve">had </w:t>
        </w:r>
        <w:r w:rsidRPr="00A646A5">
          <w:rPr>
            <w:rFonts w:ascii="Times New Roman" w:eastAsia="Arial Unicode MS" w:hAnsi="Times New Roman" w:cs="Times New Roman"/>
            <w:szCs w:val="24"/>
          </w:rPr>
          <w:t xml:space="preserve">this </w:t>
        </w:r>
        <w:r>
          <w:rPr>
            <w:rFonts w:ascii="Times New Roman" w:eastAsia="Arial Unicode MS" w:hAnsi="Times New Roman" w:cs="Times New Roman"/>
            <w:szCs w:val="24"/>
          </w:rPr>
          <w:t>problem</w:t>
        </w:r>
        <w:r w:rsidRPr="00A646A5">
          <w:rPr>
            <w:rFonts w:ascii="Times New Roman" w:eastAsia="Arial Unicode MS" w:hAnsi="Times New Roman" w:cs="Times New Roman"/>
            <w:szCs w:val="24"/>
          </w:rPr>
          <w:t xml:space="preserve"> for a long time, and I </w:t>
        </w:r>
        <w:r>
          <w:rPr>
            <w:rFonts w:ascii="Times New Roman" w:eastAsia="Arial Unicode MS" w:hAnsi="Times New Roman" w:cs="Times New Roman"/>
            <w:szCs w:val="24"/>
          </w:rPr>
          <w:t>wish</w:t>
        </w:r>
        <w:r w:rsidRPr="00A646A5">
          <w:rPr>
            <w:rFonts w:ascii="Times New Roman" w:eastAsia="Arial Unicode MS" w:hAnsi="Times New Roman" w:cs="Times New Roman"/>
            <w:szCs w:val="24"/>
          </w:rPr>
          <w:t xml:space="preserve"> I could be brav</w:t>
        </w:r>
        <w:r>
          <w:rPr>
            <w:rFonts w:ascii="Times New Roman" w:eastAsia="Arial Unicode MS" w:hAnsi="Times New Roman" w:cs="Times New Roman"/>
            <w:szCs w:val="24"/>
          </w:rPr>
          <w:t xml:space="preserve">e enough </w:t>
        </w:r>
        <w:r w:rsidRPr="00A646A5">
          <w:rPr>
            <w:rFonts w:ascii="Times New Roman" w:eastAsia="Arial Unicode MS" w:hAnsi="Times New Roman" w:cs="Times New Roman"/>
            <w:szCs w:val="24"/>
          </w:rPr>
          <w:t xml:space="preserve">to defeat this kind of </w:t>
        </w:r>
        <w:r>
          <w:rPr>
            <w:rFonts w:ascii="Times New Roman" w:eastAsia="Arial Unicode MS" w:hAnsi="Times New Roman" w:cs="Times New Roman"/>
            <w:szCs w:val="24"/>
          </w:rPr>
          <w:t>mental block</w:t>
        </w:r>
        <w:r w:rsidRPr="00A646A5">
          <w:rPr>
            <w:rFonts w:ascii="Times New Roman" w:eastAsia="Arial Unicode MS" w:hAnsi="Times New Roman" w:cs="Times New Roman"/>
            <w:szCs w:val="24"/>
          </w:rPr>
          <w:t>.</w:t>
        </w:r>
      </w:ins>
    </w:p>
    <w:p w14:paraId="3328F1C6" w14:textId="44D00C66" w:rsidR="00BC0A2B" w:rsidRDefault="00BC0A2B" w:rsidP="004168D5">
      <w:pPr>
        <w:ind w:left="360"/>
        <w:rPr>
          <w:rFonts w:ascii="Times" w:hAnsi="Times"/>
          <w:color w:val="4472C4" w:themeColor="accent1"/>
          <w:lang w:val="en-US"/>
        </w:rPr>
      </w:pPr>
    </w:p>
    <w:p w14:paraId="7C788C3A" w14:textId="37A891D8" w:rsidR="00BC0A2B" w:rsidRDefault="00BC0A2B" w:rsidP="004168D5">
      <w:pPr>
        <w:ind w:left="360"/>
        <w:rPr>
          <w:rFonts w:ascii="Times" w:hAnsi="Times"/>
          <w:color w:val="4472C4" w:themeColor="accent1"/>
          <w:lang w:val="en-US"/>
        </w:rPr>
      </w:pPr>
    </w:p>
    <w:p w14:paraId="58EFE036" w14:textId="0579622B" w:rsidR="00BC0A2B" w:rsidRDefault="00BC0A2B" w:rsidP="004168D5">
      <w:pPr>
        <w:ind w:left="360"/>
        <w:rPr>
          <w:rFonts w:ascii="Times" w:hAnsi="Times"/>
          <w:color w:val="4472C4" w:themeColor="accent1"/>
          <w:lang w:val="en-US"/>
        </w:rPr>
      </w:pPr>
    </w:p>
    <w:p w14:paraId="1CB7CA57" w14:textId="51DA205B" w:rsidR="00BC0A2B" w:rsidRDefault="00BC0A2B" w:rsidP="004168D5">
      <w:pPr>
        <w:ind w:left="360"/>
        <w:rPr>
          <w:rFonts w:ascii="Times" w:hAnsi="Times"/>
          <w:color w:val="4472C4" w:themeColor="accent1"/>
          <w:lang w:val="en-US"/>
        </w:rPr>
      </w:pPr>
    </w:p>
    <w:p w14:paraId="3818181A" w14:textId="0F617D82" w:rsidR="00BC0A2B" w:rsidRDefault="00BC0A2B" w:rsidP="004168D5">
      <w:pPr>
        <w:ind w:left="360"/>
        <w:rPr>
          <w:rFonts w:ascii="Times" w:hAnsi="Times"/>
          <w:color w:val="4472C4" w:themeColor="accent1"/>
          <w:lang w:val="en-US"/>
        </w:rPr>
      </w:pPr>
    </w:p>
    <w:p w14:paraId="2A189276" w14:textId="0BB76F1E" w:rsidR="00BC0A2B" w:rsidRDefault="00BC0A2B" w:rsidP="004168D5">
      <w:pPr>
        <w:ind w:left="360"/>
        <w:rPr>
          <w:rFonts w:ascii="Times" w:hAnsi="Times"/>
          <w:color w:val="4472C4" w:themeColor="accent1"/>
          <w:lang w:val="en-US"/>
        </w:rPr>
      </w:pPr>
    </w:p>
    <w:p w14:paraId="172E98DC" w14:textId="71AAE3EB" w:rsidR="00BC0A2B" w:rsidRDefault="00BC0A2B" w:rsidP="004168D5">
      <w:pPr>
        <w:ind w:left="360"/>
        <w:rPr>
          <w:rFonts w:ascii="Times" w:hAnsi="Times"/>
          <w:color w:val="4472C4" w:themeColor="accent1"/>
          <w:lang w:val="en-US"/>
        </w:rPr>
      </w:pPr>
    </w:p>
    <w:p w14:paraId="43F6B0D2" w14:textId="69EA4B44" w:rsidR="00BC0A2B" w:rsidRDefault="00BC0A2B" w:rsidP="004168D5">
      <w:pPr>
        <w:ind w:left="360"/>
        <w:rPr>
          <w:rFonts w:ascii="Times" w:hAnsi="Times"/>
          <w:color w:val="4472C4" w:themeColor="accent1"/>
          <w:lang w:val="en-US"/>
        </w:rPr>
      </w:pPr>
    </w:p>
    <w:p w14:paraId="5C566DE2" w14:textId="7AC24C71" w:rsidR="00BC0A2B" w:rsidRDefault="00BC0A2B" w:rsidP="004168D5">
      <w:pPr>
        <w:ind w:left="360"/>
        <w:rPr>
          <w:rFonts w:ascii="Times" w:hAnsi="Times"/>
          <w:color w:val="4472C4" w:themeColor="accent1"/>
          <w:lang w:val="en-US"/>
        </w:rPr>
      </w:pPr>
    </w:p>
    <w:p w14:paraId="0AFB86FC" w14:textId="6E7635CE" w:rsidR="00BC0A2B" w:rsidRDefault="00BC0A2B" w:rsidP="004168D5">
      <w:pPr>
        <w:ind w:left="360"/>
        <w:rPr>
          <w:rFonts w:ascii="Times" w:hAnsi="Times"/>
          <w:color w:val="4472C4" w:themeColor="accent1"/>
          <w:lang w:val="en-US"/>
        </w:rPr>
      </w:pPr>
    </w:p>
    <w:p w14:paraId="47FB0BE2" w14:textId="0503B43F" w:rsidR="00BC0A2B" w:rsidRDefault="00BC0A2B" w:rsidP="004168D5">
      <w:pPr>
        <w:ind w:left="360"/>
        <w:rPr>
          <w:rFonts w:ascii="Times" w:hAnsi="Times"/>
          <w:color w:val="4472C4" w:themeColor="accent1"/>
          <w:lang w:val="en-US"/>
        </w:rPr>
      </w:pPr>
    </w:p>
    <w:p w14:paraId="7A2691E0" w14:textId="34B73909" w:rsidR="00BC0A2B" w:rsidRDefault="00BC0A2B" w:rsidP="004168D5">
      <w:pPr>
        <w:ind w:left="360"/>
        <w:rPr>
          <w:rFonts w:ascii="Times" w:hAnsi="Times"/>
          <w:color w:val="4472C4" w:themeColor="accent1"/>
          <w:lang w:val="en-US"/>
        </w:rPr>
      </w:pPr>
    </w:p>
    <w:p w14:paraId="7413CF14" w14:textId="36FC370A" w:rsidR="00BC0A2B" w:rsidRDefault="00BC0A2B" w:rsidP="004168D5">
      <w:pPr>
        <w:ind w:left="360"/>
        <w:rPr>
          <w:rFonts w:ascii="Times" w:hAnsi="Times"/>
          <w:color w:val="4472C4" w:themeColor="accent1"/>
          <w:lang w:val="en-US"/>
        </w:rPr>
      </w:pPr>
    </w:p>
    <w:p w14:paraId="04D84F61" w14:textId="796A006B" w:rsidR="00BC0A2B" w:rsidRDefault="00BC0A2B" w:rsidP="004168D5">
      <w:pPr>
        <w:ind w:left="360"/>
        <w:rPr>
          <w:rFonts w:ascii="Times" w:hAnsi="Times"/>
          <w:color w:val="4472C4" w:themeColor="accent1"/>
          <w:lang w:val="en-US"/>
        </w:rPr>
      </w:pPr>
    </w:p>
    <w:p w14:paraId="729F144F" w14:textId="5BDB1C40" w:rsidR="00BC0A2B" w:rsidRDefault="00BC0A2B" w:rsidP="004168D5">
      <w:pPr>
        <w:ind w:left="360"/>
        <w:rPr>
          <w:rFonts w:ascii="Times" w:hAnsi="Times"/>
          <w:color w:val="4472C4" w:themeColor="accent1"/>
          <w:lang w:val="en-US"/>
        </w:rPr>
      </w:pPr>
    </w:p>
    <w:p w14:paraId="7FD79F55" w14:textId="0E088927" w:rsidR="00BC0A2B" w:rsidRDefault="00BC0A2B" w:rsidP="004168D5">
      <w:pPr>
        <w:ind w:left="360"/>
        <w:rPr>
          <w:rFonts w:ascii="Times" w:hAnsi="Times"/>
          <w:color w:val="4472C4" w:themeColor="accent1"/>
          <w:lang w:val="en-US"/>
        </w:rPr>
      </w:pPr>
    </w:p>
    <w:p w14:paraId="788247A6" w14:textId="3903AB22" w:rsidR="00BC0A2B" w:rsidRDefault="00BC0A2B" w:rsidP="004168D5">
      <w:pPr>
        <w:ind w:left="360"/>
        <w:rPr>
          <w:rFonts w:ascii="Times" w:hAnsi="Times"/>
          <w:color w:val="4472C4" w:themeColor="accent1"/>
          <w:lang w:val="en-US"/>
        </w:rPr>
      </w:pPr>
    </w:p>
    <w:p w14:paraId="5CC90CB2" w14:textId="1D14DD37" w:rsidR="00BC0A2B" w:rsidRDefault="00BC0A2B" w:rsidP="004168D5">
      <w:pPr>
        <w:ind w:left="360"/>
        <w:rPr>
          <w:rFonts w:ascii="Times" w:hAnsi="Times"/>
          <w:color w:val="4472C4" w:themeColor="accent1"/>
          <w:lang w:val="en-US"/>
        </w:rPr>
      </w:pPr>
    </w:p>
    <w:p w14:paraId="44773E6D" w14:textId="2DA2C553" w:rsidR="008C18AB" w:rsidRDefault="008C18AB" w:rsidP="004168D5">
      <w:pPr>
        <w:ind w:left="360"/>
        <w:rPr>
          <w:rFonts w:ascii="Times" w:hAnsi="Times"/>
          <w:color w:val="4472C4" w:themeColor="accent1"/>
          <w:lang w:val="en-US"/>
        </w:rPr>
      </w:pPr>
    </w:p>
    <w:p w14:paraId="5878BFF1" w14:textId="2B6862A2" w:rsidR="008C18AB" w:rsidRDefault="008C18AB" w:rsidP="004168D5">
      <w:pPr>
        <w:ind w:left="360"/>
        <w:rPr>
          <w:rFonts w:ascii="Times" w:hAnsi="Times"/>
          <w:color w:val="4472C4" w:themeColor="accent1"/>
          <w:lang w:val="en-US"/>
        </w:rPr>
      </w:pPr>
    </w:p>
    <w:p w14:paraId="5E9CB1C6" w14:textId="3C5CD95D" w:rsidR="008C18AB" w:rsidRDefault="008C18AB" w:rsidP="004168D5">
      <w:pPr>
        <w:ind w:left="360"/>
        <w:rPr>
          <w:rFonts w:ascii="Times" w:hAnsi="Times"/>
          <w:color w:val="4472C4" w:themeColor="accent1"/>
          <w:lang w:val="en-US"/>
        </w:rPr>
      </w:pPr>
    </w:p>
    <w:p w14:paraId="510B95DB" w14:textId="4480E0EE" w:rsidR="008C18AB" w:rsidRDefault="008C18AB" w:rsidP="004168D5">
      <w:pPr>
        <w:ind w:left="360"/>
        <w:rPr>
          <w:rFonts w:ascii="Times" w:hAnsi="Times"/>
          <w:color w:val="4472C4" w:themeColor="accent1"/>
          <w:lang w:val="en-US"/>
        </w:rPr>
      </w:pPr>
    </w:p>
    <w:p w14:paraId="1F41D34B" w14:textId="77777777" w:rsidR="008C18AB" w:rsidRDefault="008C18AB" w:rsidP="004168D5">
      <w:pPr>
        <w:ind w:left="360"/>
        <w:rPr>
          <w:rFonts w:ascii="Times" w:hAnsi="Times"/>
          <w:color w:val="4472C4" w:themeColor="accent1"/>
          <w:lang w:val="en-US"/>
        </w:rPr>
      </w:pPr>
    </w:p>
    <w:p w14:paraId="117267E9" w14:textId="6D090D64" w:rsidR="00BC0A2B" w:rsidRDefault="00BC0A2B" w:rsidP="004168D5">
      <w:pPr>
        <w:ind w:left="360"/>
        <w:rPr>
          <w:rFonts w:ascii="Times" w:hAnsi="Times"/>
          <w:color w:val="4472C4" w:themeColor="accent1"/>
          <w:lang w:val="en-US"/>
        </w:rPr>
      </w:pPr>
    </w:p>
    <w:p w14:paraId="3B085CA2" w14:textId="4DA10289" w:rsidR="00BC0A2B" w:rsidRDefault="00BC0A2B" w:rsidP="004168D5">
      <w:pPr>
        <w:ind w:left="360"/>
        <w:rPr>
          <w:ins w:id="3341" w:author="Jordon Beijing" w:date="2020-09-04T10:38:00Z"/>
          <w:rFonts w:ascii="Times" w:hAnsi="Times"/>
          <w:color w:val="4472C4" w:themeColor="accent1"/>
          <w:lang w:val="en-US"/>
        </w:rPr>
      </w:pPr>
    </w:p>
    <w:p w14:paraId="34EB1D1C" w14:textId="3AC88A39" w:rsidR="007A4CFC" w:rsidRDefault="007A4CFC" w:rsidP="004168D5">
      <w:pPr>
        <w:ind w:left="360"/>
        <w:rPr>
          <w:ins w:id="3342" w:author="Jordon Beijing" w:date="2020-09-04T10:38:00Z"/>
          <w:rFonts w:ascii="Times" w:hAnsi="Times"/>
          <w:color w:val="4472C4" w:themeColor="accent1"/>
          <w:lang w:val="en-US"/>
        </w:rPr>
      </w:pPr>
    </w:p>
    <w:p w14:paraId="3A6B7863" w14:textId="47F632F9" w:rsidR="007A4CFC" w:rsidRDefault="007A4CFC" w:rsidP="004168D5">
      <w:pPr>
        <w:ind w:left="360"/>
        <w:rPr>
          <w:ins w:id="3343" w:author="Jordon Beijing" w:date="2020-09-04T10:38:00Z"/>
          <w:rFonts w:ascii="Times" w:hAnsi="Times"/>
          <w:color w:val="4472C4" w:themeColor="accent1"/>
          <w:lang w:val="en-US"/>
        </w:rPr>
      </w:pPr>
    </w:p>
    <w:p w14:paraId="4B0E5F76" w14:textId="01710604" w:rsidR="007A4CFC" w:rsidRDefault="007A4CFC" w:rsidP="004168D5">
      <w:pPr>
        <w:ind w:left="360"/>
        <w:rPr>
          <w:ins w:id="3344" w:author="Jordon Beijing" w:date="2020-09-04T10:38:00Z"/>
          <w:rFonts w:ascii="Times" w:hAnsi="Times"/>
          <w:color w:val="4472C4" w:themeColor="accent1"/>
          <w:lang w:val="en-US"/>
        </w:rPr>
      </w:pPr>
    </w:p>
    <w:p w14:paraId="68007A41" w14:textId="4B65B411" w:rsidR="007A4CFC" w:rsidRDefault="007A4CFC" w:rsidP="004168D5">
      <w:pPr>
        <w:ind w:left="360"/>
        <w:rPr>
          <w:ins w:id="3345" w:author="Jordon Beijing" w:date="2020-09-05T20:02:00Z"/>
          <w:rFonts w:ascii="Times" w:hAnsi="Times"/>
          <w:color w:val="4472C4" w:themeColor="accent1"/>
          <w:lang w:val="en-US"/>
        </w:rPr>
      </w:pPr>
    </w:p>
    <w:p w14:paraId="0F424911" w14:textId="77777777" w:rsidR="000214BA" w:rsidRPr="004168D5" w:rsidDel="00A54001" w:rsidRDefault="000214BA" w:rsidP="004168D5">
      <w:pPr>
        <w:ind w:left="360"/>
        <w:rPr>
          <w:del w:id="3346" w:author="Jordon Beijing" w:date="2020-09-05T20:51:00Z"/>
          <w:rFonts w:ascii="Times" w:hAnsi="Times"/>
          <w:color w:val="4472C4" w:themeColor="accent1"/>
          <w:lang w:val="en-US"/>
        </w:rPr>
      </w:pPr>
    </w:p>
    <w:p w14:paraId="588F925A" w14:textId="7DAA0B5C"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3: </w:t>
      </w:r>
      <w:r w:rsidR="004168D5" w:rsidRPr="004168D5">
        <w:rPr>
          <w:rFonts w:ascii="Times" w:hAnsi="Times"/>
          <w:color w:val="4472C4" w:themeColor="accent1"/>
          <w:lang w:val="en-US"/>
        </w:rPr>
        <w:t>What unexpected thing happened to you recently? Why?: Draft 1</w:t>
      </w:r>
      <w:r>
        <w:rPr>
          <w:rFonts w:ascii="Times" w:hAnsi="Times"/>
          <w:color w:val="4472C4" w:themeColor="accent1"/>
          <w:lang w:val="en-US"/>
        </w:rPr>
        <w:t>]</w:t>
      </w:r>
    </w:p>
    <w:p w14:paraId="258F6093" w14:textId="00C9A4CE" w:rsidR="00BC0A2B" w:rsidRDefault="00BC0A2B" w:rsidP="004168D5">
      <w:pPr>
        <w:rPr>
          <w:ins w:id="3347" w:author="Jordon Beijing" w:date="2020-09-05T20:51:00Z"/>
          <w:rFonts w:ascii="Times" w:hAnsi="Times"/>
          <w:color w:val="4472C4" w:themeColor="accent1"/>
          <w:lang w:val="en-US"/>
        </w:rPr>
      </w:pPr>
    </w:p>
    <w:p w14:paraId="52C427CF" w14:textId="0C9E750F" w:rsidR="00A54001" w:rsidRPr="00A54001" w:rsidRDefault="00A54001" w:rsidP="00A54001">
      <w:pPr>
        <w:jc w:val="center"/>
        <w:rPr>
          <w:ins w:id="3348" w:author="Jordon Beijing" w:date="2020-09-05T20:52:00Z"/>
          <w:rFonts w:ascii="Times" w:hAnsi="Times"/>
          <w:b/>
          <w:bCs/>
          <w:color w:val="000000" w:themeColor="text1"/>
          <w:lang w:val="en-US"/>
          <w:rPrChange w:id="3349" w:author="Jordon Beijing" w:date="2020-09-05T20:52:00Z">
            <w:rPr>
              <w:ins w:id="3350" w:author="Jordon Beijing" w:date="2020-09-05T20:52:00Z"/>
              <w:rFonts w:ascii="Times" w:hAnsi="Times"/>
              <w:color w:val="000000" w:themeColor="text1"/>
              <w:lang w:val="en-US"/>
            </w:rPr>
          </w:rPrChange>
        </w:rPr>
        <w:pPrChange w:id="3351" w:author="Jordon Beijing" w:date="2020-09-05T20:52:00Z">
          <w:pPr/>
        </w:pPrChange>
      </w:pPr>
      <w:ins w:id="3352" w:author="Jordon Beijing" w:date="2020-09-05T20:51:00Z">
        <w:r w:rsidRPr="00A54001">
          <w:rPr>
            <w:rFonts w:ascii="Times" w:hAnsi="Times"/>
            <w:b/>
            <w:bCs/>
            <w:color w:val="000000" w:themeColor="text1"/>
            <w:lang w:val="en-US"/>
            <w:rPrChange w:id="3353" w:author="Jordon Beijing" w:date="2020-09-05T20:52:00Z">
              <w:rPr>
                <w:rFonts w:ascii="Times" w:hAnsi="Times"/>
                <w:color w:val="4472C4" w:themeColor="accent1"/>
                <w:lang w:val="en-US"/>
              </w:rPr>
            </w:rPrChange>
          </w:rPr>
          <w:t>Journal Prompt 3: What unexpected thing happened to you recently? Why</w:t>
        </w:r>
        <w:r w:rsidRPr="00A54001">
          <w:rPr>
            <w:rFonts w:ascii="Times" w:hAnsi="Times" w:hint="eastAsia"/>
            <w:b/>
            <w:bCs/>
            <w:color w:val="000000" w:themeColor="text1"/>
            <w:lang w:val="en-US"/>
            <w:rPrChange w:id="3354" w:author="Jordon Beijing" w:date="2020-09-05T20:52:00Z">
              <w:rPr>
                <w:rFonts w:ascii="Times" w:hAnsi="Times" w:hint="eastAsia"/>
                <w:color w:val="4472C4" w:themeColor="accent1"/>
                <w:lang w:val="en-US"/>
              </w:rPr>
            </w:rPrChange>
          </w:rPr>
          <w:t>?</w:t>
        </w:r>
      </w:ins>
    </w:p>
    <w:p w14:paraId="35FD6DB5" w14:textId="77777777" w:rsidR="00A54001" w:rsidRPr="00A54001" w:rsidRDefault="00A54001" w:rsidP="004168D5">
      <w:pPr>
        <w:rPr>
          <w:rFonts w:ascii="Times" w:hAnsi="Times" w:hint="eastAsia"/>
          <w:color w:val="000000" w:themeColor="text1"/>
          <w:lang w:val="en-US"/>
          <w:rPrChange w:id="3355" w:author="Jordon Beijing" w:date="2020-09-05T20:52:00Z">
            <w:rPr>
              <w:rFonts w:ascii="Times" w:hAnsi="Times" w:hint="eastAsia"/>
              <w:color w:val="4472C4" w:themeColor="accent1"/>
              <w:lang w:val="en-US"/>
            </w:rPr>
          </w:rPrChange>
        </w:rPr>
      </w:pPr>
    </w:p>
    <w:p w14:paraId="2B964574" w14:textId="343E6F5A" w:rsidR="00D85147" w:rsidRPr="00D85147" w:rsidRDefault="00D85147" w:rsidP="00D85147">
      <w:pPr>
        <w:rPr>
          <w:rFonts w:ascii="Times" w:hAnsi="Times"/>
          <w:lang w:val="en-US"/>
        </w:rPr>
      </w:pPr>
      <w:r>
        <w:rPr>
          <w:rFonts w:ascii="Times" w:hAnsi="Times" w:hint="eastAsia"/>
          <w:color w:val="4472C4" w:themeColor="accent1"/>
          <w:lang w:val="en-US"/>
        </w:rPr>
        <w:t xml:space="preserve"> </w:t>
      </w:r>
      <w:r>
        <w:rPr>
          <w:rFonts w:ascii="Times" w:hAnsi="Times"/>
          <w:color w:val="4472C4" w:themeColor="accent1"/>
          <w:lang w:val="en-US"/>
        </w:rPr>
        <w:t xml:space="preserve">     </w:t>
      </w:r>
      <w:r w:rsidRPr="00D85147">
        <w:rPr>
          <w:rFonts w:ascii="Times" w:hAnsi="Times"/>
          <w:lang w:val="en-US"/>
        </w:rPr>
        <w:t xml:space="preserve"> Everything has come so fast this year, and new events already have begun before I can react. Everyday sunset fade away, but none of these things end. I could say that God is warning us, something is coming, and we could not stop it; But life keep moving on, time would not stop because of these trouble. It is not the world that makes you too disappointed, is you have too much expectation to the world. The thing that unexpectly just happen to me or anybody was the coronavirus. </w:t>
      </w:r>
    </w:p>
    <w:p w14:paraId="52B55676" w14:textId="77777777" w:rsidR="00786FAC" w:rsidRDefault="00D85147" w:rsidP="00786FAC">
      <w:pPr>
        <w:ind w:firstLineChars="150" w:firstLine="360"/>
        <w:rPr>
          <w:rFonts w:ascii="Times" w:hAnsi="Times"/>
          <w:lang w:val="en-US"/>
        </w:rPr>
      </w:pPr>
      <w:r w:rsidRPr="00D85147">
        <w:rPr>
          <w:rFonts w:ascii="Times" w:hAnsi="Times"/>
          <w:lang w:val="en-US"/>
        </w:rPr>
        <w:t>Coronavirus cause a lot of events happened, most of it was negative. I’m stuck at home for month, and I could not go out. The positive thing that happened was that I have more time together with my family; and second is that I have more time to study myself. The negative things happen was that I could not see my friend and my teacher, I could not breath the fresh air and I got fat. If I compare with the time I used to go to school every day, I will still want to go to school. The difference between homeschool and school is that teacher will point out the key point of what you need to learn if you were in daily school; in homeschool you need to point the key point out yourself, and you need to figure out the thing that you don’t understand yourself.</w:t>
      </w:r>
    </w:p>
    <w:p w14:paraId="38094107" w14:textId="11C2D94B" w:rsidR="00786FAC" w:rsidRPr="00786FAC" w:rsidRDefault="00D85147" w:rsidP="00786FAC">
      <w:pPr>
        <w:ind w:firstLineChars="150" w:firstLine="360"/>
        <w:rPr>
          <w:rFonts w:ascii="Times" w:hAnsi="Times"/>
          <w:lang w:val="en-US"/>
        </w:rPr>
      </w:pPr>
      <w:r w:rsidRPr="00D85147">
        <w:rPr>
          <w:rFonts w:ascii="Times" w:hAnsi="Times"/>
          <w:lang w:val="en-US"/>
        </w:rPr>
        <w:t xml:space="preserve"> </w:t>
      </w:r>
      <w:r w:rsidR="00786FAC" w:rsidRPr="00786FAC">
        <w:rPr>
          <w:rFonts w:ascii="Times" w:hAnsi="Times"/>
          <w:lang w:val="en-US"/>
        </w:rPr>
        <w:t>I think if anything like this epidemic happen again I will still follow the instructions of the Government. Stay at home as much as I can, go out and wear a mask and keep social distance. I think I will do better on my homeschool study, like find the key point quickly and work on the thing I don’t really understand. I think I will do better on cleaning, because I didn’t really wash my hand every day I come home, so that’s a little dangerous; and I didn’t wear mask every second, sometimes I take off because it was really hot.</w:t>
      </w:r>
    </w:p>
    <w:p w14:paraId="3EF3506D" w14:textId="5610846E" w:rsidR="00D85147" w:rsidRPr="00D85147" w:rsidRDefault="00786FAC" w:rsidP="00786FAC">
      <w:pPr>
        <w:rPr>
          <w:rFonts w:ascii="Times" w:hAnsi="Times"/>
          <w:lang w:val="en-US"/>
        </w:rPr>
      </w:pPr>
      <w:r w:rsidRPr="00786FAC">
        <w:rPr>
          <w:rFonts w:ascii="Times" w:hAnsi="Times"/>
          <w:lang w:val="en-US"/>
        </w:rPr>
        <w:t>I think China did a good work to fix the problem, and I think they should to help other countries’ epidemic; because if only few countries have control the virus will not working, only somebody find out and make out the cure successfully, the virus will gone. I hope this epidemic could end as soon as it could be.</w:t>
      </w:r>
    </w:p>
    <w:p w14:paraId="099D53EC" w14:textId="2249F8E1" w:rsidR="00D85147" w:rsidRPr="00D85147" w:rsidRDefault="00EB39C8" w:rsidP="00D85147">
      <w:pPr>
        <w:rPr>
          <w:rFonts w:ascii="Times" w:hAnsi="Times"/>
          <w:lang w:val="en-US"/>
        </w:rPr>
      </w:pPr>
      <w:r>
        <w:rPr>
          <w:rFonts w:ascii="Times" w:hAnsi="Times"/>
          <w:lang w:val="en-US"/>
        </w:rPr>
        <w:t xml:space="preserve">  </w:t>
      </w:r>
    </w:p>
    <w:p w14:paraId="14C08EEE" w14:textId="77777777" w:rsidR="000214BA" w:rsidRDefault="000214BA" w:rsidP="004168D5">
      <w:pPr>
        <w:rPr>
          <w:ins w:id="3356" w:author="Jordon Beijing" w:date="2020-09-05T20:03:00Z"/>
          <w:rFonts w:ascii="Times" w:hAnsi="Times"/>
          <w:color w:val="4472C4" w:themeColor="accent1"/>
          <w:lang w:val="en-US"/>
        </w:rPr>
      </w:pPr>
    </w:p>
    <w:p w14:paraId="1065068D" w14:textId="77777777" w:rsidR="000214BA" w:rsidRDefault="000214BA" w:rsidP="004168D5">
      <w:pPr>
        <w:rPr>
          <w:ins w:id="3357" w:author="Jordon Beijing" w:date="2020-09-05T20:03:00Z"/>
          <w:rFonts w:ascii="Times" w:hAnsi="Times"/>
          <w:color w:val="4472C4" w:themeColor="accent1"/>
          <w:lang w:val="en-US"/>
        </w:rPr>
      </w:pPr>
    </w:p>
    <w:p w14:paraId="6C1F0DE2" w14:textId="77777777" w:rsidR="000214BA" w:rsidRDefault="000214BA" w:rsidP="004168D5">
      <w:pPr>
        <w:rPr>
          <w:ins w:id="3358" w:author="Jordon Beijing" w:date="2020-09-05T20:03:00Z"/>
          <w:rFonts w:ascii="Times" w:hAnsi="Times"/>
          <w:color w:val="4472C4" w:themeColor="accent1"/>
          <w:lang w:val="en-US"/>
        </w:rPr>
      </w:pPr>
    </w:p>
    <w:p w14:paraId="742FDB87" w14:textId="77777777" w:rsidR="000214BA" w:rsidRDefault="000214BA" w:rsidP="004168D5">
      <w:pPr>
        <w:rPr>
          <w:ins w:id="3359" w:author="Jordon Beijing" w:date="2020-09-05T20:03:00Z"/>
          <w:rFonts w:ascii="Times" w:hAnsi="Times"/>
          <w:color w:val="4472C4" w:themeColor="accent1"/>
          <w:lang w:val="en-US"/>
        </w:rPr>
      </w:pPr>
    </w:p>
    <w:p w14:paraId="57802C64" w14:textId="77777777" w:rsidR="000214BA" w:rsidRDefault="000214BA" w:rsidP="004168D5">
      <w:pPr>
        <w:rPr>
          <w:ins w:id="3360" w:author="Jordon Beijing" w:date="2020-09-05T20:03:00Z"/>
          <w:rFonts w:ascii="Times" w:hAnsi="Times"/>
          <w:color w:val="4472C4" w:themeColor="accent1"/>
          <w:lang w:val="en-US"/>
        </w:rPr>
      </w:pPr>
    </w:p>
    <w:p w14:paraId="419EE46D" w14:textId="77777777" w:rsidR="000214BA" w:rsidRDefault="000214BA" w:rsidP="004168D5">
      <w:pPr>
        <w:rPr>
          <w:ins w:id="3361" w:author="Jordon Beijing" w:date="2020-09-05T20:03:00Z"/>
          <w:rFonts w:ascii="Times" w:hAnsi="Times"/>
          <w:color w:val="4472C4" w:themeColor="accent1"/>
          <w:lang w:val="en-US"/>
        </w:rPr>
      </w:pPr>
    </w:p>
    <w:p w14:paraId="3A0BAE42" w14:textId="77777777" w:rsidR="000214BA" w:rsidRDefault="000214BA" w:rsidP="004168D5">
      <w:pPr>
        <w:rPr>
          <w:ins w:id="3362" w:author="Jordon Beijing" w:date="2020-09-05T20:03:00Z"/>
          <w:rFonts w:ascii="Times" w:hAnsi="Times"/>
          <w:color w:val="4472C4" w:themeColor="accent1"/>
          <w:lang w:val="en-US"/>
        </w:rPr>
      </w:pPr>
    </w:p>
    <w:p w14:paraId="53BA51A7" w14:textId="77777777" w:rsidR="000214BA" w:rsidRDefault="000214BA" w:rsidP="004168D5">
      <w:pPr>
        <w:rPr>
          <w:ins w:id="3363" w:author="Jordon Beijing" w:date="2020-09-05T20:03:00Z"/>
          <w:rFonts w:ascii="Times" w:hAnsi="Times"/>
          <w:color w:val="4472C4" w:themeColor="accent1"/>
          <w:lang w:val="en-US"/>
        </w:rPr>
      </w:pPr>
    </w:p>
    <w:p w14:paraId="53B1A972" w14:textId="77777777" w:rsidR="000214BA" w:rsidRDefault="000214BA" w:rsidP="004168D5">
      <w:pPr>
        <w:rPr>
          <w:ins w:id="3364" w:author="Jordon Beijing" w:date="2020-09-05T20:03:00Z"/>
          <w:rFonts w:ascii="Times" w:hAnsi="Times"/>
          <w:color w:val="4472C4" w:themeColor="accent1"/>
          <w:lang w:val="en-US"/>
        </w:rPr>
      </w:pPr>
    </w:p>
    <w:p w14:paraId="5FBE3BBF" w14:textId="77777777" w:rsidR="000214BA" w:rsidRDefault="000214BA" w:rsidP="004168D5">
      <w:pPr>
        <w:rPr>
          <w:ins w:id="3365" w:author="Jordon Beijing" w:date="2020-09-05T20:03:00Z"/>
          <w:rFonts w:ascii="Times" w:hAnsi="Times"/>
          <w:color w:val="4472C4" w:themeColor="accent1"/>
          <w:lang w:val="en-US"/>
        </w:rPr>
      </w:pPr>
    </w:p>
    <w:p w14:paraId="468BADC6" w14:textId="77777777" w:rsidR="000214BA" w:rsidRDefault="000214BA" w:rsidP="004168D5">
      <w:pPr>
        <w:rPr>
          <w:ins w:id="3366" w:author="Jordon Beijing" w:date="2020-09-05T20:03:00Z"/>
          <w:rFonts w:ascii="Times" w:hAnsi="Times"/>
          <w:color w:val="4472C4" w:themeColor="accent1"/>
          <w:lang w:val="en-US"/>
        </w:rPr>
      </w:pPr>
    </w:p>
    <w:p w14:paraId="5E514227" w14:textId="77777777" w:rsidR="000214BA" w:rsidRDefault="000214BA" w:rsidP="004168D5">
      <w:pPr>
        <w:rPr>
          <w:ins w:id="3367" w:author="Jordon Beijing" w:date="2020-09-05T20:03:00Z"/>
          <w:rFonts w:ascii="Times" w:hAnsi="Times"/>
          <w:color w:val="4472C4" w:themeColor="accent1"/>
          <w:lang w:val="en-US"/>
        </w:rPr>
      </w:pPr>
    </w:p>
    <w:p w14:paraId="013215BF" w14:textId="77777777" w:rsidR="000214BA" w:rsidRDefault="000214BA" w:rsidP="004168D5">
      <w:pPr>
        <w:rPr>
          <w:ins w:id="3368" w:author="Jordon Beijing" w:date="2020-09-05T20:03:00Z"/>
          <w:rFonts w:ascii="Times" w:hAnsi="Times"/>
          <w:color w:val="4472C4" w:themeColor="accent1"/>
          <w:lang w:val="en-US"/>
        </w:rPr>
      </w:pPr>
    </w:p>
    <w:p w14:paraId="30E82EAF" w14:textId="77777777" w:rsidR="000214BA" w:rsidRDefault="000214BA" w:rsidP="004168D5">
      <w:pPr>
        <w:rPr>
          <w:ins w:id="3369" w:author="Jordon Beijing" w:date="2020-09-05T20:03:00Z"/>
          <w:rFonts w:ascii="Times" w:hAnsi="Times"/>
          <w:color w:val="4472C4" w:themeColor="accent1"/>
          <w:lang w:val="en-US"/>
        </w:rPr>
      </w:pPr>
    </w:p>
    <w:p w14:paraId="64045FFA" w14:textId="77777777" w:rsidR="000214BA" w:rsidRDefault="000214BA" w:rsidP="004168D5">
      <w:pPr>
        <w:rPr>
          <w:ins w:id="3370" w:author="Jordon Beijing" w:date="2020-09-05T20:03:00Z"/>
          <w:rFonts w:ascii="Times" w:hAnsi="Times"/>
          <w:color w:val="4472C4" w:themeColor="accent1"/>
          <w:lang w:val="en-US"/>
        </w:rPr>
      </w:pPr>
    </w:p>
    <w:p w14:paraId="181AFDD8" w14:textId="77777777" w:rsidR="000214BA" w:rsidRDefault="000214BA" w:rsidP="004168D5">
      <w:pPr>
        <w:rPr>
          <w:ins w:id="3371" w:author="Jordon Beijing" w:date="2020-09-05T20:03:00Z"/>
          <w:rFonts w:ascii="Times" w:hAnsi="Times"/>
          <w:color w:val="4472C4" w:themeColor="accent1"/>
          <w:lang w:val="en-US"/>
        </w:rPr>
      </w:pPr>
    </w:p>
    <w:p w14:paraId="490CDC34" w14:textId="77777777" w:rsidR="000214BA" w:rsidRDefault="000214BA" w:rsidP="004168D5">
      <w:pPr>
        <w:rPr>
          <w:ins w:id="3372" w:author="Jordon Beijing" w:date="2020-09-05T20:03:00Z"/>
          <w:rFonts w:ascii="Times" w:hAnsi="Times"/>
          <w:color w:val="4472C4" w:themeColor="accent1"/>
          <w:lang w:val="en-US"/>
        </w:rPr>
      </w:pPr>
    </w:p>
    <w:p w14:paraId="0298C42D" w14:textId="77777777" w:rsidR="000214BA" w:rsidRDefault="000214BA" w:rsidP="004168D5">
      <w:pPr>
        <w:rPr>
          <w:ins w:id="3373" w:author="Jordon Beijing" w:date="2020-09-05T20:03:00Z"/>
          <w:rFonts w:ascii="Times" w:hAnsi="Times"/>
          <w:color w:val="4472C4" w:themeColor="accent1"/>
          <w:lang w:val="en-US"/>
        </w:rPr>
      </w:pPr>
    </w:p>
    <w:p w14:paraId="6018FED0" w14:textId="77777777" w:rsidR="000214BA" w:rsidRDefault="000214BA" w:rsidP="004168D5">
      <w:pPr>
        <w:rPr>
          <w:ins w:id="3374" w:author="Jordon Beijing" w:date="2020-09-05T20:03:00Z"/>
          <w:rFonts w:ascii="Times" w:hAnsi="Times"/>
          <w:color w:val="4472C4" w:themeColor="accent1"/>
          <w:lang w:val="en-US"/>
        </w:rPr>
      </w:pPr>
    </w:p>
    <w:p w14:paraId="47D4F24E" w14:textId="77777777" w:rsidR="000214BA" w:rsidRDefault="000214BA" w:rsidP="004168D5">
      <w:pPr>
        <w:rPr>
          <w:ins w:id="3375" w:author="Jordon Beijing" w:date="2020-09-05T20:03:00Z"/>
          <w:rFonts w:ascii="Times" w:hAnsi="Times"/>
          <w:color w:val="4472C4" w:themeColor="accent1"/>
          <w:lang w:val="en-US"/>
        </w:rPr>
      </w:pPr>
    </w:p>
    <w:p w14:paraId="58DA4874" w14:textId="27C96BBA" w:rsidR="004168D5" w:rsidRPr="004168D5" w:rsidRDefault="00EB39C8" w:rsidP="004168D5">
      <w:pPr>
        <w:rPr>
          <w:rFonts w:ascii="Times" w:hAnsi="Times"/>
          <w:color w:val="4472C4" w:themeColor="accent1"/>
          <w:lang w:val="en-US"/>
        </w:rPr>
      </w:pPr>
      <w:del w:id="3376" w:author="Jordon Beijing" w:date="2020-09-05T20:02:00Z">
        <w:r w:rsidDel="000214BA">
          <w:rPr>
            <w:rFonts w:ascii="Times" w:hAnsi="Times"/>
            <w:color w:val="4472C4" w:themeColor="accent1"/>
            <w:lang w:val="en-US"/>
          </w:rPr>
          <w:lastRenderedPageBreak/>
          <w:delText xml:space="preserve"> </w:delText>
        </w:r>
      </w:del>
      <w:r w:rsidR="00BC0A2B">
        <w:rPr>
          <w:rFonts w:ascii="Times" w:hAnsi="Times"/>
          <w:color w:val="4472C4" w:themeColor="accent1"/>
          <w:lang w:val="en-US"/>
        </w:rPr>
        <w:t xml:space="preserve">[Journal 3: </w:t>
      </w:r>
      <w:r w:rsidR="004168D5" w:rsidRPr="004168D5">
        <w:rPr>
          <w:rFonts w:ascii="Times" w:hAnsi="Times"/>
          <w:color w:val="4472C4" w:themeColor="accent1"/>
          <w:lang w:val="en-US"/>
        </w:rPr>
        <w:t>What unexpected thing happened to you recently? Why?: Draft 2</w:t>
      </w:r>
      <w:r w:rsidR="00BC0A2B">
        <w:rPr>
          <w:rFonts w:ascii="Times" w:hAnsi="Times"/>
          <w:color w:val="4472C4" w:themeColor="accent1"/>
          <w:lang w:val="en-US"/>
        </w:rPr>
        <w:t>]</w:t>
      </w:r>
    </w:p>
    <w:p w14:paraId="1F886DD6" w14:textId="4FEA77B1" w:rsidR="00BC0A2B" w:rsidRDefault="00BC0A2B" w:rsidP="004168D5">
      <w:pPr>
        <w:rPr>
          <w:rFonts w:ascii="Times" w:hAnsi="Times"/>
          <w:color w:val="4472C4" w:themeColor="accent1"/>
          <w:lang w:val="en-US"/>
        </w:rPr>
      </w:pPr>
    </w:p>
    <w:p w14:paraId="70FEB00B" w14:textId="18758F65" w:rsidR="00BC0A2B" w:rsidRDefault="00B8461D" w:rsidP="004168D5">
      <w:pPr>
        <w:rPr>
          <w:rFonts w:ascii="Times" w:hAnsi="Times"/>
          <w:color w:val="4472C4" w:themeColor="accent1"/>
          <w:lang w:val="en-US"/>
        </w:rPr>
      </w:pPr>
      <w:r>
        <w:rPr>
          <w:rFonts w:ascii="Times" w:hAnsi="Times"/>
          <w:noProof/>
          <w:color w:val="4472C4" w:themeColor="accent1"/>
          <w:lang w:val="en-US" w:bidi="ar-SA"/>
        </w:rPr>
        <w:drawing>
          <wp:inline distT="0" distB="0" distL="0" distR="0" wp14:anchorId="710ACE43" wp14:editId="2976A509">
            <wp:extent cx="5727700" cy="6317615"/>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17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6317615"/>
                    </a:xfrm>
                    <a:prstGeom prst="rect">
                      <a:avLst/>
                    </a:prstGeom>
                  </pic:spPr>
                </pic:pic>
              </a:graphicData>
            </a:graphic>
          </wp:inline>
        </w:drawing>
      </w:r>
    </w:p>
    <w:p w14:paraId="28DF57B6" w14:textId="43A7AA25" w:rsidR="00BC0A2B" w:rsidRDefault="003C70EF" w:rsidP="004168D5">
      <w:pPr>
        <w:rPr>
          <w:rFonts w:ascii="Times" w:hAnsi="Times"/>
          <w:color w:val="4472C4" w:themeColor="accent1"/>
          <w:lang w:val="en-US"/>
        </w:rPr>
      </w:pPr>
      <w:r>
        <w:rPr>
          <w:rFonts w:ascii="Times" w:hAnsi="Times"/>
          <w:noProof/>
          <w:color w:val="4472C4" w:themeColor="accent1"/>
          <w:lang w:val="en-US" w:bidi="ar-SA"/>
        </w:rPr>
        <w:lastRenderedPageBreak/>
        <w:drawing>
          <wp:inline distT="0" distB="0" distL="0" distR="0" wp14:anchorId="12373465" wp14:editId="051C9222">
            <wp:extent cx="5727700" cy="32899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817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89935"/>
                    </a:xfrm>
                    <a:prstGeom prst="rect">
                      <a:avLst/>
                    </a:prstGeom>
                  </pic:spPr>
                </pic:pic>
              </a:graphicData>
            </a:graphic>
          </wp:inline>
        </w:drawing>
      </w:r>
    </w:p>
    <w:p w14:paraId="4EB074CD" w14:textId="627DAA52" w:rsidR="00BC0A2B" w:rsidRDefault="00BC0A2B" w:rsidP="004168D5">
      <w:pPr>
        <w:rPr>
          <w:rFonts w:ascii="Times" w:hAnsi="Times"/>
          <w:color w:val="4472C4" w:themeColor="accent1"/>
          <w:lang w:val="en-US"/>
        </w:rPr>
      </w:pPr>
    </w:p>
    <w:p w14:paraId="09FC016E" w14:textId="23CF932F" w:rsidR="00BC0A2B" w:rsidRDefault="00BC0A2B" w:rsidP="004168D5">
      <w:pPr>
        <w:rPr>
          <w:rFonts w:ascii="Times" w:hAnsi="Times"/>
          <w:color w:val="4472C4" w:themeColor="accent1"/>
          <w:lang w:val="en-US"/>
        </w:rPr>
      </w:pPr>
    </w:p>
    <w:p w14:paraId="6D4E2AB8" w14:textId="6AC9BAF8" w:rsidR="00BC0A2B" w:rsidRDefault="00BC0A2B" w:rsidP="004168D5">
      <w:pPr>
        <w:rPr>
          <w:rFonts w:ascii="Times" w:hAnsi="Times"/>
          <w:color w:val="4472C4" w:themeColor="accent1"/>
          <w:lang w:val="en-US"/>
        </w:rPr>
      </w:pPr>
    </w:p>
    <w:p w14:paraId="5816AC1C" w14:textId="78D59D4A" w:rsidR="00BC0A2B" w:rsidRDefault="00BC0A2B" w:rsidP="004168D5">
      <w:pPr>
        <w:rPr>
          <w:rFonts w:ascii="Times" w:hAnsi="Times"/>
          <w:color w:val="4472C4" w:themeColor="accent1"/>
          <w:lang w:val="en-US"/>
        </w:rPr>
      </w:pPr>
    </w:p>
    <w:p w14:paraId="36000809" w14:textId="3A410754" w:rsidR="00BC0A2B" w:rsidRDefault="00BC0A2B" w:rsidP="004168D5">
      <w:pPr>
        <w:rPr>
          <w:rFonts w:ascii="Times" w:hAnsi="Times"/>
          <w:color w:val="4472C4" w:themeColor="accent1"/>
          <w:lang w:val="en-US"/>
        </w:rPr>
      </w:pPr>
    </w:p>
    <w:p w14:paraId="6BC2F4FC" w14:textId="313D4EB9" w:rsidR="00BC0A2B" w:rsidRDefault="00BC0A2B" w:rsidP="004168D5">
      <w:pPr>
        <w:rPr>
          <w:rFonts w:ascii="Times" w:hAnsi="Times"/>
          <w:color w:val="4472C4" w:themeColor="accent1"/>
          <w:lang w:val="en-US"/>
        </w:rPr>
      </w:pPr>
    </w:p>
    <w:p w14:paraId="1801EDB2" w14:textId="1D087B04" w:rsidR="00BC0A2B" w:rsidRDefault="00BC0A2B" w:rsidP="004168D5">
      <w:pPr>
        <w:rPr>
          <w:rFonts w:ascii="Times" w:hAnsi="Times"/>
          <w:color w:val="4472C4" w:themeColor="accent1"/>
          <w:lang w:val="en-US"/>
        </w:rPr>
      </w:pPr>
    </w:p>
    <w:p w14:paraId="69640884" w14:textId="3DA79568" w:rsidR="00BC0A2B" w:rsidRDefault="00BC0A2B" w:rsidP="004168D5">
      <w:pPr>
        <w:rPr>
          <w:rFonts w:ascii="Times" w:hAnsi="Times"/>
          <w:color w:val="4472C4" w:themeColor="accent1"/>
          <w:lang w:val="en-US"/>
        </w:rPr>
      </w:pPr>
    </w:p>
    <w:p w14:paraId="611B8E5F" w14:textId="7931B94F" w:rsidR="00BC0A2B" w:rsidRDefault="00BC0A2B" w:rsidP="004168D5">
      <w:pPr>
        <w:rPr>
          <w:rFonts w:ascii="Times" w:hAnsi="Times"/>
          <w:color w:val="4472C4" w:themeColor="accent1"/>
          <w:lang w:val="en-US"/>
        </w:rPr>
      </w:pPr>
    </w:p>
    <w:p w14:paraId="039F13FF" w14:textId="08CEE0B4" w:rsidR="00BC0A2B" w:rsidRDefault="00BC0A2B" w:rsidP="004168D5">
      <w:pPr>
        <w:rPr>
          <w:rFonts w:ascii="Times" w:hAnsi="Times"/>
          <w:color w:val="4472C4" w:themeColor="accent1"/>
          <w:lang w:val="en-US"/>
        </w:rPr>
      </w:pPr>
    </w:p>
    <w:p w14:paraId="038EFC50" w14:textId="3B53AD01" w:rsidR="00BC0A2B" w:rsidRDefault="00BC0A2B" w:rsidP="004168D5">
      <w:pPr>
        <w:rPr>
          <w:rFonts w:ascii="Times" w:hAnsi="Times"/>
          <w:color w:val="4472C4" w:themeColor="accent1"/>
          <w:lang w:val="en-US"/>
        </w:rPr>
      </w:pPr>
    </w:p>
    <w:p w14:paraId="1420C127" w14:textId="479EBB13" w:rsidR="008C18AB" w:rsidRDefault="008C18AB" w:rsidP="004168D5">
      <w:pPr>
        <w:rPr>
          <w:rFonts w:ascii="Times" w:hAnsi="Times"/>
          <w:color w:val="4472C4" w:themeColor="accent1"/>
          <w:lang w:val="en-US"/>
        </w:rPr>
      </w:pPr>
    </w:p>
    <w:p w14:paraId="2F7BB3CD" w14:textId="37AD8887" w:rsidR="008C18AB" w:rsidRDefault="008C18AB" w:rsidP="004168D5">
      <w:pPr>
        <w:rPr>
          <w:rFonts w:ascii="Times" w:hAnsi="Times"/>
          <w:color w:val="4472C4" w:themeColor="accent1"/>
          <w:lang w:val="en-US"/>
        </w:rPr>
      </w:pPr>
    </w:p>
    <w:p w14:paraId="175B80B5" w14:textId="77777777" w:rsidR="008C18AB" w:rsidRDefault="008C18AB" w:rsidP="004168D5">
      <w:pPr>
        <w:rPr>
          <w:rFonts w:ascii="Times" w:hAnsi="Times"/>
          <w:color w:val="4472C4" w:themeColor="accent1"/>
          <w:lang w:val="en-US"/>
        </w:rPr>
      </w:pPr>
    </w:p>
    <w:p w14:paraId="7A7E2357" w14:textId="541EAF20" w:rsidR="00BC0A2B" w:rsidRDefault="00BC0A2B" w:rsidP="004168D5">
      <w:pPr>
        <w:rPr>
          <w:rFonts w:ascii="Times" w:hAnsi="Times"/>
          <w:color w:val="4472C4" w:themeColor="accent1"/>
          <w:lang w:val="en-US"/>
        </w:rPr>
      </w:pPr>
    </w:p>
    <w:p w14:paraId="38313578" w14:textId="52DD0413" w:rsidR="00BC0A2B" w:rsidRDefault="00BC0A2B" w:rsidP="004168D5">
      <w:pPr>
        <w:rPr>
          <w:rFonts w:ascii="Times" w:hAnsi="Times"/>
          <w:color w:val="4472C4" w:themeColor="accent1"/>
          <w:lang w:val="en-US"/>
        </w:rPr>
      </w:pPr>
    </w:p>
    <w:p w14:paraId="03F231AF" w14:textId="7D68C5CF" w:rsidR="00BC0A2B" w:rsidRDefault="00BC0A2B" w:rsidP="004168D5">
      <w:pPr>
        <w:rPr>
          <w:rFonts w:ascii="Times" w:hAnsi="Times"/>
          <w:color w:val="4472C4" w:themeColor="accent1"/>
          <w:lang w:val="en-US"/>
        </w:rPr>
      </w:pPr>
    </w:p>
    <w:p w14:paraId="3779A217" w14:textId="755EEF4C" w:rsidR="00BC0A2B" w:rsidRDefault="00BC0A2B" w:rsidP="004168D5">
      <w:pPr>
        <w:rPr>
          <w:ins w:id="3377" w:author="Jordon Beijing" w:date="2020-09-04T10:38:00Z"/>
          <w:rFonts w:ascii="Times" w:hAnsi="Times"/>
          <w:color w:val="4472C4" w:themeColor="accent1"/>
          <w:lang w:val="en-US"/>
        </w:rPr>
      </w:pPr>
    </w:p>
    <w:p w14:paraId="560F1A30" w14:textId="1C6C8CB7" w:rsidR="007A4CFC" w:rsidRDefault="007A4CFC" w:rsidP="004168D5">
      <w:pPr>
        <w:rPr>
          <w:ins w:id="3378" w:author="Jordon Beijing" w:date="2020-09-04T10:38:00Z"/>
          <w:rFonts w:ascii="Times" w:hAnsi="Times"/>
          <w:color w:val="4472C4" w:themeColor="accent1"/>
          <w:lang w:val="en-US"/>
        </w:rPr>
      </w:pPr>
    </w:p>
    <w:p w14:paraId="0B5F03D4" w14:textId="57228A18" w:rsidR="007A4CFC" w:rsidRDefault="007A4CFC" w:rsidP="004168D5">
      <w:pPr>
        <w:rPr>
          <w:ins w:id="3379" w:author="Jordon Beijing" w:date="2020-09-04T10:38:00Z"/>
          <w:rFonts w:ascii="Times" w:hAnsi="Times"/>
          <w:color w:val="4472C4" w:themeColor="accent1"/>
          <w:lang w:val="en-US"/>
        </w:rPr>
      </w:pPr>
    </w:p>
    <w:p w14:paraId="6318AFC1" w14:textId="451B74AD" w:rsidR="007A4CFC" w:rsidRDefault="007A4CFC" w:rsidP="004168D5">
      <w:pPr>
        <w:rPr>
          <w:ins w:id="3380" w:author="Jordon Beijing" w:date="2020-09-04T10:38:00Z"/>
          <w:rFonts w:ascii="Times" w:hAnsi="Times"/>
          <w:color w:val="4472C4" w:themeColor="accent1"/>
          <w:lang w:val="en-US"/>
        </w:rPr>
      </w:pPr>
    </w:p>
    <w:p w14:paraId="4957EA76" w14:textId="4CCA93FF" w:rsidR="007A4CFC" w:rsidRDefault="007A4CFC" w:rsidP="004168D5">
      <w:pPr>
        <w:rPr>
          <w:ins w:id="3381" w:author="Jordon Beijing" w:date="2020-09-04T10:38:00Z"/>
          <w:rFonts w:ascii="Times" w:hAnsi="Times"/>
          <w:color w:val="4472C4" w:themeColor="accent1"/>
          <w:lang w:val="en-US"/>
        </w:rPr>
      </w:pPr>
    </w:p>
    <w:p w14:paraId="129C8364" w14:textId="1969606F" w:rsidR="007A4CFC" w:rsidRDefault="007A4CFC" w:rsidP="004168D5">
      <w:pPr>
        <w:rPr>
          <w:ins w:id="3382" w:author="Jordon Beijing" w:date="2020-09-04T10:38:00Z"/>
          <w:rFonts w:ascii="Times" w:hAnsi="Times"/>
          <w:color w:val="4472C4" w:themeColor="accent1"/>
          <w:lang w:val="en-US"/>
        </w:rPr>
      </w:pPr>
    </w:p>
    <w:p w14:paraId="7AA53246" w14:textId="2E86B139" w:rsidR="007A4CFC" w:rsidRDefault="007A4CFC" w:rsidP="004168D5">
      <w:pPr>
        <w:rPr>
          <w:ins w:id="3383" w:author="Jordon Beijing" w:date="2020-09-04T10:38:00Z"/>
          <w:rFonts w:ascii="Times" w:hAnsi="Times"/>
          <w:color w:val="4472C4" w:themeColor="accent1"/>
          <w:lang w:val="en-US"/>
        </w:rPr>
      </w:pPr>
    </w:p>
    <w:p w14:paraId="0049B30D" w14:textId="266696F2" w:rsidR="007A4CFC" w:rsidRDefault="007A4CFC" w:rsidP="004168D5">
      <w:pPr>
        <w:rPr>
          <w:ins w:id="3384" w:author="Jordon Beijing" w:date="2020-09-04T10:38:00Z"/>
          <w:rFonts w:ascii="Times" w:hAnsi="Times"/>
          <w:color w:val="4472C4" w:themeColor="accent1"/>
          <w:lang w:val="en-US"/>
        </w:rPr>
      </w:pPr>
    </w:p>
    <w:p w14:paraId="48B9959C" w14:textId="12AD65C7" w:rsidR="007A4CFC" w:rsidRDefault="007A4CFC" w:rsidP="004168D5">
      <w:pPr>
        <w:rPr>
          <w:ins w:id="3385" w:author="Jordon Beijing" w:date="2020-09-04T10:38:00Z"/>
          <w:rFonts w:ascii="Times" w:hAnsi="Times"/>
          <w:color w:val="4472C4" w:themeColor="accent1"/>
          <w:lang w:val="en-US"/>
        </w:rPr>
      </w:pPr>
    </w:p>
    <w:p w14:paraId="2126508C" w14:textId="55ECC8C0" w:rsidR="007A4CFC" w:rsidRDefault="007A4CFC" w:rsidP="004168D5">
      <w:pPr>
        <w:rPr>
          <w:ins w:id="3386" w:author="Jordon Beijing" w:date="2020-09-04T10:38:00Z"/>
          <w:rFonts w:ascii="Times" w:hAnsi="Times"/>
          <w:color w:val="4472C4" w:themeColor="accent1"/>
          <w:lang w:val="en-US"/>
        </w:rPr>
      </w:pPr>
    </w:p>
    <w:p w14:paraId="77DE48EF" w14:textId="25A0FB34" w:rsidR="007A4CFC" w:rsidRDefault="007A4CFC" w:rsidP="004168D5">
      <w:pPr>
        <w:rPr>
          <w:ins w:id="3387" w:author="Jordon Beijing" w:date="2020-09-04T10:38:00Z"/>
          <w:rFonts w:ascii="Times" w:hAnsi="Times"/>
          <w:color w:val="4472C4" w:themeColor="accent1"/>
          <w:lang w:val="en-US"/>
        </w:rPr>
      </w:pPr>
    </w:p>
    <w:p w14:paraId="2BD1AF77" w14:textId="26453D33" w:rsidR="007A4CFC" w:rsidRDefault="007A4CFC" w:rsidP="004168D5">
      <w:pPr>
        <w:rPr>
          <w:ins w:id="3388" w:author="Jordon Beijing" w:date="2020-09-04T10:38:00Z"/>
          <w:rFonts w:ascii="Times" w:hAnsi="Times"/>
          <w:color w:val="4472C4" w:themeColor="accent1"/>
          <w:lang w:val="en-US"/>
        </w:rPr>
      </w:pPr>
    </w:p>
    <w:p w14:paraId="4949A69E" w14:textId="2989D41D" w:rsidR="007A4CFC" w:rsidRDefault="007A4CFC" w:rsidP="004168D5">
      <w:pPr>
        <w:rPr>
          <w:ins w:id="3389" w:author="Jordon Beijing" w:date="2020-09-04T10:38:00Z"/>
          <w:rFonts w:ascii="Times" w:hAnsi="Times"/>
          <w:color w:val="4472C4" w:themeColor="accent1"/>
          <w:lang w:val="en-US"/>
        </w:rPr>
      </w:pPr>
    </w:p>
    <w:p w14:paraId="279B38C6" w14:textId="77777777" w:rsidR="007A4CFC" w:rsidRPr="004168D5" w:rsidRDefault="007A4CFC" w:rsidP="004168D5">
      <w:pPr>
        <w:rPr>
          <w:rFonts w:ascii="Times" w:hAnsi="Times"/>
          <w:color w:val="4472C4" w:themeColor="accent1"/>
          <w:lang w:val="en-US"/>
        </w:rPr>
      </w:pPr>
    </w:p>
    <w:p w14:paraId="16EE6B07" w14:textId="186F2910" w:rsidR="004168D5" w:rsidRDefault="00BC0A2B" w:rsidP="004168D5">
      <w:pPr>
        <w:rPr>
          <w:rFonts w:ascii="Times" w:hAnsi="Times"/>
          <w:color w:val="4472C4" w:themeColor="accent1"/>
          <w:lang w:val="en-US"/>
        </w:rPr>
      </w:pPr>
      <w:r>
        <w:rPr>
          <w:rFonts w:ascii="Times" w:hAnsi="Times"/>
          <w:color w:val="4472C4" w:themeColor="accent1"/>
          <w:lang w:val="en-US"/>
        </w:rPr>
        <w:lastRenderedPageBreak/>
        <w:t xml:space="preserve">[Journal 4: </w:t>
      </w:r>
      <w:r w:rsidR="004168D5" w:rsidRPr="004168D5">
        <w:rPr>
          <w:rFonts w:ascii="Times" w:hAnsi="Times"/>
          <w:color w:val="4472C4" w:themeColor="accent1"/>
          <w:lang w:val="en-US"/>
        </w:rPr>
        <w:t>What are three reasons why the global pandemic is good?: Draft 1</w:t>
      </w:r>
      <w:r>
        <w:rPr>
          <w:rFonts w:ascii="Times" w:hAnsi="Times"/>
          <w:color w:val="4472C4" w:themeColor="accent1"/>
          <w:lang w:val="en-US"/>
        </w:rPr>
        <w:t>]</w:t>
      </w:r>
    </w:p>
    <w:p w14:paraId="40445AC0" w14:textId="7D4AA665" w:rsidR="007A4CFC" w:rsidRDefault="007A4CFC" w:rsidP="00DA176C">
      <w:pPr>
        <w:rPr>
          <w:ins w:id="3390" w:author="Jordon Beijing" w:date="2020-09-05T20:52:00Z"/>
          <w:rFonts w:ascii="Times" w:hAnsi="Times"/>
          <w:color w:val="4472C4" w:themeColor="accent1"/>
          <w:lang w:val="en-US"/>
        </w:rPr>
      </w:pPr>
    </w:p>
    <w:p w14:paraId="33DE7A8F" w14:textId="3533B97C" w:rsidR="00A54001" w:rsidRPr="00A54001" w:rsidRDefault="00A54001" w:rsidP="00A54001">
      <w:pPr>
        <w:jc w:val="center"/>
        <w:rPr>
          <w:ins w:id="3391" w:author="Jordon Beijing" w:date="2020-09-05T20:52:00Z"/>
          <w:rFonts w:ascii="Times" w:hAnsi="Times"/>
          <w:b/>
          <w:bCs/>
          <w:color w:val="000000" w:themeColor="text1"/>
          <w:lang w:val="en-US"/>
          <w:rPrChange w:id="3392" w:author="Jordon Beijing" w:date="2020-09-05T20:53:00Z">
            <w:rPr>
              <w:ins w:id="3393" w:author="Jordon Beijing" w:date="2020-09-05T20:52:00Z"/>
              <w:rFonts w:ascii="Times" w:hAnsi="Times"/>
              <w:color w:val="4472C4" w:themeColor="accent1"/>
              <w:lang w:val="en-US"/>
            </w:rPr>
          </w:rPrChange>
        </w:rPr>
        <w:pPrChange w:id="3394" w:author="Jordon Beijing" w:date="2020-09-05T20:53:00Z">
          <w:pPr/>
        </w:pPrChange>
      </w:pPr>
      <w:ins w:id="3395" w:author="Jordon Beijing" w:date="2020-09-05T20:52:00Z">
        <w:r w:rsidRPr="00A54001">
          <w:rPr>
            <w:rFonts w:ascii="Times" w:hAnsi="Times"/>
            <w:b/>
            <w:bCs/>
            <w:color w:val="000000" w:themeColor="text1"/>
            <w:lang w:val="en-US"/>
            <w:rPrChange w:id="3396" w:author="Jordon Beijing" w:date="2020-09-05T20:53:00Z">
              <w:rPr>
                <w:rFonts w:ascii="Times" w:hAnsi="Times"/>
                <w:color w:val="4472C4" w:themeColor="accent1"/>
                <w:lang w:val="en-US"/>
              </w:rPr>
            </w:rPrChange>
          </w:rPr>
          <w:t xml:space="preserve">Journal Prompt 4: </w:t>
        </w:r>
      </w:ins>
      <w:ins w:id="3397" w:author="Jordon Beijing" w:date="2020-09-05T20:53:00Z">
        <w:r w:rsidRPr="00A54001">
          <w:rPr>
            <w:rFonts w:ascii="Times" w:hAnsi="Times"/>
            <w:b/>
            <w:bCs/>
            <w:color w:val="000000" w:themeColor="text1"/>
            <w:lang w:val="en-US"/>
            <w:rPrChange w:id="3398" w:author="Jordon Beijing" w:date="2020-09-05T20:53:00Z">
              <w:rPr>
                <w:rFonts w:ascii="Times" w:hAnsi="Times"/>
                <w:color w:val="4472C4" w:themeColor="accent1"/>
                <w:lang w:val="en-US"/>
              </w:rPr>
            </w:rPrChange>
          </w:rPr>
          <w:t>What are three reasons why the global pandemic is good?</w:t>
        </w:r>
      </w:ins>
    </w:p>
    <w:p w14:paraId="0E2A9D93" w14:textId="77777777" w:rsidR="00A54001" w:rsidRDefault="00A54001" w:rsidP="00DA176C">
      <w:pPr>
        <w:rPr>
          <w:ins w:id="3399" w:author="Jordon Beijing" w:date="2020-09-04T10:38:00Z"/>
          <w:rFonts w:ascii="Times" w:hAnsi="Times"/>
          <w:color w:val="4472C4" w:themeColor="accent1"/>
          <w:lang w:val="en-US"/>
        </w:rPr>
      </w:pPr>
    </w:p>
    <w:p w14:paraId="2C7659B2" w14:textId="08DDCE69" w:rsidR="00DA176C" w:rsidRPr="000214BA" w:rsidRDefault="00DA176C" w:rsidP="00DA176C">
      <w:pPr>
        <w:rPr>
          <w:rFonts w:ascii="Times" w:hAnsi="Times"/>
          <w:color w:val="000000" w:themeColor="text1"/>
          <w:lang w:val="en-US"/>
          <w:rPrChange w:id="3400" w:author="Jordon Beijing" w:date="2020-09-05T20:05:00Z">
            <w:rPr>
              <w:rFonts w:ascii="Times" w:hAnsi="Times"/>
              <w:color w:val="4472C4" w:themeColor="accent1"/>
              <w:lang w:val="en-US"/>
            </w:rPr>
          </w:rPrChange>
        </w:rPr>
      </w:pPr>
      <w:r w:rsidRPr="000214BA">
        <w:rPr>
          <w:rFonts w:ascii="Times" w:hAnsi="Times"/>
          <w:color w:val="000000" w:themeColor="text1"/>
          <w:lang w:val="en-US"/>
          <w:rPrChange w:id="3401" w:author="Jordon Beijing" w:date="2020-09-05T20:05:00Z">
            <w:rPr>
              <w:rFonts w:ascii="Times" w:hAnsi="Times"/>
              <w:color w:val="4472C4" w:themeColor="accent1"/>
              <w:lang w:val="en-US"/>
            </w:rPr>
          </w:rPrChange>
        </w:rPr>
        <w:t>Covid-19 are the global epidemics we having now. Many people lost their jobs, families, friends, lover cause of this global pandemic. Some people even went to rob stores because they don’t have money for life. Every students were staying at home having online classes, and no one find out the cure or something could end this mess. Everyone thinks the epidemic is only a negative things 0for us, but it's also have some positive things to us, like reorganization, understand clearly, and accompany.</w:t>
      </w:r>
    </w:p>
    <w:p w14:paraId="535BC194" w14:textId="77777777" w:rsidR="00DA176C" w:rsidRPr="000214BA" w:rsidRDefault="00DA176C" w:rsidP="00DA176C">
      <w:pPr>
        <w:rPr>
          <w:rFonts w:ascii="Times" w:hAnsi="Times"/>
          <w:color w:val="000000" w:themeColor="text1"/>
          <w:lang w:val="en-US"/>
          <w:rPrChange w:id="3402" w:author="Jordon Beijing" w:date="2020-09-05T20:05:00Z">
            <w:rPr>
              <w:rFonts w:ascii="Times" w:hAnsi="Times"/>
              <w:color w:val="4472C4" w:themeColor="accent1"/>
              <w:lang w:val="en-US"/>
            </w:rPr>
          </w:rPrChange>
        </w:rPr>
      </w:pPr>
      <w:r w:rsidRPr="000214BA">
        <w:rPr>
          <w:rFonts w:ascii="Times" w:hAnsi="Times"/>
          <w:color w:val="000000" w:themeColor="text1"/>
          <w:lang w:val="en-US"/>
          <w:rPrChange w:id="3403" w:author="Jordon Beijing" w:date="2020-09-05T20:05:00Z">
            <w:rPr>
              <w:rFonts w:ascii="Times" w:hAnsi="Times"/>
              <w:color w:val="4472C4" w:themeColor="accent1"/>
              <w:lang w:val="en-US"/>
            </w:rPr>
          </w:rPrChange>
        </w:rPr>
        <w:t xml:space="preserve">          First, Reorganization; People are beginning to discover what their national leader’s personality is. Take the USA, for example. President Trump didn’t really help his people to fix what’s happening. For another example, mayor of New York City, he did a great job after the epidemic explode in New York City. Well, people can always do things to their advantage because God give us chance, but sometimes there are conflicts of interest, it depends on which way you want to choose. Who's going to help people stay away from viruses and germs?           </w:t>
      </w:r>
    </w:p>
    <w:p w14:paraId="021E2249" w14:textId="77777777" w:rsidR="00DA176C" w:rsidRPr="000214BA" w:rsidRDefault="00DA176C" w:rsidP="00DA176C">
      <w:pPr>
        <w:rPr>
          <w:rFonts w:ascii="Times" w:hAnsi="Times"/>
          <w:color w:val="000000" w:themeColor="text1"/>
          <w:lang w:val="en-US"/>
          <w:rPrChange w:id="3404" w:author="Jordon Beijing" w:date="2020-09-05T20:05:00Z">
            <w:rPr>
              <w:rFonts w:ascii="Times" w:hAnsi="Times"/>
              <w:color w:val="4472C4" w:themeColor="accent1"/>
              <w:lang w:val="en-US"/>
            </w:rPr>
          </w:rPrChange>
        </w:rPr>
      </w:pPr>
      <w:r w:rsidRPr="000214BA">
        <w:rPr>
          <w:rFonts w:ascii="Times" w:hAnsi="Times"/>
          <w:color w:val="000000" w:themeColor="text1"/>
          <w:lang w:val="en-US"/>
          <w:rPrChange w:id="3405" w:author="Jordon Beijing" w:date="2020-09-05T20:05:00Z">
            <w:rPr>
              <w:rFonts w:ascii="Times" w:hAnsi="Times"/>
              <w:color w:val="4472C4" w:themeColor="accent1"/>
              <w:lang w:val="en-US"/>
            </w:rPr>
          </w:rPrChange>
        </w:rPr>
        <w:t>Second, understand clearly; People are beginning to realize that global warming is progressing rapidly, it’s not just a fairy tale. People began to attach importance to environmental protection. Now China have mention that since the end of 2020 Non-degradable disposable plastic straws are banned in the catering industry nationwide. People start to find out that we have to take action to protect our earth. Because of the virus appear let us realize we could just consume the resource on the earth, we need to take action.</w:t>
      </w:r>
    </w:p>
    <w:p w14:paraId="591603FD" w14:textId="77777777" w:rsidR="00DA176C" w:rsidRPr="000214BA" w:rsidRDefault="00DA176C" w:rsidP="00DA176C">
      <w:pPr>
        <w:rPr>
          <w:rFonts w:ascii="Times" w:hAnsi="Times"/>
          <w:color w:val="000000" w:themeColor="text1"/>
          <w:lang w:val="en-US"/>
          <w:rPrChange w:id="3406" w:author="Jordon Beijing" w:date="2020-09-05T20:05:00Z">
            <w:rPr>
              <w:rFonts w:ascii="Times" w:hAnsi="Times"/>
              <w:color w:val="4472C4" w:themeColor="accent1"/>
              <w:lang w:val="en-US"/>
            </w:rPr>
          </w:rPrChange>
        </w:rPr>
      </w:pPr>
      <w:r w:rsidRPr="000214BA">
        <w:rPr>
          <w:rFonts w:ascii="Times" w:hAnsi="Times"/>
          <w:color w:val="000000" w:themeColor="text1"/>
          <w:lang w:val="en-US"/>
          <w:rPrChange w:id="3407" w:author="Jordon Beijing" w:date="2020-09-05T20:05:00Z">
            <w:rPr>
              <w:rFonts w:ascii="Times" w:hAnsi="Times"/>
              <w:color w:val="4472C4" w:themeColor="accent1"/>
              <w:lang w:val="en-US"/>
            </w:rPr>
          </w:rPrChange>
        </w:rPr>
        <w:t xml:space="preserve">          Last, Accompany; I’m sure that many people didn’t have the time to accompany their families. People need to work every day, and children need to go to school every day; but because of the virus, we came back to accompany our grandmother, grandfather, children, parents. Virus bring back us together when everybody all selfish and only care about themselves. Many people were closer with their family. The virus has brought us back together when everybody seem each other as strangers. Because of the virus appear let us understand we need to have more time with our family.</w:t>
      </w:r>
    </w:p>
    <w:p w14:paraId="7B871118" w14:textId="3CA3E6F7" w:rsidR="008C18AB" w:rsidRPr="000214BA" w:rsidRDefault="00DA176C" w:rsidP="00DA176C">
      <w:pPr>
        <w:rPr>
          <w:rFonts w:ascii="Times" w:hAnsi="Times"/>
          <w:color w:val="000000" w:themeColor="text1"/>
          <w:lang w:val="en-US"/>
          <w:rPrChange w:id="3408" w:author="Jordon Beijing" w:date="2020-09-05T20:05:00Z">
            <w:rPr>
              <w:rFonts w:ascii="Times" w:hAnsi="Times"/>
              <w:color w:val="4472C4" w:themeColor="accent1"/>
              <w:lang w:val="en-US"/>
            </w:rPr>
          </w:rPrChange>
        </w:rPr>
      </w:pPr>
      <w:r w:rsidRPr="000214BA">
        <w:rPr>
          <w:rFonts w:ascii="Times" w:hAnsi="Times"/>
          <w:color w:val="000000" w:themeColor="text1"/>
          <w:lang w:val="en-US"/>
          <w:rPrChange w:id="3409" w:author="Jordon Beijing" w:date="2020-09-05T20:05:00Z">
            <w:rPr>
              <w:rFonts w:ascii="Times" w:hAnsi="Times"/>
              <w:color w:val="4472C4" w:themeColor="accent1"/>
              <w:lang w:val="en-US"/>
            </w:rPr>
          </w:rPrChange>
        </w:rPr>
        <w:t xml:space="preserve">          Nothing is only bad, everything have positive and negative, don’t forget each side. Just like rose, you can’t just see the flower and forgot the thorn; either way, you can’t just look at thorn and forgot the beauty of the flower. God always give us best, even we thought this was awful, but actually God will give us a more than what we had asked. Covid-19 let people suffering, but it also let us understand what the most important thing is now.</w:t>
      </w:r>
    </w:p>
    <w:p w14:paraId="39073EE2" w14:textId="77777777" w:rsidR="007A4CFC" w:rsidRDefault="007A4CFC" w:rsidP="004168D5">
      <w:pPr>
        <w:rPr>
          <w:ins w:id="3410" w:author="Jordon Beijing" w:date="2020-09-04T10:38:00Z"/>
          <w:rFonts w:ascii="Times" w:hAnsi="Times"/>
          <w:color w:val="4472C4" w:themeColor="accent1"/>
          <w:lang w:val="en-US"/>
        </w:rPr>
      </w:pPr>
    </w:p>
    <w:p w14:paraId="447FFFD7" w14:textId="77777777" w:rsidR="000214BA" w:rsidRDefault="000214BA" w:rsidP="004168D5">
      <w:pPr>
        <w:rPr>
          <w:ins w:id="3411" w:author="Jordon Beijing" w:date="2020-09-05T20:03:00Z"/>
          <w:rFonts w:ascii="Times" w:hAnsi="Times"/>
          <w:color w:val="4472C4" w:themeColor="accent1"/>
          <w:highlight w:val="yellow"/>
          <w:lang w:val="en-US"/>
        </w:rPr>
      </w:pPr>
    </w:p>
    <w:p w14:paraId="35A18506" w14:textId="77777777" w:rsidR="000214BA" w:rsidRDefault="000214BA" w:rsidP="004168D5">
      <w:pPr>
        <w:rPr>
          <w:ins w:id="3412" w:author="Jordon Beijing" w:date="2020-09-05T20:03:00Z"/>
          <w:rFonts w:ascii="Times" w:hAnsi="Times"/>
          <w:color w:val="4472C4" w:themeColor="accent1"/>
          <w:highlight w:val="yellow"/>
          <w:lang w:val="en-US"/>
        </w:rPr>
      </w:pPr>
    </w:p>
    <w:p w14:paraId="0F0A8471" w14:textId="77777777" w:rsidR="000214BA" w:rsidRDefault="000214BA" w:rsidP="004168D5">
      <w:pPr>
        <w:rPr>
          <w:ins w:id="3413" w:author="Jordon Beijing" w:date="2020-09-05T20:03:00Z"/>
          <w:rFonts w:ascii="Times" w:hAnsi="Times"/>
          <w:color w:val="4472C4" w:themeColor="accent1"/>
          <w:highlight w:val="yellow"/>
          <w:lang w:val="en-US"/>
        </w:rPr>
      </w:pPr>
    </w:p>
    <w:p w14:paraId="693F0F5E" w14:textId="77777777" w:rsidR="000214BA" w:rsidRDefault="000214BA" w:rsidP="004168D5">
      <w:pPr>
        <w:rPr>
          <w:ins w:id="3414" w:author="Jordon Beijing" w:date="2020-09-05T20:03:00Z"/>
          <w:rFonts w:ascii="Times" w:hAnsi="Times"/>
          <w:color w:val="4472C4" w:themeColor="accent1"/>
          <w:highlight w:val="yellow"/>
          <w:lang w:val="en-US"/>
        </w:rPr>
      </w:pPr>
    </w:p>
    <w:p w14:paraId="59F65CF0" w14:textId="77777777" w:rsidR="000214BA" w:rsidRDefault="000214BA" w:rsidP="004168D5">
      <w:pPr>
        <w:rPr>
          <w:ins w:id="3415" w:author="Jordon Beijing" w:date="2020-09-05T20:03:00Z"/>
          <w:rFonts w:ascii="Times" w:hAnsi="Times"/>
          <w:color w:val="4472C4" w:themeColor="accent1"/>
          <w:highlight w:val="yellow"/>
          <w:lang w:val="en-US"/>
        </w:rPr>
      </w:pPr>
    </w:p>
    <w:p w14:paraId="62CE0B5A" w14:textId="77777777" w:rsidR="000214BA" w:rsidRDefault="000214BA" w:rsidP="004168D5">
      <w:pPr>
        <w:rPr>
          <w:ins w:id="3416" w:author="Jordon Beijing" w:date="2020-09-05T20:03:00Z"/>
          <w:rFonts w:ascii="Times" w:hAnsi="Times"/>
          <w:color w:val="4472C4" w:themeColor="accent1"/>
          <w:highlight w:val="yellow"/>
          <w:lang w:val="en-US"/>
        </w:rPr>
      </w:pPr>
    </w:p>
    <w:p w14:paraId="45CEDE40" w14:textId="77777777" w:rsidR="000214BA" w:rsidRDefault="000214BA" w:rsidP="004168D5">
      <w:pPr>
        <w:rPr>
          <w:ins w:id="3417" w:author="Jordon Beijing" w:date="2020-09-05T20:03:00Z"/>
          <w:rFonts w:ascii="Times" w:hAnsi="Times"/>
          <w:color w:val="4472C4" w:themeColor="accent1"/>
          <w:highlight w:val="yellow"/>
          <w:lang w:val="en-US"/>
        </w:rPr>
      </w:pPr>
    </w:p>
    <w:p w14:paraId="6FD73B7A" w14:textId="77777777" w:rsidR="000214BA" w:rsidRDefault="000214BA" w:rsidP="004168D5">
      <w:pPr>
        <w:rPr>
          <w:ins w:id="3418" w:author="Jordon Beijing" w:date="2020-09-05T20:03:00Z"/>
          <w:rFonts w:ascii="Times" w:hAnsi="Times"/>
          <w:color w:val="4472C4" w:themeColor="accent1"/>
          <w:highlight w:val="yellow"/>
          <w:lang w:val="en-US"/>
        </w:rPr>
      </w:pPr>
    </w:p>
    <w:p w14:paraId="538CBA84" w14:textId="77777777" w:rsidR="000214BA" w:rsidRDefault="000214BA" w:rsidP="004168D5">
      <w:pPr>
        <w:rPr>
          <w:ins w:id="3419" w:author="Jordon Beijing" w:date="2020-09-05T20:03:00Z"/>
          <w:rFonts w:ascii="Times" w:hAnsi="Times"/>
          <w:color w:val="4472C4" w:themeColor="accent1"/>
          <w:highlight w:val="yellow"/>
          <w:lang w:val="en-US"/>
        </w:rPr>
      </w:pPr>
    </w:p>
    <w:p w14:paraId="12CA23C6" w14:textId="77777777" w:rsidR="000214BA" w:rsidRDefault="000214BA" w:rsidP="004168D5">
      <w:pPr>
        <w:rPr>
          <w:ins w:id="3420" w:author="Jordon Beijing" w:date="2020-09-05T20:03:00Z"/>
          <w:rFonts w:ascii="Times" w:hAnsi="Times"/>
          <w:color w:val="4472C4" w:themeColor="accent1"/>
          <w:highlight w:val="yellow"/>
          <w:lang w:val="en-US"/>
        </w:rPr>
      </w:pPr>
    </w:p>
    <w:p w14:paraId="5FBF6794" w14:textId="77777777" w:rsidR="000214BA" w:rsidRDefault="000214BA" w:rsidP="004168D5">
      <w:pPr>
        <w:rPr>
          <w:ins w:id="3421" w:author="Jordon Beijing" w:date="2020-09-05T20:03:00Z"/>
          <w:rFonts w:ascii="Times" w:hAnsi="Times"/>
          <w:color w:val="4472C4" w:themeColor="accent1"/>
          <w:highlight w:val="yellow"/>
          <w:lang w:val="en-US"/>
        </w:rPr>
      </w:pPr>
    </w:p>
    <w:p w14:paraId="003D2A58" w14:textId="77777777" w:rsidR="000214BA" w:rsidRDefault="000214BA" w:rsidP="004168D5">
      <w:pPr>
        <w:rPr>
          <w:ins w:id="3422" w:author="Jordon Beijing" w:date="2020-09-05T20:03:00Z"/>
          <w:rFonts w:ascii="Times" w:hAnsi="Times"/>
          <w:color w:val="4472C4" w:themeColor="accent1"/>
          <w:highlight w:val="yellow"/>
          <w:lang w:val="en-US"/>
        </w:rPr>
      </w:pPr>
    </w:p>
    <w:p w14:paraId="53F5C505" w14:textId="77777777" w:rsidR="000214BA" w:rsidRDefault="000214BA" w:rsidP="004168D5">
      <w:pPr>
        <w:rPr>
          <w:ins w:id="3423" w:author="Jordon Beijing" w:date="2020-09-05T20:03:00Z"/>
          <w:rFonts w:ascii="Times" w:hAnsi="Times"/>
          <w:color w:val="4472C4" w:themeColor="accent1"/>
          <w:highlight w:val="yellow"/>
          <w:lang w:val="en-US"/>
        </w:rPr>
      </w:pPr>
    </w:p>
    <w:p w14:paraId="50853A8D" w14:textId="77777777" w:rsidR="000214BA" w:rsidRDefault="000214BA" w:rsidP="004168D5">
      <w:pPr>
        <w:rPr>
          <w:ins w:id="3424" w:author="Jordon Beijing" w:date="2020-09-05T20:03:00Z"/>
          <w:rFonts w:ascii="Times" w:hAnsi="Times"/>
          <w:color w:val="4472C4" w:themeColor="accent1"/>
          <w:highlight w:val="yellow"/>
          <w:lang w:val="en-US"/>
        </w:rPr>
      </w:pPr>
    </w:p>
    <w:p w14:paraId="685345B4" w14:textId="38CCE7B5" w:rsidR="004168D5" w:rsidRPr="00166FB7" w:rsidRDefault="00BC0A2B" w:rsidP="004168D5">
      <w:pPr>
        <w:rPr>
          <w:rFonts w:ascii="Times" w:hAnsi="Times"/>
          <w:lang w:val="en-US"/>
        </w:rPr>
      </w:pPr>
      <w:r w:rsidRPr="000214BA">
        <w:rPr>
          <w:rFonts w:ascii="Times" w:hAnsi="Times"/>
          <w:color w:val="4472C4" w:themeColor="accent1"/>
          <w:lang w:val="en-US"/>
          <w:rPrChange w:id="3425" w:author="Jordon Beijing" w:date="2020-09-05T20:03:00Z">
            <w:rPr>
              <w:rFonts w:ascii="Times" w:hAnsi="Times"/>
              <w:color w:val="4472C4" w:themeColor="accent1"/>
              <w:lang w:val="en-US"/>
            </w:rPr>
          </w:rPrChange>
        </w:rPr>
        <w:lastRenderedPageBreak/>
        <w:t xml:space="preserve">[Journal 4: </w:t>
      </w:r>
      <w:r w:rsidR="004168D5" w:rsidRPr="000214BA">
        <w:rPr>
          <w:rFonts w:ascii="Times" w:hAnsi="Times"/>
          <w:color w:val="4472C4" w:themeColor="accent1"/>
          <w:lang w:val="en-US"/>
          <w:rPrChange w:id="3426" w:author="Jordon Beijing" w:date="2020-09-05T20:03:00Z">
            <w:rPr>
              <w:rFonts w:ascii="Times" w:hAnsi="Times"/>
              <w:color w:val="4472C4" w:themeColor="accent1"/>
              <w:lang w:val="en-US"/>
            </w:rPr>
          </w:rPrChange>
        </w:rPr>
        <w:t>What are three reasons why the global pandemic is good?: Draft 2</w:t>
      </w:r>
      <w:r w:rsidRPr="000214BA">
        <w:rPr>
          <w:rFonts w:ascii="Times" w:hAnsi="Times"/>
          <w:color w:val="4472C4" w:themeColor="accent1"/>
          <w:lang w:val="en-US"/>
          <w:rPrChange w:id="3427" w:author="Jordon Beijing" w:date="2020-09-05T20:03:00Z">
            <w:rPr>
              <w:rFonts w:ascii="Times" w:hAnsi="Times"/>
              <w:color w:val="4472C4" w:themeColor="accent1"/>
              <w:lang w:val="en-US"/>
            </w:rPr>
          </w:rPrChange>
        </w:rPr>
        <w:t>]</w:t>
      </w:r>
    </w:p>
    <w:p w14:paraId="1449A533" w14:textId="77777777" w:rsidR="004168D5" w:rsidRPr="004168D5" w:rsidRDefault="004168D5" w:rsidP="004168D5">
      <w:pPr>
        <w:ind w:left="360"/>
        <w:rPr>
          <w:rFonts w:ascii="Times" w:hAnsi="Times"/>
          <w:color w:val="4472C4" w:themeColor="accent1"/>
          <w:lang w:val="en-US"/>
        </w:rPr>
      </w:pPr>
    </w:p>
    <w:p w14:paraId="4185833A" w14:textId="7F9FA992" w:rsidR="008C18AB" w:rsidRDefault="003F0B65" w:rsidP="004168D5">
      <w:pPr>
        <w:rPr>
          <w:rFonts w:ascii="Times" w:hAnsi="Times"/>
          <w:color w:val="4472C4" w:themeColor="accent1"/>
          <w:lang w:val="en-US"/>
        </w:rPr>
      </w:pPr>
      <w:r>
        <w:rPr>
          <w:rFonts w:ascii="Times" w:hAnsi="Times"/>
          <w:noProof/>
          <w:color w:val="4472C4" w:themeColor="accent1"/>
          <w:lang w:val="en-US" w:bidi="ar-SA"/>
        </w:rPr>
        <w:drawing>
          <wp:inline distT="0" distB="0" distL="0" distR="0" wp14:anchorId="2B394472" wp14:editId="0D0D961A">
            <wp:extent cx="5727700" cy="4295775"/>
            <wp:effectExtent l="0" t="7938"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823_1.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5727700" cy="4295775"/>
                    </a:xfrm>
                    <a:prstGeom prst="rect">
                      <a:avLst/>
                    </a:prstGeom>
                  </pic:spPr>
                </pic:pic>
              </a:graphicData>
            </a:graphic>
          </wp:inline>
        </w:drawing>
      </w:r>
    </w:p>
    <w:p w14:paraId="657F9403" w14:textId="1AA5B116" w:rsidR="008C18AB" w:rsidDel="007A4CFC" w:rsidRDefault="003F0B65" w:rsidP="004168D5">
      <w:pPr>
        <w:rPr>
          <w:del w:id="3428" w:author="Jordon Beijing" w:date="2020-09-04T10:38:00Z"/>
          <w:rFonts w:ascii="Times" w:hAnsi="Times"/>
          <w:color w:val="4472C4" w:themeColor="accent1"/>
          <w:lang w:val="en-US"/>
        </w:rPr>
      </w:pPr>
      <w:r>
        <w:rPr>
          <w:rFonts w:ascii="Times" w:hAnsi="Times"/>
          <w:noProof/>
          <w:color w:val="4472C4" w:themeColor="accent1"/>
          <w:lang w:val="en-US" w:bidi="ar-SA"/>
        </w:rPr>
        <w:lastRenderedPageBreak/>
        <w:drawing>
          <wp:inline distT="0" distB="0" distL="0" distR="0" wp14:anchorId="61875E39" wp14:editId="48D288FA">
            <wp:extent cx="4362450" cy="298503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23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6519" cy="2987823"/>
                    </a:xfrm>
                    <a:prstGeom prst="rect">
                      <a:avLst/>
                    </a:prstGeom>
                  </pic:spPr>
                </pic:pic>
              </a:graphicData>
            </a:graphic>
          </wp:inline>
        </w:drawing>
      </w:r>
    </w:p>
    <w:p w14:paraId="3917C577" w14:textId="77777777" w:rsidR="008C18AB" w:rsidDel="007A4CFC" w:rsidRDefault="008C18AB" w:rsidP="004168D5">
      <w:pPr>
        <w:rPr>
          <w:del w:id="3429" w:author="Jordon Beijing" w:date="2020-09-04T10:38:00Z"/>
          <w:rFonts w:ascii="Times" w:hAnsi="Times"/>
          <w:color w:val="4472C4" w:themeColor="accent1"/>
          <w:lang w:val="en-US"/>
        </w:rPr>
      </w:pPr>
    </w:p>
    <w:p w14:paraId="5D892CE0" w14:textId="77777777" w:rsidR="008C18AB" w:rsidDel="007A4CFC" w:rsidRDefault="008C18AB" w:rsidP="004168D5">
      <w:pPr>
        <w:rPr>
          <w:del w:id="3430" w:author="Jordon Beijing" w:date="2020-09-04T10:38:00Z"/>
          <w:rFonts w:ascii="Times" w:hAnsi="Times"/>
          <w:color w:val="4472C4" w:themeColor="accent1"/>
          <w:lang w:val="en-US"/>
        </w:rPr>
      </w:pPr>
    </w:p>
    <w:p w14:paraId="6A148E5D" w14:textId="77777777" w:rsidR="008C18AB" w:rsidDel="007A4CFC" w:rsidRDefault="008C18AB" w:rsidP="004168D5">
      <w:pPr>
        <w:rPr>
          <w:del w:id="3431" w:author="Jordon Beijing" w:date="2020-09-04T10:38:00Z"/>
          <w:rFonts w:ascii="Times" w:hAnsi="Times"/>
          <w:color w:val="4472C4" w:themeColor="accent1"/>
          <w:lang w:val="en-US"/>
        </w:rPr>
      </w:pPr>
    </w:p>
    <w:p w14:paraId="5B32DACE" w14:textId="77777777" w:rsidR="008C18AB" w:rsidDel="007A4CFC" w:rsidRDefault="008C18AB" w:rsidP="004168D5">
      <w:pPr>
        <w:rPr>
          <w:del w:id="3432" w:author="Jordon Beijing" w:date="2020-09-04T10:38:00Z"/>
          <w:rFonts w:ascii="Times" w:hAnsi="Times"/>
          <w:color w:val="4472C4" w:themeColor="accent1"/>
          <w:lang w:val="en-US"/>
        </w:rPr>
      </w:pPr>
    </w:p>
    <w:p w14:paraId="47D80B3D" w14:textId="77777777" w:rsidR="008C18AB" w:rsidDel="007A4CFC" w:rsidRDefault="008C18AB" w:rsidP="004168D5">
      <w:pPr>
        <w:rPr>
          <w:del w:id="3433" w:author="Jordon Beijing" w:date="2020-09-04T10:38:00Z"/>
          <w:rFonts w:ascii="Times" w:hAnsi="Times"/>
          <w:color w:val="4472C4" w:themeColor="accent1"/>
          <w:lang w:val="en-US"/>
        </w:rPr>
      </w:pPr>
    </w:p>
    <w:p w14:paraId="51F10C85" w14:textId="77777777" w:rsidR="008C18AB" w:rsidDel="007A4CFC" w:rsidRDefault="008C18AB" w:rsidP="004168D5">
      <w:pPr>
        <w:rPr>
          <w:del w:id="3434" w:author="Jordon Beijing" w:date="2020-09-04T10:38:00Z"/>
          <w:rFonts w:ascii="Times" w:hAnsi="Times"/>
          <w:color w:val="4472C4" w:themeColor="accent1"/>
          <w:lang w:val="en-US"/>
        </w:rPr>
      </w:pPr>
    </w:p>
    <w:p w14:paraId="12B5F09F" w14:textId="77777777" w:rsidR="008C18AB" w:rsidDel="007A4CFC" w:rsidRDefault="008C18AB" w:rsidP="004168D5">
      <w:pPr>
        <w:rPr>
          <w:del w:id="3435" w:author="Jordon Beijing" w:date="2020-09-04T10:38:00Z"/>
          <w:rFonts w:ascii="Times" w:hAnsi="Times"/>
          <w:color w:val="4472C4" w:themeColor="accent1"/>
          <w:lang w:val="en-US"/>
        </w:rPr>
      </w:pPr>
    </w:p>
    <w:p w14:paraId="78291CEA" w14:textId="77777777" w:rsidR="008C18AB" w:rsidDel="007A4CFC" w:rsidRDefault="008C18AB" w:rsidP="004168D5">
      <w:pPr>
        <w:rPr>
          <w:del w:id="3436" w:author="Jordon Beijing" w:date="2020-09-04T10:38:00Z"/>
          <w:rFonts w:ascii="Times" w:hAnsi="Times"/>
          <w:color w:val="4472C4" w:themeColor="accent1"/>
          <w:lang w:val="en-US"/>
        </w:rPr>
      </w:pPr>
    </w:p>
    <w:p w14:paraId="30D3B718" w14:textId="77777777" w:rsidR="008C18AB" w:rsidDel="007A4CFC" w:rsidRDefault="008C18AB" w:rsidP="004168D5">
      <w:pPr>
        <w:rPr>
          <w:del w:id="3437" w:author="Jordon Beijing" w:date="2020-09-04T10:38:00Z"/>
          <w:rFonts w:ascii="Times" w:hAnsi="Times"/>
          <w:color w:val="4472C4" w:themeColor="accent1"/>
          <w:lang w:val="en-US"/>
        </w:rPr>
      </w:pPr>
    </w:p>
    <w:p w14:paraId="0C830DF7" w14:textId="77777777" w:rsidR="008C18AB" w:rsidDel="007A4CFC" w:rsidRDefault="008C18AB" w:rsidP="004168D5">
      <w:pPr>
        <w:rPr>
          <w:del w:id="3438" w:author="Jordon Beijing" w:date="2020-09-04T10:38:00Z"/>
          <w:rFonts w:ascii="Times" w:hAnsi="Times"/>
          <w:color w:val="4472C4" w:themeColor="accent1"/>
          <w:lang w:val="en-US"/>
        </w:rPr>
      </w:pPr>
    </w:p>
    <w:p w14:paraId="2225E5F0" w14:textId="77777777" w:rsidR="008C18AB" w:rsidDel="007A4CFC" w:rsidRDefault="008C18AB" w:rsidP="004168D5">
      <w:pPr>
        <w:rPr>
          <w:del w:id="3439" w:author="Jordon Beijing" w:date="2020-09-04T10:38:00Z"/>
          <w:rFonts w:ascii="Times" w:hAnsi="Times"/>
          <w:color w:val="4472C4" w:themeColor="accent1"/>
          <w:lang w:val="en-US"/>
        </w:rPr>
      </w:pPr>
    </w:p>
    <w:p w14:paraId="5E5CC6D4" w14:textId="77777777" w:rsidR="008C18AB" w:rsidDel="007A4CFC" w:rsidRDefault="008C18AB" w:rsidP="004168D5">
      <w:pPr>
        <w:rPr>
          <w:del w:id="3440" w:author="Jordon Beijing" w:date="2020-09-04T10:38:00Z"/>
          <w:rFonts w:ascii="Times" w:hAnsi="Times"/>
          <w:color w:val="4472C4" w:themeColor="accent1"/>
          <w:lang w:val="en-US"/>
        </w:rPr>
      </w:pPr>
    </w:p>
    <w:p w14:paraId="699756D2" w14:textId="77777777" w:rsidR="008C18AB" w:rsidDel="007A4CFC" w:rsidRDefault="008C18AB" w:rsidP="004168D5">
      <w:pPr>
        <w:rPr>
          <w:del w:id="3441" w:author="Jordon Beijing" w:date="2020-09-04T10:38:00Z"/>
          <w:rFonts w:ascii="Times" w:hAnsi="Times"/>
          <w:color w:val="4472C4" w:themeColor="accent1"/>
          <w:lang w:val="en-US"/>
        </w:rPr>
      </w:pPr>
    </w:p>
    <w:p w14:paraId="6070710E" w14:textId="77777777" w:rsidR="008C18AB" w:rsidDel="007A4CFC" w:rsidRDefault="008C18AB" w:rsidP="004168D5">
      <w:pPr>
        <w:rPr>
          <w:del w:id="3442" w:author="Jordon Beijing" w:date="2020-09-04T10:38:00Z"/>
          <w:rFonts w:ascii="Times" w:hAnsi="Times"/>
          <w:color w:val="4472C4" w:themeColor="accent1"/>
          <w:lang w:val="en-US"/>
        </w:rPr>
      </w:pPr>
    </w:p>
    <w:p w14:paraId="36170C8A" w14:textId="77777777" w:rsidR="008C18AB" w:rsidDel="007A4CFC" w:rsidRDefault="008C18AB" w:rsidP="004168D5">
      <w:pPr>
        <w:rPr>
          <w:del w:id="3443" w:author="Jordon Beijing" w:date="2020-09-04T10:38:00Z"/>
          <w:rFonts w:ascii="Times" w:hAnsi="Times"/>
          <w:color w:val="4472C4" w:themeColor="accent1"/>
          <w:lang w:val="en-US"/>
        </w:rPr>
      </w:pPr>
    </w:p>
    <w:p w14:paraId="61CE8893" w14:textId="77777777" w:rsidR="008C18AB" w:rsidDel="007A4CFC" w:rsidRDefault="008C18AB" w:rsidP="004168D5">
      <w:pPr>
        <w:rPr>
          <w:del w:id="3444" w:author="Jordon Beijing" w:date="2020-09-04T10:38:00Z"/>
          <w:rFonts w:ascii="Times" w:hAnsi="Times"/>
          <w:color w:val="4472C4" w:themeColor="accent1"/>
          <w:lang w:val="en-US"/>
        </w:rPr>
      </w:pPr>
    </w:p>
    <w:p w14:paraId="6317516A" w14:textId="77777777" w:rsidR="008C18AB" w:rsidDel="007A4CFC" w:rsidRDefault="008C18AB" w:rsidP="004168D5">
      <w:pPr>
        <w:rPr>
          <w:del w:id="3445" w:author="Jordon Beijing" w:date="2020-09-04T10:38:00Z"/>
          <w:rFonts w:ascii="Times" w:hAnsi="Times"/>
          <w:color w:val="4472C4" w:themeColor="accent1"/>
          <w:lang w:val="en-US"/>
        </w:rPr>
      </w:pPr>
    </w:p>
    <w:p w14:paraId="30A1528D" w14:textId="77777777" w:rsidR="008C18AB" w:rsidDel="007A4CFC" w:rsidRDefault="008C18AB" w:rsidP="004168D5">
      <w:pPr>
        <w:rPr>
          <w:del w:id="3446" w:author="Jordon Beijing" w:date="2020-09-04T10:38:00Z"/>
          <w:rFonts w:ascii="Times" w:hAnsi="Times"/>
          <w:color w:val="4472C4" w:themeColor="accent1"/>
          <w:lang w:val="en-US"/>
        </w:rPr>
      </w:pPr>
    </w:p>
    <w:p w14:paraId="749B2DFC" w14:textId="77777777" w:rsidR="008C18AB" w:rsidDel="007A4CFC" w:rsidRDefault="008C18AB" w:rsidP="004168D5">
      <w:pPr>
        <w:rPr>
          <w:del w:id="3447" w:author="Jordon Beijing" w:date="2020-09-04T10:38:00Z"/>
          <w:rFonts w:ascii="Times" w:hAnsi="Times"/>
          <w:color w:val="4472C4" w:themeColor="accent1"/>
          <w:lang w:val="en-US"/>
        </w:rPr>
      </w:pPr>
    </w:p>
    <w:p w14:paraId="376ABA30" w14:textId="77777777" w:rsidR="008C18AB" w:rsidDel="007A4CFC" w:rsidRDefault="008C18AB" w:rsidP="004168D5">
      <w:pPr>
        <w:rPr>
          <w:del w:id="3448" w:author="Jordon Beijing" w:date="2020-09-04T10:38:00Z"/>
          <w:rFonts w:ascii="Times" w:hAnsi="Times"/>
          <w:color w:val="4472C4" w:themeColor="accent1"/>
          <w:lang w:val="en-US"/>
        </w:rPr>
      </w:pPr>
    </w:p>
    <w:p w14:paraId="7BE0D239" w14:textId="77777777" w:rsidR="008C18AB" w:rsidRDefault="008C18AB" w:rsidP="004168D5">
      <w:pPr>
        <w:rPr>
          <w:rFonts w:ascii="Times" w:hAnsi="Times"/>
          <w:color w:val="4472C4" w:themeColor="accent1"/>
          <w:lang w:val="en-US"/>
        </w:rPr>
      </w:pPr>
    </w:p>
    <w:p w14:paraId="1086A666" w14:textId="21252038" w:rsidR="008C18AB" w:rsidDel="000214BA" w:rsidRDefault="008C18AB" w:rsidP="004168D5">
      <w:pPr>
        <w:rPr>
          <w:del w:id="3449" w:author="Jordon Beijing" w:date="2020-09-04T10:38:00Z"/>
          <w:rFonts w:ascii="Times" w:hAnsi="Times"/>
          <w:color w:val="4472C4" w:themeColor="accent1"/>
          <w:lang w:val="en-US"/>
        </w:rPr>
      </w:pPr>
    </w:p>
    <w:p w14:paraId="2851C981" w14:textId="64AC2670" w:rsidR="000214BA" w:rsidRDefault="000214BA" w:rsidP="004168D5">
      <w:pPr>
        <w:rPr>
          <w:ins w:id="3450" w:author="Jordon Beijing" w:date="2020-09-05T20:03:00Z"/>
          <w:rFonts w:ascii="Times" w:hAnsi="Times"/>
          <w:color w:val="4472C4" w:themeColor="accent1"/>
          <w:lang w:val="en-US"/>
        </w:rPr>
      </w:pPr>
    </w:p>
    <w:p w14:paraId="3B4B88F4" w14:textId="5BD1D28E" w:rsidR="000214BA" w:rsidRDefault="000214BA" w:rsidP="004168D5">
      <w:pPr>
        <w:rPr>
          <w:ins w:id="3451" w:author="Jordon Beijing" w:date="2020-09-05T20:03:00Z"/>
          <w:rFonts w:ascii="Times" w:hAnsi="Times"/>
          <w:color w:val="4472C4" w:themeColor="accent1"/>
          <w:lang w:val="en-US"/>
        </w:rPr>
      </w:pPr>
    </w:p>
    <w:p w14:paraId="1B876A3B" w14:textId="35030857" w:rsidR="000214BA" w:rsidRDefault="000214BA" w:rsidP="004168D5">
      <w:pPr>
        <w:rPr>
          <w:ins w:id="3452" w:author="Jordon Beijing" w:date="2020-09-05T20:03:00Z"/>
          <w:rFonts w:ascii="Times" w:hAnsi="Times"/>
          <w:color w:val="4472C4" w:themeColor="accent1"/>
          <w:lang w:val="en-US"/>
        </w:rPr>
      </w:pPr>
    </w:p>
    <w:p w14:paraId="5063C034" w14:textId="1DD1797D" w:rsidR="000214BA" w:rsidRDefault="000214BA" w:rsidP="004168D5">
      <w:pPr>
        <w:rPr>
          <w:ins w:id="3453" w:author="Jordon Beijing" w:date="2020-09-05T20:03:00Z"/>
          <w:rFonts w:ascii="Times" w:hAnsi="Times"/>
          <w:color w:val="4472C4" w:themeColor="accent1"/>
          <w:lang w:val="en-US"/>
        </w:rPr>
      </w:pPr>
    </w:p>
    <w:p w14:paraId="082E67C9" w14:textId="77504669" w:rsidR="000214BA" w:rsidRDefault="000214BA" w:rsidP="004168D5">
      <w:pPr>
        <w:rPr>
          <w:ins w:id="3454" w:author="Jordon Beijing" w:date="2020-09-05T20:03:00Z"/>
          <w:rFonts w:ascii="Times" w:hAnsi="Times"/>
          <w:color w:val="4472C4" w:themeColor="accent1"/>
          <w:lang w:val="en-US"/>
        </w:rPr>
      </w:pPr>
    </w:p>
    <w:p w14:paraId="5DAA136B" w14:textId="60B7D1A7" w:rsidR="000214BA" w:rsidRDefault="000214BA" w:rsidP="004168D5">
      <w:pPr>
        <w:rPr>
          <w:ins w:id="3455" w:author="Jordon Beijing" w:date="2020-09-05T20:03:00Z"/>
          <w:rFonts w:ascii="Times" w:hAnsi="Times"/>
          <w:color w:val="4472C4" w:themeColor="accent1"/>
          <w:lang w:val="en-US"/>
        </w:rPr>
      </w:pPr>
    </w:p>
    <w:p w14:paraId="06F2CF16" w14:textId="2BFF232F" w:rsidR="000214BA" w:rsidRDefault="000214BA" w:rsidP="004168D5">
      <w:pPr>
        <w:rPr>
          <w:ins w:id="3456" w:author="Jordon Beijing" w:date="2020-09-05T20:03:00Z"/>
          <w:rFonts w:ascii="Times" w:hAnsi="Times"/>
          <w:color w:val="4472C4" w:themeColor="accent1"/>
          <w:lang w:val="en-US"/>
        </w:rPr>
      </w:pPr>
    </w:p>
    <w:p w14:paraId="75F591A5" w14:textId="68E16365" w:rsidR="000214BA" w:rsidRDefault="000214BA" w:rsidP="004168D5">
      <w:pPr>
        <w:rPr>
          <w:ins w:id="3457" w:author="Jordon Beijing" w:date="2020-09-05T20:03:00Z"/>
          <w:rFonts w:ascii="Times" w:hAnsi="Times"/>
          <w:color w:val="4472C4" w:themeColor="accent1"/>
          <w:lang w:val="en-US"/>
        </w:rPr>
      </w:pPr>
    </w:p>
    <w:p w14:paraId="29AF0EA8" w14:textId="3BD20B43" w:rsidR="000214BA" w:rsidRDefault="000214BA" w:rsidP="004168D5">
      <w:pPr>
        <w:rPr>
          <w:ins w:id="3458" w:author="Jordon Beijing" w:date="2020-09-05T20:03:00Z"/>
          <w:rFonts w:ascii="Times" w:hAnsi="Times"/>
          <w:color w:val="4472C4" w:themeColor="accent1"/>
          <w:lang w:val="en-US"/>
        </w:rPr>
      </w:pPr>
    </w:p>
    <w:p w14:paraId="0406E714" w14:textId="17DBA6A9" w:rsidR="000214BA" w:rsidRDefault="000214BA" w:rsidP="004168D5">
      <w:pPr>
        <w:rPr>
          <w:ins w:id="3459" w:author="Jordon Beijing" w:date="2020-09-05T20:03:00Z"/>
          <w:rFonts w:ascii="Times" w:hAnsi="Times"/>
          <w:color w:val="4472C4" w:themeColor="accent1"/>
          <w:lang w:val="en-US"/>
        </w:rPr>
      </w:pPr>
    </w:p>
    <w:p w14:paraId="6095644E" w14:textId="5E35E60A" w:rsidR="000214BA" w:rsidRDefault="000214BA" w:rsidP="004168D5">
      <w:pPr>
        <w:rPr>
          <w:ins w:id="3460" w:author="Jordon Beijing" w:date="2020-09-05T20:03:00Z"/>
          <w:rFonts w:ascii="Times" w:hAnsi="Times"/>
          <w:color w:val="4472C4" w:themeColor="accent1"/>
          <w:lang w:val="en-US"/>
        </w:rPr>
      </w:pPr>
    </w:p>
    <w:p w14:paraId="54C70870" w14:textId="729BA5B9" w:rsidR="000214BA" w:rsidRDefault="000214BA" w:rsidP="004168D5">
      <w:pPr>
        <w:rPr>
          <w:ins w:id="3461" w:author="Jordon Beijing" w:date="2020-09-05T20:03:00Z"/>
          <w:rFonts w:ascii="Times" w:hAnsi="Times"/>
          <w:color w:val="4472C4" w:themeColor="accent1"/>
          <w:lang w:val="en-US"/>
        </w:rPr>
      </w:pPr>
    </w:p>
    <w:p w14:paraId="58319FC5" w14:textId="02CB2242" w:rsidR="000214BA" w:rsidRDefault="000214BA" w:rsidP="004168D5">
      <w:pPr>
        <w:rPr>
          <w:ins w:id="3462" w:author="Jordon Beijing" w:date="2020-09-05T20:03:00Z"/>
          <w:rFonts w:ascii="Times" w:hAnsi="Times"/>
          <w:color w:val="4472C4" w:themeColor="accent1"/>
          <w:lang w:val="en-US"/>
        </w:rPr>
      </w:pPr>
    </w:p>
    <w:p w14:paraId="45EE01B6" w14:textId="56C484C0" w:rsidR="000214BA" w:rsidRDefault="000214BA" w:rsidP="004168D5">
      <w:pPr>
        <w:rPr>
          <w:ins w:id="3463" w:author="Jordon Beijing" w:date="2020-09-05T20:03:00Z"/>
          <w:rFonts w:ascii="Times" w:hAnsi="Times"/>
          <w:color w:val="4472C4" w:themeColor="accent1"/>
          <w:lang w:val="en-US"/>
        </w:rPr>
      </w:pPr>
    </w:p>
    <w:p w14:paraId="4C259E3A" w14:textId="5A340729" w:rsidR="000214BA" w:rsidRDefault="000214BA" w:rsidP="004168D5">
      <w:pPr>
        <w:rPr>
          <w:ins w:id="3464" w:author="Jordon Beijing" w:date="2020-09-05T20:03:00Z"/>
          <w:rFonts w:ascii="Times" w:hAnsi="Times"/>
          <w:color w:val="4472C4" w:themeColor="accent1"/>
          <w:lang w:val="en-US"/>
        </w:rPr>
      </w:pPr>
    </w:p>
    <w:p w14:paraId="1903A5E9" w14:textId="3C009258" w:rsidR="000214BA" w:rsidRDefault="000214BA" w:rsidP="004168D5">
      <w:pPr>
        <w:rPr>
          <w:ins w:id="3465" w:author="Jordon Beijing" w:date="2020-09-05T20:03:00Z"/>
          <w:rFonts w:ascii="Times" w:hAnsi="Times"/>
          <w:color w:val="4472C4" w:themeColor="accent1"/>
          <w:lang w:val="en-US"/>
        </w:rPr>
      </w:pPr>
    </w:p>
    <w:p w14:paraId="7CFB045F" w14:textId="44E39883" w:rsidR="000214BA" w:rsidRDefault="000214BA" w:rsidP="004168D5">
      <w:pPr>
        <w:rPr>
          <w:ins w:id="3466" w:author="Jordon Beijing" w:date="2020-09-05T20:03:00Z"/>
          <w:rFonts w:ascii="Times" w:hAnsi="Times"/>
          <w:color w:val="4472C4" w:themeColor="accent1"/>
          <w:lang w:val="en-US"/>
        </w:rPr>
      </w:pPr>
    </w:p>
    <w:p w14:paraId="6A5EB7EC" w14:textId="4EC2CCDF" w:rsidR="000214BA" w:rsidRDefault="000214BA" w:rsidP="004168D5">
      <w:pPr>
        <w:rPr>
          <w:ins w:id="3467" w:author="Jordon Beijing" w:date="2020-09-05T20:03:00Z"/>
          <w:rFonts w:ascii="Times" w:hAnsi="Times"/>
          <w:color w:val="4472C4" w:themeColor="accent1"/>
          <w:lang w:val="en-US"/>
        </w:rPr>
      </w:pPr>
    </w:p>
    <w:p w14:paraId="223A75AF" w14:textId="37C178EA" w:rsidR="000214BA" w:rsidRDefault="000214BA" w:rsidP="004168D5">
      <w:pPr>
        <w:rPr>
          <w:ins w:id="3468" w:author="Jordon Beijing" w:date="2020-09-05T20:03:00Z"/>
          <w:rFonts w:ascii="Times" w:hAnsi="Times"/>
          <w:color w:val="4472C4" w:themeColor="accent1"/>
          <w:lang w:val="en-US"/>
        </w:rPr>
      </w:pPr>
    </w:p>
    <w:p w14:paraId="144887A5" w14:textId="3D88883A" w:rsidR="000214BA" w:rsidRDefault="000214BA" w:rsidP="004168D5">
      <w:pPr>
        <w:rPr>
          <w:ins w:id="3469" w:author="Jordon Beijing" w:date="2020-09-05T20:03:00Z"/>
          <w:rFonts w:ascii="Times" w:hAnsi="Times"/>
          <w:color w:val="4472C4" w:themeColor="accent1"/>
          <w:lang w:val="en-US"/>
        </w:rPr>
      </w:pPr>
    </w:p>
    <w:p w14:paraId="39DEF742" w14:textId="39C05ED1" w:rsidR="000214BA" w:rsidRDefault="000214BA" w:rsidP="004168D5">
      <w:pPr>
        <w:rPr>
          <w:ins w:id="3470" w:author="Jordon Beijing" w:date="2020-09-05T20:03:00Z"/>
          <w:rFonts w:ascii="Times" w:hAnsi="Times"/>
          <w:color w:val="4472C4" w:themeColor="accent1"/>
          <w:lang w:val="en-US"/>
        </w:rPr>
      </w:pPr>
    </w:p>
    <w:p w14:paraId="2402487A" w14:textId="06A32DEA" w:rsidR="000214BA" w:rsidRDefault="000214BA" w:rsidP="004168D5">
      <w:pPr>
        <w:rPr>
          <w:ins w:id="3471" w:author="Jordon Beijing" w:date="2020-09-05T20:03:00Z"/>
          <w:rFonts w:ascii="Times" w:hAnsi="Times"/>
          <w:color w:val="4472C4" w:themeColor="accent1"/>
          <w:lang w:val="en-US"/>
        </w:rPr>
      </w:pPr>
    </w:p>
    <w:p w14:paraId="3D252953" w14:textId="55AF1B49" w:rsidR="000214BA" w:rsidRDefault="000214BA" w:rsidP="004168D5">
      <w:pPr>
        <w:rPr>
          <w:ins w:id="3472" w:author="Jordon Beijing" w:date="2020-09-05T20:03:00Z"/>
          <w:rFonts w:ascii="Times" w:hAnsi="Times"/>
          <w:color w:val="4472C4" w:themeColor="accent1"/>
          <w:lang w:val="en-US"/>
        </w:rPr>
      </w:pPr>
    </w:p>
    <w:p w14:paraId="39B699F5" w14:textId="2D3D2F10" w:rsidR="000214BA" w:rsidRDefault="000214BA" w:rsidP="004168D5">
      <w:pPr>
        <w:rPr>
          <w:ins w:id="3473" w:author="Jordon Beijing" w:date="2020-09-05T20:03:00Z"/>
          <w:rFonts w:ascii="Times" w:hAnsi="Times"/>
          <w:color w:val="4472C4" w:themeColor="accent1"/>
          <w:lang w:val="en-US"/>
        </w:rPr>
      </w:pPr>
    </w:p>
    <w:p w14:paraId="1F43313C" w14:textId="6FC49C04" w:rsidR="000214BA" w:rsidRDefault="000214BA" w:rsidP="004168D5">
      <w:pPr>
        <w:rPr>
          <w:ins w:id="3474" w:author="Jordon Beijing" w:date="2020-09-05T20:03:00Z"/>
          <w:rFonts w:ascii="Times" w:hAnsi="Times"/>
          <w:color w:val="4472C4" w:themeColor="accent1"/>
          <w:lang w:val="en-US"/>
        </w:rPr>
      </w:pPr>
    </w:p>
    <w:p w14:paraId="64A241C2" w14:textId="3FC19681" w:rsidR="000214BA" w:rsidRDefault="000214BA" w:rsidP="004168D5">
      <w:pPr>
        <w:rPr>
          <w:ins w:id="3475" w:author="Jordon Beijing" w:date="2020-09-05T20:03:00Z"/>
          <w:rFonts w:ascii="Times" w:hAnsi="Times"/>
          <w:color w:val="4472C4" w:themeColor="accent1"/>
          <w:lang w:val="en-US"/>
        </w:rPr>
      </w:pPr>
    </w:p>
    <w:p w14:paraId="00B7A357" w14:textId="2001F73B" w:rsidR="000214BA" w:rsidRDefault="000214BA" w:rsidP="004168D5">
      <w:pPr>
        <w:rPr>
          <w:ins w:id="3476" w:author="Jordon Beijing" w:date="2020-09-05T20:03:00Z"/>
          <w:rFonts w:ascii="Times" w:hAnsi="Times"/>
          <w:color w:val="4472C4" w:themeColor="accent1"/>
          <w:lang w:val="en-US"/>
        </w:rPr>
      </w:pPr>
    </w:p>
    <w:p w14:paraId="067655E0" w14:textId="04C91D47" w:rsidR="000214BA" w:rsidRDefault="000214BA" w:rsidP="004168D5">
      <w:pPr>
        <w:rPr>
          <w:ins w:id="3477" w:author="Jordon Beijing" w:date="2020-09-05T20:03:00Z"/>
          <w:rFonts w:ascii="Times" w:hAnsi="Times"/>
          <w:color w:val="4472C4" w:themeColor="accent1"/>
          <w:lang w:val="en-US"/>
        </w:rPr>
      </w:pPr>
    </w:p>
    <w:p w14:paraId="3274CCAD" w14:textId="45DCDA8F" w:rsidR="000214BA" w:rsidRDefault="000214BA" w:rsidP="004168D5">
      <w:pPr>
        <w:rPr>
          <w:ins w:id="3478" w:author="Jordon Beijing" w:date="2020-09-05T20:03:00Z"/>
          <w:rFonts w:ascii="Times" w:hAnsi="Times"/>
          <w:color w:val="4472C4" w:themeColor="accent1"/>
          <w:lang w:val="en-US"/>
        </w:rPr>
      </w:pPr>
    </w:p>
    <w:p w14:paraId="44B969A4" w14:textId="181697E4" w:rsidR="000214BA" w:rsidRDefault="000214BA" w:rsidP="004168D5">
      <w:pPr>
        <w:rPr>
          <w:ins w:id="3479" w:author="Jordon Beijing" w:date="2020-09-05T20:03:00Z"/>
          <w:rFonts w:ascii="Times" w:hAnsi="Times"/>
          <w:color w:val="4472C4" w:themeColor="accent1"/>
          <w:lang w:val="en-US"/>
        </w:rPr>
      </w:pPr>
    </w:p>
    <w:p w14:paraId="35CDBB1A" w14:textId="308FB3E8" w:rsidR="000214BA" w:rsidRDefault="000214BA" w:rsidP="004168D5">
      <w:pPr>
        <w:rPr>
          <w:ins w:id="3480" w:author="Jordon Beijing" w:date="2020-09-05T20:03:00Z"/>
          <w:rFonts w:ascii="Times" w:hAnsi="Times"/>
          <w:color w:val="4472C4" w:themeColor="accent1"/>
          <w:lang w:val="en-US"/>
        </w:rPr>
      </w:pPr>
    </w:p>
    <w:p w14:paraId="13F58E7F" w14:textId="77EBB915" w:rsidR="000214BA" w:rsidRDefault="000214BA" w:rsidP="004168D5">
      <w:pPr>
        <w:rPr>
          <w:ins w:id="3481" w:author="Jordon Beijing" w:date="2020-09-06T11:11:00Z"/>
          <w:rFonts w:ascii="Times" w:hAnsi="Times"/>
          <w:color w:val="4472C4" w:themeColor="accent1"/>
          <w:lang w:val="en-US"/>
        </w:rPr>
      </w:pPr>
    </w:p>
    <w:p w14:paraId="2928555D" w14:textId="77777777" w:rsidR="002A2782" w:rsidRDefault="002A2782" w:rsidP="004168D5">
      <w:pPr>
        <w:rPr>
          <w:ins w:id="3482" w:author="Jordon Beijing" w:date="2020-09-05T20:03:00Z"/>
          <w:rFonts w:ascii="Times" w:hAnsi="Times"/>
          <w:color w:val="4472C4" w:themeColor="accent1"/>
          <w:lang w:val="en-US"/>
        </w:rPr>
      </w:pPr>
    </w:p>
    <w:p w14:paraId="538CA756" w14:textId="31FDFD50" w:rsidR="004168D5" w:rsidRDefault="00BC0A2B" w:rsidP="004168D5">
      <w:pPr>
        <w:rPr>
          <w:rFonts w:ascii="Times" w:hAnsi="Times"/>
          <w:color w:val="4472C4" w:themeColor="accent1"/>
          <w:lang w:val="en-US"/>
        </w:rPr>
      </w:pPr>
      <w:r>
        <w:rPr>
          <w:rFonts w:ascii="Times" w:hAnsi="Times"/>
          <w:color w:val="4472C4" w:themeColor="accent1"/>
          <w:lang w:val="en-US"/>
        </w:rPr>
        <w:lastRenderedPageBreak/>
        <w:t xml:space="preserve">[Journal 5: </w:t>
      </w:r>
      <w:r w:rsidR="004168D5" w:rsidRPr="004168D5">
        <w:rPr>
          <w:rFonts w:ascii="Times" w:hAnsi="Times"/>
          <w:color w:val="4472C4" w:themeColor="accent1"/>
          <w:lang w:val="en-US"/>
        </w:rPr>
        <w:t>Write a 200-300 word summary of the article</w:t>
      </w:r>
      <w:ins w:id="3483" w:author="Jordon Beijing" w:date="2020-09-06T11:11:00Z">
        <w:r w:rsidR="002A2782">
          <w:rPr>
            <w:rFonts w:ascii="Times" w:hAnsi="Times"/>
            <w:color w:val="4472C4" w:themeColor="accent1"/>
            <w:lang w:val="en-US"/>
          </w:rPr>
          <w:t>.</w:t>
        </w:r>
      </w:ins>
      <w:r w:rsidR="004168D5" w:rsidRPr="004168D5">
        <w:rPr>
          <w:rFonts w:ascii="Times" w:hAnsi="Times"/>
          <w:color w:val="4472C4" w:themeColor="accent1"/>
          <w:lang w:val="en-US"/>
        </w:rPr>
        <w:t xml:space="preserve"> </w:t>
      </w:r>
      <w:del w:id="3484" w:author="Jordon Beijing" w:date="2020-09-06T11:11:00Z">
        <w:r w:rsidR="004168D5" w:rsidRPr="004168D5" w:rsidDel="002A2782">
          <w:rPr>
            <w:rFonts w:ascii="Times" w:hAnsi="Times"/>
            <w:color w:val="4472C4" w:themeColor="accent1"/>
            <w:lang w:val="en-US"/>
          </w:rPr>
          <w:delText xml:space="preserve">using </w:delText>
        </w:r>
      </w:del>
      <w:ins w:id="3485" w:author="Jordon Beijing" w:date="2020-09-06T11:11:00Z">
        <w:r w:rsidR="002A2782">
          <w:rPr>
            <w:rFonts w:ascii="Times" w:hAnsi="Times"/>
            <w:color w:val="4472C4" w:themeColor="accent1"/>
            <w:lang w:val="en-US"/>
          </w:rPr>
          <w:t>Use</w:t>
        </w:r>
        <w:r w:rsidR="002A2782" w:rsidRPr="004168D5">
          <w:rPr>
            <w:rFonts w:ascii="Times" w:hAnsi="Times"/>
            <w:color w:val="4472C4" w:themeColor="accent1"/>
            <w:lang w:val="en-US"/>
          </w:rPr>
          <w:t xml:space="preserve"> </w:t>
        </w:r>
      </w:ins>
      <w:del w:id="3486" w:author="Jordon Beijing" w:date="2020-09-06T11:11:00Z">
        <w:r w:rsidR="004168D5" w:rsidRPr="004168D5" w:rsidDel="002A2782">
          <w:rPr>
            <w:rFonts w:ascii="Times" w:hAnsi="Times"/>
            <w:color w:val="4472C4" w:themeColor="accent1"/>
            <w:lang w:val="en-US"/>
          </w:rPr>
          <w:delText>a</w:delText>
        </w:r>
      </w:del>
      <w:del w:id="3487" w:author="Jordon Beijing" w:date="2020-09-06T11:10:00Z">
        <w:r w:rsidR="004168D5" w:rsidRPr="004168D5" w:rsidDel="002A2782">
          <w:rPr>
            <w:rFonts w:ascii="Times" w:hAnsi="Times"/>
            <w:color w:val="4472C4" w:themeColor="accent1"/>
            <w:lang w:val="en-US"/>
          </w:rPr>
          <w:delText xml:space="preserve">t least </w:delText>
        </w:r>
      </w:del>
      <w:r w:rsidR="004168D5" w:rsidRPr="004168D5">
        <w:rPr>
          <w:rFonts w:ascii="Times" w:hAnsi="Times"/>
          <w:color w:val="4472C4" w:themeColor="accent1"/>
          <w:lang w:val="en-US"/>
        </w:rPr>
        <w:t>three direct quotes.: Draft 1</w:t>
      </w:r>
      <w:r>
        <w:rPr>
          <w:rFonts w:ascii="Times" w:hAnsi="Times"/>
          <w:color w:val="4472C4" w:themeColor="accent1"/>
          <w:lang w:val="en-US"/>
        </w:rPr>
        <w:t>]</w:t>
      </w:r>
    </w:p>
    <w:p w14:paraId="6F4BD64E" w14:textId="77777777" w:rsidR="00D663DF" w:rsidRDefault="00D663DF" w:rsidP="00D663DF">
      <w:pPr>
        <w:ind w:right="480"/>
        <w:jc w:val="center"/>
        <w:rPr>
          <w:ins w:id="3488" w:author="Jordon Beijing" w:date="2020-09-06T11:08:00Z"/>
          <w:rFonts w:ascii="Times" w:hAnsi="Times"/>
          <w:b/>
          <w:bCs/>
          <w:lang w:val="en-US"/>
        </w:rPr>
      </w:pPr>
    </w:p>
    <w:p w14:paraId="209309EA" w14:textId="43F0286E" w:rsidR="00D663DF" w:rsidRPr="00A646A5" w:rsidRDefault="00D663DF" w:rsidP="00D663DF">
      <w:pPr>
        <w:ind w:right="480"/>
        <w:jc w:val="center"/>
        <w:rPr>
          <w:ins w:id="3489" w:author="Jordon Beijing" w:date="2020-09-06T11:08:00Z"/>
          <w:rFonts w:ascii="Times" w:hAnsi="Times"/>
          <w:b/>
          <w:bCs/>
          <w:lang w:val="en-US"/>
        </w:rPr>
      </w:pPr>
      <w:ins w:id="3490" w:author="Jordon Beijing" w:date="2020-09-06T11:08:00Z">
        <w:r w:rsidRPr="00A646A5">
          <w:rPr>
            <w:rFonts w:ascii="Times" w:hAnsi="Times"/>
            <w:b/>
            <w:bCs/>
            <w:lang w:val="en-US"/>
          </w:rPr>
          <w:t>Journal Prompt 5: Summary of “A lovely bunch of coconuts and all that”</w:t>
        </w:r>
      </w:ins>
    </w:p>
    <w:p w14:paraId="5833927E" w14:textId="77777777" w:rsidR="008C18AB" w:rsidRDefault="008C18AB" w:rsidP="004168D5">
      <w:pPr>
        <w:rPr>
          <w:rFonts w:ascii="Times" w:hAnsi="Times"/>
          <w:color w:val="4472C4" w:themeColor="accent1"/>
          <w:lang w:val="en-US"/>
        </w:rPr>
      </w:pPr>
    </w:p>
    <w:p w14:paraId="3A081E1F" w14:textId="77777777" w:rsidR="00D85147" w:rsidRPr="00D85147" w:rsidRDefault="00D85147" w:rsidP="00D85147">
      <w:pPr>
        <w:rPr>
          <w:rFonts w:ascii="Times" w:hAnsi="Times"/>
          <w:lang w:val="en-US"/>
        </w:rPr>
      </w:pPr>
      <w:r w:rsidRPr="00D85147">
        <w:rPr>
          <w:rFonts w:ascii="Times" w:hAnsi="Times"/>
          <w:lang w:val="en-US"/>
        </w:rPr>
        <w:t>Summary of “A lovely bunch of coconuts and all that”</w:t>
      </w:r>
    </w:p>
    <w:p w14:paraId="6BC9344F" w14:textId="6478598F" w:rsidR="008C18AB" w:rsidRPr="00D85147" w:rsidRDefault="00D85147" w:rsidP="00D85147">
      <w:pPr>
        <w:rPr>
          <w:rFonts w:ascii="Times" w:hAnsi="Times"/>
          <w:lang w:val="en-US"/>
        </w:rPr>
      </w:pPr>
      <w:r w:rsidRPr="00D85147">
        <w:rPr>
          <w:rFonts w:ascii="Times" w:hAnsi="Times"/>
          <w:lang w:val="en-US"/>
        </w:rPr>
        <w:t xml:space="preserve">         This report is about how precious and nutritious coconut is, and it talked about some short story that have to do with coconut. Frist, the report began with an event of an allegations of misuse of Thai monkeys to coconut and other harvest fruits. The people who did this things profess that he didn’t “abuse” those monkey. He said that the monkey was hurt is because he doesn’t familiar to training monkey. He start to talk about the experience of visited to the South, and he said the coconut was very hard to took, only the monkey can climb up the tree and get it. The second story was talked about a person’s recall, when he was young, coconut was the same as banana, full of the fairly exacted; and people love coconut even made a lovely song for it. He love knocked coconut off its perch hardly, but he didn’t realize there are so much coconut had been dialed down when he knocked coconut off its perch. The third story is talking about people used to crazy about the coconut song, and decided to play it every time when Cambridge United Football Club win. The fourth story is talking about a one crew have a lot of coconut on the boat when they have a disaster on the boat and lose connection to the lifeboat, and they survived because coconut is rich in nutrients and water. The last story is talking about how high the coconut was in Thailand and PC times. This article tells us more about coconut, and let us understand more about how precious coconut is.</w:t>
      </w:r>
    </w:p>
    <w:p w14:paraId="6947B573" w14:textId="77777777" w:rsidR="008C18AB" w:rsidRDefault="008C18AB" w:rsidP="004168D5">
      <w:pPr>
        <w:rPr>
          <w:rFonts w:ascii="Times" w:hAnsi="Times"/>
          <w:color w:val="4472C4" w:themeColor="accent1"/>
          <w:lang w:val="en-US"/>
        </w:rPr>
      </w:pPr>
    </w:p>
    <w:p w14:paraId="63AD4B47" w14:textId="23CD9CE3" w:rsidR="004168D5" w:rsidRPr="004168D5" w:rsidRDefault="00BC0A2B" w:rsidP="004168D5">
      <w:pPr>
        <w:rPr>
          <w:rFonts w:ascii="Times" w:hAnsi="Times"/>
          <w:color w:val="4472C4" w:themeColor="accent1"/>
          <w:lang w:val="en-US"/>
        </w:rPr>
      </w:pPr>
      <w:r w:rsidRPr="002A2782">
        <w:rPr>
          <w:rFonts w:ascii="Times" w:hAnsi="Times"/>
          <w:color w:val="4472C4" w:themeColor="accent1"/>
          <w:lang w:val="en-US"/>
          <w:rPrChange w:id="3491" w:author="Jordon Beijing" w:date="2020-09-06T11:11:00Z">
            <w:rPr>
              <w:rFonts w:ascii="Times" w:hAnsi="Times"/>
              <w:color w:val="4472C4" w:themeColor="accent1"/>
              <w:lang w:val="en-US"/>
            </w:rPr>
          </w:rPrChange>
        </w:rPr>
        <w:t xml:space="preserve">[Journal 5: </w:t>
      </w:r>
      <w:r w:rsidR="004168D5" w:rsidRPr="002A2782">
        <w:rPr>
          <w:rFonts w:ascii="Times" w:hAnsi="Times"/>
          <w:color w:val="4472C4" w:themeColor="accent1"/>
          <w:lang w:val="en-US"/>
          <w:rPrChange w:id="3492" w:author="Jordon Beijing" w:date="2020-09-06T11:11:00Z">
            <w:rPr>
              <w:rFonts w:ascii="Times" w:hAnsi="Times"/>
              <w:color w:val="4472C4" w:themeColor="accent1"/>
              <w:lang w:val="en-US"/>
            </w:rPr>
          </w:rPrChange>
        </w:rPr>
        <w:t>Write a 200-300 word summary of the article</w:t>
      </w:r>
      <w:ins w:id="3493" w:author="Jordon Beijing" w:date="2020-09-06T11:09:00Z">
        <w:r w:rsidR="00D663DF" w:rsidRPr="002A2782">
          <w:rPr>
            <w:rFonts w:ascii="Times" w:hAnsi="Times"/>
            <w:color w:val="4472C4" w:themeColor="accent1"/>
            <w:lang w:val="en-US"/>
            <w:rPrChange w:id="3494" w:author="Jordon Beijing" w:date="2020-09-06T11:11:00Z">
              <w:rPr>
                <w:rFonts w:ascii="Times" w:hAnsi="Times"/>
                <w:color w:val="4472C4" w:themeColor="accent1"/>
                <w:highlight w:val="yellow"/>
                <w:lang w:val="en-US"/>
              </w:rPr>
            </w:rPrChange>
          </w:rPr>
          <w:t>.</w:t>
        </w:r>
      </w:ins>
      <w:r w:rsidR="004168D5" w:rsidRPr="002A2782">
        <w:rPr>
          <w:rFonts w:ascii="Times" w:hAnsi="Times"/>
          <w:color w:val="4472C4" w:themeColor="accent1"/>
          <w:lang w:val="en-US"/>
          <w:rPrChange w:id="3495" w:author="Jordon Beijing" w:date="2020-09-06T11:11:00Z">
            <w:rPr>
              <w:rFonts w:ascii="Times" w:hAnsi="Times"/>
              <w:color w:val="4472C4" w:themeColor="accent1"/>
              <w:lang w:val="en-US"/>
            </w:rPr>
          </w:rPrChange>
        </w:rPr>
        <w:t xml:space="preserve"> </w:t>
      </w:r>
      <w:ins w:id="3496" w:author="Jordon Beijing" w:date="2020-09-06T11:10:00Z">
        <w:r w:rsidR="002A2782" w:rsidRPr="002A2782">
          <w:rPr>
            <w:rFonts w:ascii="Times" w:hAnsi="Times"/>
            <w:color w:val="4472C4" w:themeColor="accent1"/>
            <w:lang w:val="en-US"/>
            <w:rPrChange w:id="3497" w:author="Jordon Beijing" w:date="2020-09-06T11:11:00Z">
              <w:rPr>
                <w:rFonts w:ascii="Times" w:hAnsi="Times"/>
                <w:color w:val="4472C4" w:themeColor="accent1"/>
                <w:highlight w:val="yellow"/>
                <w:lang w:val="en-US"/>
              </w:rPr>
            </w:rPrChange>
          </w:rPr>
          <w:t>U</w:t>
        </w:r>
      </w:ins>
      <w:del w:id="3498" w:author="Jordon Beijing" w:date="2020-09-06T11:10:00Z">
        <w:r w:rsidR="004168D5" w:rsidRPr="002A2782" w:rsidDel="002A2782">
          <w:rPr>
            <w:rFonts w:ascii="Times" w:hAnsi="Times"/>
            <w:color w:val="4472C4" w:themeColor="accent1"/>
            <w:lang w:val="en-US"/>
            <w:rPrChange w:id="3499" w:author="Jordon Beijing" w:date="2020-09-06T11:11:00Z">
              <w:rPr>
                <w:rFonts w:ascii="Times" w:hAnsi="Times"/>
                <w:color w:val="4472C4" w:themeColor="accent1"/>
                <w:lang w:val="en-US"/>
              </w:rPr>
            </w:rPrChange>
          </w:rPr>
          <w:delText>u</w:delText>
        </w:r>
      </w:del>
      <w:r w:rsidR="004168D5" w:rsidRPr="002A2782">
        <w:rPr>
          <w:rFonts w:ascii="Times" w:hAnsi="Times"/>
          <w:color w:val="4472C4" w:themeColor="accent1"/>
          <w:lang w:val="en-US"/>
          <w:rPrChange w:id="3500" w:author="Jordon Beijing" w:date="2020-09-06T11:11:00Z">
            <w:rPr>
              <w:rFonts w:ascii="Times" w:hAnsi="Times"/>
              <w:color w:val="4472C4" w:themeColor="accent1"/>
              <w:lang w:val="en-US"/>
            </w:rPr>
          </w:rPrChange>
        </w:rPr>
        <w:t>s</w:t>
      </w:r>
      <w:ins w:id="3501" w:author="Jordon Beijing" w:date="2020-09-06T11:09:00Z">
        <w:r w:rsidR="00D663DF" w:rsidRPr="002A2782">
          <w:rPr>
            <w:rFonts w:ascii="Times" w:hAnsi="Times"/>
            <w:color w:val="4472C4" w:themeColor="accent1"/>
            <w:lang w:val="en-US"/>
            <w:rPrChange w:id="3502" w:author="Jordon Beijing" w:date="2020-09-06T11:11:00Z">
              <w:rPr>
                <w:rFonts w:ascii="Times" w:hAnsi="Times"/>
                <w:color w:val="4472C4" w:themeColor="accent1"/>
                <w:highlight w:val="yellow"/>
                <w:lang w:val="en-US"/>
              </w:rPr>
            </w:rPrChange>
          </w:rPr>
          <w:t>e</w:t>
        </w:r>
      </w:ins>
      <w:del w:id="3503" w:author="Jordon Beijing" w:date="2020-09-06T11:09:00Z">
        <w:r w:rsidR="004168D5" w:rsidRPr="002A2782" w:rsidDel="00D663DF">
          <w:rPr>
            <w:rFonts w:ascii="Times" w:hAnsi="Times"/>
            <w:color w:val="4472C4" w:themeColor="accent1"/>
            <w:lang w:val="en-US"/>
            <w:rPrChange w:id="3504" w:author="Jordon Beijing" w:date="2020-09-06T11:11:00Z">
              <w:rPr>
                <w:rFonts w:ascii="Times" w:hAnsi="Times"/>
                <w:color w:val="4472C4" w:themeColor="accent1"/>
                <w:lang w:val="en-US"/>
              </w:rPr>
            </w:rPrChange>
          </w:rPr>
          <w:delText>ing</w:delText>
        </w:r>
      </w:del>
      <w:r w:rsidR="004168D5" w:rsidRPr="002A2782">
        <w:rPr>
          <w:rFonts w:ascii="Times" w:hAnsi="Times"/>
          <w:color w:val="4472C4" w:themeColor="accent1"/>
          <w:lang w:val="en-US"/>
          <w:rPrChange w:id="3505" w:author="Jordon Beijing" w:date="2020-09-06T11:11:00Z">
            <w:rPr>
              <w:rFonts w:ascii="Times" w:hAnsi="Times"/>
              <w:color w:val="4472C4" w:themeColor="accent1"/>
              <w:lang w:val="en-US"/>
            </w:rPr>
          </w:rPrChange>
        </w:rPr>
        <w:t xml:space="preserve"> </w:t>
      </w:r>
      <w:del w:id="3506" w:author="Jordon Beijing" w:date="2020-09-06T11:10:00Z">
        <w:r w:rsidR="004168D5" w:rsidRPr="002A2782" w:rsidDel="002A2782">
          <w:rPr>
            <w:rFonts w:ascii="Times" w:hAnsi="Times"/>
            <w:color w:val="4472C4" w:themeColor="accent1"/>
            <w:lang w:val="en-US"/>
            <w:rPrChange w:id="3507" w:author="Jordon Beijing" w:date="2020-09-06T11:11:00Z">
              <w:rPr>
                <w:rFonts w:ascii="Times" w:hAnsi="Times"/>
                <w:color w:val="4472C4" w:themeColor="accent1"/>
                <w:lang w:val="en-US"/>
              </w:rPr>
            </w:rPrChange>
          </w:rPr>
          <w:delText xml:space="preserve">at least </w:delText>
        </w:r>
      </w:del>
      <w:r w:rsidR="004168D5" w:rsidRPr="002A2782">
        <w:rPr>
          <w:rFonts w:ascii="Times" w:hAnsi="Times"/>
          <w:color w:val="4472C4" w:themeColor="accent1"/>
          <w:lang w:val="en-US"/>
          <w:rPrChange w:id="3508" w:author="Jordon Beijing" w:date="2020-09-06T11:11:00Z">
            <w:rPr>
              <w:rFonts w:ascii="Times" w:hAnsi="Times"/>
              <w:color w:val="4472C4" w:themeColor="accent1"/>
              <w:lang w:val="en-US"/>
            </w:rPr>
          </w:rPrChange>
        </w:rPr>
        <w:t>three direct quotes.: Draft 2</w:t>
      </w:r>
      <w:r w:rsidRPr="002A2782">
        <w:rPr>
          <w:rFonts w:ascii="Times" w:hAnsi="Times"/>
          <w:color w:val="4472C4" w:themeColor="accent1"/>
          <w:lang w:val="en-US"/>
          <w:rPrChange w:id="3509" w:author="Jordon Beijing" w:date="2020-09-06T11:11:00Z">
            <w:rPr>
              <w:rFonts w:ascii="Times" w:hAnsi="Times"/>
              <w:color w:val="4472C4" w:themeColor="accent1"/>
              <w:lang w:val="en-US"/>
            </w:rPr>
          </w:rPrChange>
        </w:rPr>
        <w:t>]</w:t>
      </w:r>
    </w:p>
    <w:p w14:paraId="178BA7B3" w14:textId="77777777" w:rsidR="004168D5" w:rsidRPr="004168D5" w:rsidRDefault="004168D5" w:rsidP="004168D5">
      <w:pPr>
        <w:ind w:left="360"/>
        <w:rPr>
          <w:rFonts w:ascii="Times" w:hAnsi="Times"/>
          <w:color w:val="4472C4" w:themeColor="accent1"/>
          <w:lang w:val="en-US"/>
        </w:rPr>
      </w:pPr>
    </w:p>
    <w:p w14:paraId="07DB31B0" w14:textId="74648D78" w:rsidR="00A54001" w:rsidRPr="00A54001" w:rsidRDefault="00A54001" w:rsidP="00A54001">
      <w:pPr>
        <w:ind w:right="480"/>
        <w:jc w:val="center"/>
        <w:rPr>
          <w:ins w:id="3510" w:author="Jordon Beijing" w:date="2020-09-05T20:53:00Z"/>
          <w:rFonts w:ascii="Times" w:hAnsi="Times"/>
          <w:b/>
          <w:bCs/>
          <w:lang w:val="en-US"/>
          <w:rPrChange w:id="3511" w:author="Jordon Beijing" w:date="2020-09-05T20:54:00Z">
            <w:rPr>
              <w:ins w:id="3512" w:author="Jordon Beijing" w:date="2020-09-05T20:53:00Z"/>
              <w:rFonts w:ascii="Times" w:hAnsi="Times"/>
              <w:lang w:val="en-US"/>
            </w:rPr>
          </w:rPrChange>
        </w:rPr>
        <w:pPrChange w:id="3513" w:author="Jordon Beijing" w:date="2020-09-05T20:54:00Z">
          <w:pPr/>
        </w:pPrChange>
      </w:pPr>
      <w:ins w:id="3514" w:author="Jordon Beijing" w:date="2020-09-05T20:53:00Z">
        <w:r w:rsidRPr="00A54001">
          <w:rPr>
            <w:rFonts w:ascii="Times" w:hAnsi="Times"/>
            <w:b/>
            <w:bCs/>
            <w:lang w:val="en-US"/>
            <w:rPrChange w:id="3515" w:author="Jordon Beijing" w:date="2020-09-05T20:54:00Z">
              <w:rPr>
                <w:rFonts w:ascii="Times" w:hAnsi="Times"/>
                <w:lang w:val="en-US"/>
              </w:rPr>
            </w:rPrChange>
          </w:rPr>
          <w:t>Jour</w:t>
        </w:r>
      </w:ins>
      <w:ins w:id="3516" w:author="Jordon Beijing" w:date="2020-09-05T20:54:00Z">
        <w:r w:rsidRPr="00A54001">
          <w:rPr>
            <w:rFonts w:ascii="Times" w:hAnsi="Times"/>
            <w:b/>
            <w:bCs/>
            <w:lang w:val="en-US"/>
            <w:rPrChange w:id="3517" w:author="Jordon Beijing" w:date="2020-09-05T20:54:00Z">
              <w:rPr>
                <w:rFonts w:ascii="Times" w:hAnsi="Times"/>
                <w:lang w:val="en-US"/>
              </w:rPr>
            </w:rPrChange>
          </w:rPr>
          <w:t xml:space="preserve">nal Prompt 5: </w:t>
        </w:r>
      </w:ins>
      <w:ins w:id="3518" w:author="Jordon Beijing" w:date="2020-09-05T20:53:00Z">
        <w:r w:rsidRPr="00A54001">
          <w:rPr>
            <w:rFonts w:ascii="Times" w:hAnsi="Times"/>
            <w:b/>
            <w:bCs/>
            <w:lang w:val="en-US"/>
            <w:rPrChange w:id="3519" w:author="Jordon Beijing" w:date="2020-09-05T20:54:00Z">
              <w:rPr>
                <w:rFonts w:ascii="Times" w:hAnsi="Times"/>
                <w:lang w:val="en-US"/>
              </w:rPr>
            </w:rPrChange>
          </w:rPr>
          <w:t>Summary of “A lovely bunch of coconuts and all that”</w:t>
        </w:r>
      </w:ins>
    </w:p>
    <w:p w14:paraId="123230A8" w14:textId="77777777" w:rsidR="008C18AB" w:rsidRPr="00D85147" w:rsidRDefault="008C18AB" w:rsidP="004168D5">
      <w:pPr>
        <w:rPr>
          <w:rFonts w:ascii="Times" w:hAnsi="Times"/>
          <w:color w:val="4472C4" w:themeColor="accent1"/>
          <w:lang w:val="en-US"/>
        </w:rPr>
      </w:pPr>
    </w:p>
    <w:p w14:paraId="75EECA39" w14:textId="4BBE24A2" w:rsidR="00D663DF" w:rsidRDefault="00D663DF" w:rsidP="00D663DF">
      <w:pPr>
        <w:jc w:val="center"/>
        <w:rPr>
          <w:ins w:id="3520" w:author="Jordon Beijing" w:date="2020-09-06T11:07:00Z"/>
          <w:rFonts w:ascii="Times New Roman" w:hAnsi="Times New Roman" w:cs="Times New Roman"/>
          <w:b/>
          <w:bCs/>
          <w:szCs w:val="24"/>
        </w:rPr>
      </w:pPr>
      <w:ins w:id="3521" w:author="Jordon Beijing" w:date="2020-09-06T11:06:00Z">
        <w:r w:rsidRPr="00A646A5">
          <w:rPr>
            <w:rFonts w:ascii="Times New Roman" w:hAnsi="Times New Roman" w:cs="Times New Roman"/>
            <w:b/>
            <w:bCs/>
            <w:szCs w:val="24"/>
          </w:rPr>
          <w:t>Summary of “A lovely bunch of coconuts and all that”</w:t>
        </w:r>
      </w:ins>
    </w:p>
    <w:p w14:paraId="58903E48" w14:textId="77777777" w:rsidR="00D663DF" w:rsidRPr="00A646A5" w:rsidRDefault="00D663DF" w:rsidP="00D663DF">
      <w:pPr>
        <w:jc w:val="center"/>
        <w:rPr>
          <w:ins w:id="3522" w:author="Jordon Beijing" w:date="2020-09-06T11:06:00Z"/>
          <w:rFonts w:ascii="Times New Roman" w:hAnsi="Times New Roman" w:cs="Times New Roman"/>
          <w:b/>
          <w:bCs/>
          <w:szCs w:val="24"/>
        </w:rPr>
      </w:pPr>
    </w:p>
    <w:p w14:paraId="64D0EA66" w14:textId="77777777" w:rsidR="00D663DF" w:rsidRDefault="00D663DF" w:rsidP="00D663DF">
      <w:pPr>
        <w:ind w:firstLine="420"/>
        <w:rPr>
          <w:ins w:id="3523" w:author="Jordon Beijing" w:date="2020-09-06T11:06:00Z"/>
          <w:rFonts w:ascii="Times New Roman" w:hAnsi="Times New Roman" w:cs="Times New Roman"/>
          <w:szCs w:val="24"/>
        </w:rPr>
      </w:pPr>
      <w:ins w:id="3524" w:author="Jordon Beijing" w:date="2020-09-06T11:06:00Z">
        <w:r w:rsidRPr="00A646A5">
          <w:rPr>
            <w:rFonts w:ascii="Times New Roman" w:hAnsi="Times New Roman" w:cs="Times New Roman"/>
            <w:szCs w:val="24"/>
          </w:rPr>
          <w:t xml:space="preserve">This </w:t>
        </w:r>
        <w:r>
          <w:rPr>
            <w:rFonts w:ascii="Times New Roman" w:hAnsi="Times New Roman" w:cs="Times New Roman"/>
            <w:szCs w:val="24"/>
          </w:rPr>
          <w:t>article</w:t>
        </w:r>
        <w:r w:rsidRPr="00A646A5">
          <w:rPr>
            <w:rFonts w:ascii="Times New Roman" w:hAnsi="Times New Roman" w:cs="Times New Roman"/>
            <w:szCs w:val="24"/>
          </w:rPr>
          <w:t xml:space="preserve"> is about how precious and nutritious </w:t>
        </w:r>
        <w:r>
          <w:rPr>
            <w:rFonts w:ascii="Times New Roman" w:hAnsi="Times New Roman" w:cs="Times New Roman"/>
            <w:szCs w:val="24"/>
          </w:rPr>
          <w:t xml:space="preserve">the </w:t>
        </w:r>
        <w:r w:rsidRPr="00A646A5">
          <w:rPr>
            <w:rFonts w:ascii="Times New Roman" w:hAnsi="Times New Roman" w:cs="Times New Roman"/>
            <w:szCs w:val="24"/>
          </w:rPr>
          <w:t xml:space="preserve">coconut is, and it </w:t>
        </w:r>
        <w:r>
          <w:rPr>
            <w:rFonts w:ascii="Times New Roman" w:hAnsi="Times New Roman" w:cs="Times New Roman"/>
            <w:szCs w:val="24"/>
          </w:rPr>
          <w:t>told</w:t>
        </w:r>
        <w:r w:rsidRPr="00A646A5">
          <w:rPr>
            <w:rFonts w:ascii="Times New Roman" w:hAnsi="Times New Roman" w:cs="Times New Roman"/>
            <w:szCs w:val="24"/>
          </w:rPr>
          <w:t xml:space="preserve"> </w:t>
        </w:r>
        <w:commentRangeStart w:id="3525"/>
        <w:r>
          <w:rPr>
            <w:rFonts w:ascii="Times New Roman" w:hAnsi="Times New Roman" w:cs="Times New Roman"/>
            <w:szCs w:val="24"/>
          </w:rPr>
          <w:t>a</w:t>
        </w:r>
        <w:r w:rsidRPr="00A646A5">
          <w:rPr>
            <w:rFonts w:ascii="Times New Roman" w:hAnsi="Times New Roman" w:cs="Times New Roman"/>
            <w:szCs w:val="24"/>
          </w:rPr>
          <w:t xml:space="preserve"> short story</w:t>
        </w:r>
        <w:commentRangeEnd w:id="3525"/>
        <w:r>
          <w:rPr>
            <w:rStyle w:val="CommentReference"/>
          </w:rPr>
          <w:commentReference w:id="3525"/>
        </w:r>
        <w:r w:rsidRPr="00A646A5">
          <w:rPr>
            <w:rFonts w:ascii="Times New Roman" w:hAnsi="Times New Roman" w:cs="Times New Roman"/>
            <w:szCs w:val="24"/>
          </w:rPr>
          <w:t xml:space="preserve"> that </w:t>
        </w:r>
        <w:r>
          <w:rPr>
            <w:rFonts w:ascii="Times New Roman" w:hAnsi="Times New Roman" w:cs="Times New Roman"/>
            <w:szCs w:val="24"/>
          </w:rPr>
          <w:t>has</w:t>
        </w:r>
        <w:r w:rsidRPr="00A646A5">
          <w:rPr>
            <w:rFonts w:ascii="Times New Roman" w:hAnsi="Times New Roman" w:cs="Times New Roman"/>
            <w:szCs w:val="24"/>
          </w:rPr>
          <w:t xml:space="preserve"> to do with coconut</w:t>
        </w:r>
        <w:r>
          <w:rPr>
            <w:rFonts w:ascii="Times New Roman" w:hAnsi="Times New Roman" w:cs="Times New Roman"/>
            <w:szCs w:val="24"/>
          </w:rPr>
          <w:t>s</w:t>
        </w:r>
        <w:r w:rsidRPr="00A646A5">
          <w:rPr>
            <w:rFonts w:ascii="Times New Roman" w:hAnsi="Times New Roman" w:cs="Times New Roman"/>
            <w:szCs w:val="24"/>
          </w:rPr>
          <w:t xml:space="preserve">. </w:t>
        </w:r>
      </w:ins>
    </w:p>
    <w:p w14:paraId="3DBD2CB0" w14:textId="77777777" w:rsidR="00D663DF" w:rsidRDefault="00D663DF" w:rsidP="00D663DF">
      <w:pPr>
        <w:ind w:firstLine="420"/>
        <w:rPr>
          <w:ins w:id="3526" w:author="Jordon Beijing" w:date="2020-09-06T11:06:00Z"/>
          <w:rFonts w:ascii="Times New Roman" w:hAnsi="Times New Roman" w:cs="Times New Roman"/>
          <w:szCs w:val="24"/>
        </w:rPr>
      </w:pPr>
      <w:ins w:id="3527" w:author="Jordon Beijing" w:date="2020-09-06T11:06:00Z">
        <w:r w:rsidRPr="00F90C81">
          <w:rPr>
            <w:rFonts w:ascii="Times New Roman" w:hAnsi="Times New Roman" w:cs="Times New Roman"/>
            <w:szCs w:val="24"/>
          </w:rPr>
          <w:t>First</w:t>
        </w:r>
        <w:r>
          <w:rPr>
            <w:rFonts w:ascii="Times New Roman" w:hAnsi="Times New Roman" w:cs="Times New Roman"/>
            <w:szCs w:val="24"/>
          </w:rPr>
          <w:t>ly</w:t>
        </w:r>
        <w:r w:rsidRPr="00A646A5">
          <w:rPr>
            <w:rFonts w:ascii="Times New Roman" w:hAnsi="Times New Roman" w:cs="Times New Roman"/>
            <w:szCs w:val="24"/>
          </w:rPr>
          <w:t xml:space="preserve">, the </w:t>
        </w:r>
        <w:r>
          <w:rPr>
            <w:rFonts w:ascii="Times New Roman" w:hAnsi="Times New Roman" w:cs="Times New Roman"/>
            <w:szCs w:val="24"/>
          </w:rPr>
          <w:t>article</w:t>
        </w:r>
        <w:r w:rsidRPr="00A646A5">
          <w:rPr>
            <w:rFonts w:ascii="Times New Roman" w:hAnsi="Times New Roman" w:cs="Times New Roman"/>
            <w:szCs w:val="24"/>
          </w:rPr>
          <w:t xml:space="preserve"> began with </w:t>
        </w:r>
        <w:r>
          <w:rPr>
            <w:rFonts w:ascii="Times New Roman" w:hAnsi="Times New Roman" w:cs="Times New Roman"/>
            <w:szCs w:val="24"/>
          </w:rPr>
          <w:t>the news about</w:t>
        </w:r>
        <w:r w:rsidRPr="00A646A5">
          <w:rPr>
            <w:rFonts w:ascii="Times New Roman" w:hAnsi="Times New Roman" w:cs="Times New Roman"/>
            <w:szCs w:val="24"/>
          </w:rPr>
          <w:t xml:space="preserve"> allegations of misuse of Thai monkeys to </w:t>
        </w:r>
        <w:r>
          <w:rPr>
            <w:rFonts w:ascii="Times New Roman" w:hAnsi="Times New Roman" w:cs="Times New Roman"/>
            <w:szCs w:val="24"/>
          </w:rPr>
          <w:t xml:space="preserve">harvest </w:t>
        </w:r>
        <w:r w:rsidRPr="00A646A5">
          <w:rPr>
            <w:rFonts w:ascii="Times New Roman" w:hAnsi="Times New Roman" w:cs="Times New Roman"/>
            <w:szCs w:val="24"/>
          </w:rPr>
          <w:t>coconut</w:t>
        </w:r>
        <w:r>
          <w:rPr>
            <w:rFonts w:ascii="Times New Roman" w:hAnsi="Times New Roman" w:cs="Times New Roman"/>
            <w:szCs w:val="24"/>
          </w:rPr>
          <w:t>s</w:t>
        </w:r>
        <w:r w:rsidRPr="00A646A5">
          <w:rPr>
            <w:rFonts w:ascii="Times New Roman" w:hAnsi="Times New Roman" w:cs="Times New Roman"/>
            <w:szCs w:val="24"/>
          </w:rPr>
          <w:t xml:space="preserve"> and other fruits. The people who </w:t>
        </w:r>
        <w:r>
          <w:rPr>
            <w:rFonts w:ascii="Times New Roman" w:hAnsi="Times New Roman" w:cs="Times New Roman"/>
            <w:szCs w:val="24"/>
          </w:rPr>
          <w:t>do</w:t>
        </w:r>
        <w:r w:rsidRPr="00A646A5">
          <w:rPr>
            <w:rFonts w:ascii="Times New Roman" w:hAnsi="Times New Roman" w:cs="Times New Roman"/>
            <w:szCs w:val="24"/>
          </w:rPr>
          <w:t xml:space="preserve"> </w:t>
        </w:r>
        <w:r>
          <w:rPr>
            <w:rFonts w:ascii="Times New Roman" w:hAnsi="Times New Roman" w:cs="Times New Roman"/>
            <w:szCs w:val="24"/>
          </w:rPr>
          <w:t>these</w:t>
        </w:r>
        <w:r w:rsidRPr="00A646A5">
          <w:rPr>
            <w:rFonts w:ascii="Times New Roman" w:hAnsi="Times New Roman" w:cs="Times New Roman"/>
            <w:szCs w:val="24"/>
          </w:rPr>
          <w:t xml:space="preserve"> things profess that </w:t>
        </w:r>
        <w:r>
          <w:rPr>
            <w:rFonts w:ascii="Times New Roman" w:hAnsi="Times New Roman" w:cs="Times New Roman"/>
            <w:szCs w:val="24"/>
          </w:rPr>
          <w:t>they</w:t>
        </w:r>
        <w:r w:rsidRPr="00A646A5">
          <w:rPr>
            <w:rFonts w:ascii="Times New Roman" w:hAnsi="Times New Roman" w:cs="Times New Roman"/>
            <w:szCs w:val="24"/>
          </w:rPr>
          <w:t xml:space="preserve"> </w:t>
        </w:r>
        <w:r>
          <w:rPr>
            <w:rFonts w:ascii="Times New Roman" w:hAnsi="Times New Roman" w:cs="Times New Roman"/>
            <w:szCs w:val="24"/>
          </w:rPr>
          <w:t>don’t</w:t>
        </w:r>
        <w:r w:rsidRPr="00A646A5">
          <w:rPr>
            <w:rFonts w:ascii="Times New Roman" w:hAnsi="Times New Roman" w:cs="Times New Roman"/>
            <w:szCs w:val="24"/>
          </w:rPr>
          <w:t xml:space="preserve"> “abuse” those monkey</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One coconut farmer</w:t>
        </w:r>
        <w:r w:rsidRPr="00A646A5">
          <w:rPr>
            <w:rFonts w:ascii="Times New Roman" w:hAnsi="Times New Roman" w:cs="Times New Roman"/>
            <w:szCs w:val="24"/>
          </w:rPr>
          <w:t xml:space="preserve"> said that</w:t>
        </w:r>
        <w:r>
          <w:rPr>
            <w:rFonts w:ascii="Times New Roman" w:hAnsi="Times New Roman" w:cs="Times New Roman"/>
            <w:szCs w:val="24"/>
          </w:rPr>
          <w:t xml:space="preserve"> some people think </w:t>
        </w:r>
        <w:r w:rsidRPr="00A646A5">
          <w:rPr>
            <w:rFonts w:ascii="Times New Roman" w:hAnsi="Times New Roman" w:cs="Times New Roman"/>
            <w:szCs w:val="24"/>
          </w:rPr>
          <w:t>the monkey</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are</w:t>
        </w:r>
        <w:r w:rsidRPr="00A646A5">
          <w:rPr>
            <w:rFonts w:ascii="Times New Roman" w:hAnsi="Times New Roman" w:cs="Times New Roman"/>
            <w:szCs w:val="24"/>
          </w:rPr>
          <w:t xml:space="preserve"> </w:t>
        </w:r>
        <w:r>
          <w:rPr>
            <w:rFonts w:ascii="Times New Roman" w:hAnsi="Times New Roman" w:cs="Times New Roman"/>
            <w:szCs w:val="24"/>
          </w:rPr>
          <w:t xml:space="preserve">getting </w:t>
        </w:r>
        <w:r w:rsidRPr="00A646A5">
          <w:rPr>
            <w:rFonts w:ascii="Times New Roman" w:hAnsi="Times New Roman" w:cs="Times New Roman"/>
            <w:szCs w:val="24"/>
          </w:rPr>
          <w:t xml:space="preserve">hurt because </w:t>
        </w:r>
        <w:r>
          <w:rPr>
            <w:rFonts w:ascii="Times New Roman" w:hAnsi="Times New Roman" w:cs="Times New Roman"/>
            <w:szCs w:val="24"/>
          </w:rPr>
          <w:t>they</w:t>
        </w:r>
        <w:r w:rsidRPr="00A646A5">
          <w:rPr>
            <w:rFonts w:ascii="Times New Roman" w:hAnsi="Times New Roman" w:cs="Times New Roman"/>
            <w:szCs w:val="24"/>
          </w:rPr>
          <w:t xml:space="preserve"> </w:t>
        </w:r>
        <w:r>
          <w:rPr>
            <w:rFonts w:ascii="Times New Roman" w:hAnsi="Times New Roman" w:cs="Times New Roman"/>
            <w:szCs w:val="24"/>
          </w:rPr>
          <w:t>aren’t</w:t>
        </w:r>
        <w:r w:rsidRPr="00A646A5">
          <w:rPr>
            <w:rFonts w:ascii="Times New Roman" w:hAnsi="Times New Roman" w:cs="Times New Roman"/>
            <w:szCs w:val="24"/>
          </w:rPr>
          <w:t xml:space="preserve"> familiar </w:t>
        </w:r>
        <w:r>
          <w:rPr>
            <w:rFonts w:ascii="Times New Roman" w:hAnsi="Times New Roman" w:cs="Times New Roman"/>
            <w:szCs w:val="24"/>
          </w:rPr>
          <w:t>with</w:t>
        </w:r>
        <w:r w:rsidRPr="00A646A5">
          <w:rPr>
            <w:rFonts w:ascii="Times New Roman" w:hAnsi="Times New Roman" w:cs="Times New Roman"/>
            <w:szCs w:val="24"/>
          </w:rPr>
          <w:t xml:space="preserve"> training monkey</w:t>
        </w:r>
        <w:r>
          <w:rPr>
            <w:rFonts w:ascii="Times New Roman" w:hAnsi="Times New Roman" w:cs="Times New Roman"/>
            <w:szCs w:val="24"/>
          </w:rPr>
          <w:t>s</w:t>
        </w:r>
        <w:r w:rsidRPr="00A646A5">
          <w:rPr>
            <w:rFonts w:ascii="Times New Roman" w:hAnsi="Times New Roman" w:cs="Times New Roman"/>
            <w:szCs w:val="24"/>
          </w:rPr>
          <w:t>. He talk</w:t>
        </w:r>
        <w:r>
          <w:rPr>
            <w:rFonts w:ascii="Times New Roman" w:hAnsi="Times New Roman" w:cs="Times New Roman"/>
            <w:szCs w:val="24"/>
          </w:rPr>
          <w:t>ed</w:t>
        </w:r>
        <w:r w:rsidRPr="00A646A5">
          <w:rPr>
            <w:rFonts w:ascii="Times New Roman" w:hAnsi="Times New Roman" w:cs="Times New Roman"/>
            <w:szCs w:val="24"/>
          </w:rPr>
          <w:t xml:space="preserve"> about the experience of visit</w:t>
        </w:r>
        <w:r>
          <w:rPr>
            <w:rFonts w:ascii="Times New Roman" w:hAnsi="Times New Roman" w:cs="Times New Roman"/>
            <w:szCs w:val="24"/>
          </w:rPr>
          <w:t>ing</w:t>
        </w:r>
        <w:r w:rsidRPr="00A646A5">
          <w:rPr>
            <w:rFonts w:ascii="Times New Roman" w:hAnsi="Times New Roman" w:cs="Times New Roman"/>
            <w:szCs w:val="24"/>
          </w:rPr>
          <w:t xml:space="preserve"> the </w:t>
        </w:r>
        <w:commentRangeStart w:id="3528"/>
        <w:commentRangeStart w:id="3529"/>
        <w:r w:rsidRPr="00A646A5">
          <w:rPr>
            <w:rFonts w:ascii="Times New Roman" w:hAnsi="Times New Roman" w:cs="Times New Roman"/>
            <w:szCs w:val="24"/>
          </w:rPr>
          <w:t>South</w:t>
        </w:r>
        <w:commentRangeEnd w:id="3528"/>
        <w:r>
          <w:rPr>
            <w:rStyle w:val="CommentReference"/>
          </w:rPr>
          <w:commentReference w:id="3528"/>
        </w:r>
        <w:commentRangeEnd w:id="3529"/>
        <w:r>
          <w:rPr>
            <w:rStyle w:val="CommentReference"/>
          </w:rPr>
          <w:commentReference w:id="3529"/>
        </w:r>
        <w:r w:rsidRPr="00A646A5">
          <w:rPr>
            <w:rFonts w:ascii="Times New Roman" w:hAnsi="Times New Roman" w:cs="Times New Roman"/>
            <w:szCs w:val="24"/>
          </w:rPr>
          <w:t>, and he said coconut</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are</w:t>
        </w:r>
        <w:r w:rsidRPr="00A646A5">
          <w:rPr>
            <w:rFonts w:ascii="Times New Roman" w:hAnsi="Times New Roman" w:cs="Times New Roman"/>
            <w:szCs w:val="24"/>
          </w:rPr>
          <w:t xml:space="preserve"> very </w:t>
        </w:r>
        <w:r>
          <w:rPr>
            <w:rFonts w:ascii="Times New Roman" w:hAnsi="Times New Roman" w:cs="Times New Roman"/>
            <w:szCs w:val="24"/>
          </w:rPr>
          <w:t>difficult for humans</w:t>
        </w:r>
        <w:r w:rsidRPr="00A646A5">
          <w:rPr>
            <w:rFonts w:ascii="Times New Roman" w:hAnsi="Times New Roman" w:cs="Times New Roman"/>
            <w:szCs w:val="24"/>
          </w:rPr>
          <w:t xml:space="preserve"> to </w:t>
        </w:r>
        <w:r>
          <w:rPr>
            <w:rFonts w:ascii="Times New Roman" w:hAnsi="Times New Roman" w:cs="Times New Roman"/>
            <w:szCs w:val="24"/>
          </w:rPr>
          <w:t>pick;</w:t>
        </w:r>
        <w:r w:rsidRPr="00A646A5">
          <w:rPr>
            <w:rFonts w:ascii="Times New Roman" w:hAnsi="Times New Roman" w:cs="Times New Roman"/>
            <w:szCs w:val="24"/>
          </w:rPr>
          <w:t xml:space="preserve"> only the monkey</w:t>
        </w:r>
        <w:r>
          <w:rPr>
            <w:rFonts w:ascii="Times New Roman" w:hAnsi="Times New Roman" w:cs="Times New Roman"/>
            <w:szCs w:val="24"/>
          </w:rPr>
          <w:t>s</w:t>
        </w:r>
        <w:r w:rsidRPr="00A646A5">
          <w:rPr>
            <w:rFonts w:ascii="Times New Roman" w:hAnsi="Times New Roman" w:cs="Times New Roman"/>
            <w:szCs w:val="24"/>
          </w:rPr>
          <w:t xml:space="preserve"> can climb up the tree</w:t>
        </w:r>
        <w:r>
          <w:rPr>
            <w:rFonts w:ascii="Times New Roman" w:hAnsi="Times New Roman" w:cs="Times New Roman"/>
            <w:szCs w:val="24"/>
          </w:rPr>
          <w:t>s</w:t>
        </w:r>
        <w:r w:rsidRPr="00A646A5">
          <w:rPr>
            <w:rFonts w:ascii="Times New Roman" w:hAnsi="Times New Roman" w:cs="Times New Roman"/>
            <w:szCs w:val="24"/>
          </w:rPr>
          <w:t xml:space="preserve"> and get </w:t>
        </w:r>
        <w:r>
          <w:rPr>
            <w:rFonts w:ascii="Times New Roman" w:hAnsi="Times New Roman" w:cs="Times New Roman"/>
            <w:szCs w:val="24"/>
          </w:rPr>
          <w:t>them</w:t>
        </w:r>
        <w:r w:rsidRPr="00A646A5">
          <w:rPr>
            <w:rFonts w:ascii="Times New Roman" w:hAnsi="Times New Roman" w:cs="Times New Roman"/>
            <w:szCs w:val="24"/>
          </w:rPr>
          <w:t xml:space="preserve">. </w:t>
        </w:r>
      </w:ins>
    </w:p>
    <w:p w14:paraId="1D68296A" w14:textId="1A33A504" w:rsidR="00D663DF" w:rsidRDefault="00D663DF" w:rsidP="00D663DF">
      <w:pPr>
        <w:ind w:firstLine="420"/>
        <w:rPr>
          <w:ins w:id="3530" w:author="Jordon Beijing" w:date="2020-09-06T11:06:00Z"/>
          <w:rFonts w:ascii="Times New Roman" w:hAnsi="Times New Roman" w:cs="Times New Roman"/>
          <w:szCs w:val="24"/>
        </w:rPr>
      </w:pPr>
      <w:ins w:id="3531" w:author="Jordon Beijing" w:date="2020-09-06T11:06:00Z">
        <w:r w:rsidRPr="00A646A5">
          <w:rPr>
            <w:rFonts w:ascii="Times New Roman" w:hAnsi="Times New Roman" w:cs="Times New Roman"/>
            <w:szCs w:val="24"/>
          </w:rPr>
          <w:t>The</w:t>
        </w:r>
        <w:r>
          <w:rPr>
            <w:rFonts w:ascii="Times New Roman" w:hAnsi="Times New Roman" w:cs="Times New Roman"/>
            <w:szCs w:val="24"/>
          </w:rPr>
          <w:t>n the writer told a story about</w:t>
        </w:r>
        <w:r w:rsidRPr="00A646A5">
          <w:rPr>
            <w:rFonts w:ascii="Times New Roman" w:hAnsi="Times New Roman" w:cs="Times New Roman"/>
            <w:szCs w:val="24"/>
          </w:rPr>
          <w:t xml:space="preserve"> when he was young</w:t>
        </w:r>
        <w:r>
          <w:rPr>
            <w:rFonts w:ascii="Times New Roman" w:hAnsi="Times New Roman" w:cs="Times New Roman"/>
            <w:szCs w:val="24"/>
          </w:rPr>
          <w:t xml:space="preserve"> and the</w:t>
        </w:r>
        <w:r w:rsidRPr="00A646A5">
          <w:rPr>
            <w:rFonts w:ascii="Times New Roman" w:hAnsi="Times New Roman" w:cs="Times New Roman"/>
            <w:szCs w:val="24"/>
          </w:rPr>
          <w:t xml:space="preserve"> coconut was the same as </w:t>
        </w:r>
        <w:r>
          <w:rPr>
            <w:rFonts w:ascii="Times New Roman" w:hAnsi="Times New Roman" w:cs="Times New Roman"/>
            <w:szCs w:val="24"/>
          </w:rPr>
          <w:t xml:space="preserve">the </w:t>
        </w:r>
        <w:r w:rsidRPr="00A646A5">
          <w:rPr>
            <w:rFonts w:ascii="Times New Roman" w:hAnsi="Times New Roman" w:cs="Times New Roman"/>
            <w:szCs w:val="24"/>
          </w:rPr>
          <w:t xml:space="preserve">banana, </w:t>
        </w:r>
        <w:r>
          <w:rPr>
            <w:rFonts w:ascii="Times New Roman" w:hAnsi="Times New Roman" w:cs="Times New Roman"/>
            <w:szCs w:val="24"/>
          </w:rPr>
          <w:t xml:space="preserve">a </w:t>
        </w:r>
        <w:r w:rsidRPr="00A646A5">
          <w:rPr>
            <w:rFonts w:ascii="Times New Roman" w:hAnsi="Times New Roman" w:cs="Times New Roman"/>
            <w:szCs w:val="24"/>
          </w:rPr>
          <w:t xml:space="preserve">fairly </w:t>
        </w:r>
        <w:r>
          <w:rPr>
            <w:rFonts w:ascii="Times New Roman" w:hAnsi="Times New Roman" w:cs="Times New Roman"/>
            <w:szCs w:val="24"/>
          </w:rPr>
          <w:t>exotic fruit in the UK. P</w:t>
        </w:r>
        <w:r w:rsidRPr="00A646A5">
          <w:rPr>
            <w:rFonts w:ascii="Times New Roman" w:hAnsi="Times New Roman" w:cs="Times New Roman"/>
            <w:szCs w:val="24"/>
          </w:rPr>
          <w:t>eople love</w:t>
        </w:r>
        <w:r>
          <w:rPr>
            <w:rFonts w:ascii="Times New Roman" w:hAnsi="Times New Roman" w:cs="Times New Roman"/>
            <w:szCs w:val="24"/>
          </w:rPr>
          <w:t>d</w:t>
        </w:r>
        <w:r w:rsidRPr="00A646A5">
          <w:rPr>
            <w:rFonts w:ascii="Times New Roman" w:hAnsi="Times New Roman" w:cs="Times New Roman"/>
            <w:szCs w:val="24"/>
          </w:rPr>
          <w:t xml:space="preserve"> coconut</w:t>
        </w:r>
        <w:r>
          <w:rPr>
            <w:rFonts w:ascii="Times New Roman" w:hAnsi="Times New Roman" w:cs="Times New Roman"/>
            <w:szCs w:val="24"/>
          </w:rPr>
          <w:t>s so much that they</w:t>
        </w:r>
        <w:r w:rsidRPr="00A646A5">
          <w:rPr>
            <w:rFonts w:ascii="Times New Roman" w:hAnsi="Times New Roman" w:cs="Times New Roman"/>
            <w:szCs w:val="24"/>
          </w:rPr>
          <w:t xml:space="preserve"> even made a lovely song </w:t>
        </w:r>
        <w:r>
          <w:rPr>
            <w:rFonts w:ascii="Times New Roman" w:hAnsi="Times New Roman" w:cs="Times New Roman"/>
            <w:szCs w:val="24"/>
          </w:rPr>
          <w:t>about</w:t>
        </w:r>
        <w:r w:rsidRPr="00A646A5">
          <w:rPr>
            <w:rFonts w:ascii="Times New Roman" w:hAnsi="Times New Roman" w:cs="Times New Roman"/>
            <w:szCs w:val="24"/>
          </w:rPr>
          <w:t xml:space="preserve"> </w:t>
        </w:r>
        <w:r>
          <w:rPr>
            <w:rFonts w:ascii="Times New Roman" w:hAnsi="Times New Roman" w:cs="Times New Roman"/>
            <w:szCs w:val="24"/>
          </w:rPr>
          <w:t>them</w:t>
        </w:r>
        <w:r w:rsidRPr="00A646A5">
          <w:rPr>
            <w:rFonts w:ascii="Times New Roman" w:hAnsi="Times New Roman" w:cs="Times New Roman"/>
            <w:szCs w:val="24"/>
          </w:rPr>
          <w:t xml:space="preserve">. </w:t>
        </w:r>
        <w:commentRangeStart w:id="3532"/>
        <w:commentRangeStart w:id="3533"/>
        <w:r w:rsidRPr="00A646A5">
          <w:rPr>
            <w:rFonts w:ascii="Times New Roman" w:hAnsi="Times New Roman" w:cs="Times New Roman"/>
            <w:szCs w:val="24"/>
          </w:rPr>
          <w:t xml:space="preserve">He love </w:t>
        </w:r>
        <w:r>
          <w:rPr>
            <w:rFonts w:ascii="Times New Roman" w:hAnsi="Times New Roman" w:cs="Times New Roman"/>
            <w:szCs w:val="24"/>
          </w:rPr>
          <w:t xml:space="preserve">to </w:t>
        </w:r>
        <w:r w:rsidRPr="00A646A5">
          <w:rPr>
            <w:rFonts w:ascii="Times New Roman" w:hAnsi="Times New Roman" w:cs="Times New Roman"/>
            <w:szCs w:val="24"/>
          </w:rPr>
          <w:t>knocked coconut</w:t>
        </w:r>
        <w:r>
          <w:rPr>
            <w:rFonts w:ascii="Times New Roman" w:hAnsi="Times New Roman" w:cs="Times New Roman"/>
            <w:szCs w:val="24"/>
          </w:rPr>
          <w:t>s</w:t>
        </w:r>
        <w:r w:rsidRPr="00A646A5">
          <w:rPr>
            <w:rFonts w:ascii="Times New Roman" w:hAnsi="Times New Roman" w:cs="Times New Roman"/>
            <w:szCs w:val="24"/>
          </w:rPr>
          <w:t xml:space="preserve"> off </w:t>
        </w:r>
        <w:r>
          <w:rPr>
            <w:rFonts w:ascii="Times New Roman" w:hAnsi="Times New Roman" w:cs="Times New Roman"/>
            <w:szCs w:val="24"/>
          </w:rPr>
          <w:t>their</w:t>
        </w:r>
        <w:r w:rsidRPr="00A646A5">
          <w:rPr>
            <w:rFonts w:ascii="Times New Roman" w:hAnsi="Times New Roman" w:cs="Times New Roman"/>
            <w:szCs w:val="24"/>
          </w:rPr>
          <w:t xml:space="preserve"> </w:t>
        </w:r>
        <w:r>
          <w:rPr>
            <w:rFonts w:ascii="Times New Roman" w:hAnsi="Times New Roman" w:cs="Times New Roman"/>
            <w:szCs w:val="24"/>
          </w:rPr>
          <w:t>trees</w:t>
        </w:r>
        <w:r w:rsidRPr="00A646A5">
          <w:rPr>
            <w:rFonts w:ascii="Times New Roman" w:hAnsi="Times New Roman" w:cs="Times New Roman"/>
            <w:szCs w:val="24"/>
          </w:rPr>
          <w:t xml:space="preserve"> </w:t>
        </w:r>
        <w:r w:rsidRPr="00A646A5">
          <w:rPr>
            <w:rFonts w:ascii="Times New Roman" w:hAnsi="Times New Roman" w:cs="Times New Roman"/>
            <w:strike/>
            <w:szCs w:val="24"/>
            <w:highlight w:val="yellow"/>
          </w:rPr>
          <w:t>hardly</w:t>
        </w:r>
        <w:r w:rsidRPr="00A646A5">
          <w:rPr>
            <w:rFonts w:ascii="Times New Roman" w:hAnsi="Times New Roman" w:cs="Times New Roman"/>
            <w:szCs w:val="24"/>
          </w:rPr>
          <w:t xml:space="preserve">, but he didn’t realize there </w:t>
        </w:r>
        <w:r>
          <w:rPr>
            <w:rFonts w:ascii="Times New Roman" w:hAnsi="Times New Roman" w:cs="Times New Roman"/>
            <w:szCs w:val="24"/>
          </w:rPr>
          <w:t>were</w:t>
        </w:r>
        <w:r w:rsidRPr="00A646A5">
          <w:rPr>
            <w:rFonts w:ascii="Times New Roman" w:hAnsi="Times New Roman" w:cs="Times New Roman"/>
            <w:szCs w:val="24"/>
          </w:rPr>
          <w:t xml:space="preserve"> so </w:t>
        </w:r>
        <w:r>
          <w:rPr>
            <w:rFonts w:ascii="Times New Roman" w:hAnsi="Times New Roman" w:cs="Times New Roman"/>
            <w:szCs w:val="24"/>
          </w:rPr>
          <w:t>many</w:t>
        </w:r>
        <w:r w:rsidRPr="00A646A5">
          <w:rPr>
            <w:rFonts w:ascii="Times New Roman" w:hAnsi="Times New Roman" w:cs="Times New Roman"/>
            <w:szCs w:val="24"/>
          </w:rPr>
          <w:t xml:space="preserve"> coconut</w:t>
        </w:r>
        <w:r>
          <w:rPr>
            <w:rFonts w:ascii="Times New Roman" w:hAnsi="Times New Roman" w:cs="Times New Roman"/>
            <w:szCs w:val="24"/>
          </w:rPr>
          <w:t>s that</w:t>
        </w:r>
        <w:r w:rsidRPr="00A646A5">
          <w:rPr>
            <w:rFonts w:ascii="Times New Roman" w:hAnsi="Times New Roman" w:cs="Times New Roman"/>
            <w:szCs w:val="24"/>
          </w:rPr>
          <w:t xml:space="preserve"> had been </w:t>
        </w:r>
      </w:ins>
      <w:ins w:id="3534" w:author="Jordon Beijing" w:date="2020-09-06T11:07:00Z">
        <w:r w:rsidRPr="00A646A5">
          <w:rPr>
            <w:rFonts w:ascii="Times New Roman" w:hAnsi="Times New Roman" w:cs="Times New Roman"/>
            <w:szCs w:val="24"/>
            <w:highlight w:val="yellow"/>
          </w:rPr>
          <w:t>dialled</w:t>
        </w:r>
      </w:ins>
      <w:ins w:id="3535" w:author="Jordon Beijing" w:date="2020-09-06T11:06:00Z">
        <w:r w:rsidRPr="00A646A5">
          <w:rPr>
            <w:rFonts w:ascii="Times New Roman" w:hAnsi="Times New Roman" w:cs="Times New Roman"/>
            <w:szCs w:val="24"/>
          </w:rPr>
          <w:t xml:space="preserve"> down when he knocked </w:t>
        </w:r>
        <w:r>
          <w:rPr>
            <w:rFonts w:ascii="Times New Roman" w:hAnsi="Times New Roman" w:cs="Times New Roman"/>
            <w:szCs w:val="24"/>
          </w:rPr>
          <w:t xml:space="preserve">a </w:t>
        </w:r>
        <w:r w:rsidRPr="00A646A5">
          <w:rPr>
            <w:rFonts w:ascii="Times New Roman" w:hAnsi="Times New Roman" w:cs="Times New Roman"/>
            <w:szCs w:val="24"/>
          </w:rPr>
          <w:t xml:space="preserve">coconut off its perch. </w:t>
        </w:r>
        <w:commentRangeEnd w:id="3532"/>
        <w:r>
          <w:rPr>
            <w:rStyle w:val="CommentReference"/>
          </w:rPr>
          <w:commentReference w:id="3532"/>
        </w:r>
        <w:commentRangeEnd w:id="3533"/>
        <w:r>
          <w:rPr>
            <w:rStyle w:val="CommentReference"/>
          </w:rPr>
          <w:commentReference w:id="3533"/>
        </w:r>
      </w:ins>
    </w:p>
    <w:p w14:paraId="40099A4E" w14:textId="77777777" w:rsidR="00D663DF" w:rsidRDefault="00D663DF" w:rsidP="00D663DF">
      <w:pPr>
        <w:ind w:firstLine="420"/>
        <w:rPr>
          <w:ins w:id="3536" w:author="Jordon Beijing" w:date="2020-09-06T11:06:00Z"/>
          <w:rFonts w:ascii="Times New Roman" w:hAnsi="Times New Roman" w:cs="Times New Roman"/>
          <w:szCs w:val="24"/>
        </w:rPr>
      </w:pPr>
      <w:ins w:id="3537" w:author="Jordon Beijing" w:date="2020-09-06T11:06:00Z">
        <w:r w:rsidRPr="00A646A5">
          <w:rPr>
            <w:rFonts w:ascii="Times New Roman" w:hAnsi="Times New Roman" w:cs="Times New Roman"/>
            <w:szCs w:val="24"/>
          </w:rPr>
          <w:t xml:space="preserve">The third story </w:t>
        </w:r>
        <w:r>
          <w:rPr>
            <w:rFonts w:ascii="Times New Roman" w:hAnsi="Times New Roman" w:cs="Times New Roman"/>
            <w:szCs w:val="24"/>
          </w:rPr>
          <w:t>talked</w:t>
        </w:r>
        <w:r w:rsidRPr="00A646A5">
          <w:rPr>
            <w:rFonts w:ascii="Times New Roman" w:hAnsi="Times New Roman" w:cs="Times New Roman"/>
            <w:szCs w:val="24"/>
          </w:rPr>
          <w:t xml:space="preserve"> about </w:t>
        </w:r>
        <w:r>
          <w:rPr>
            <w:rFonts w:ascii="Times New Roman" w:hAnsi="Times New Roman" w:cs="Times New Roman"/>
            <w:szCs w:val="24"/>
          </w:rPr>
          <w:t xml:space="preserve">how </w:t>
        </w:r>
        <w:r w:rsidRPr="00A646A5">
          <w:rPr>
            <w:rFonts w:ascii="Times New Roman" w:hAnsi="Times New Roman" w:cs="Times New Roman"/>
            <w:szCs w:val="24"/>
          </w:rPr>
          <w:t xml:space="preserve">people used to crazy about the coconut song, and decided to play it every time Cambridge United Football Club </w:t>
        </w:r>
        <w:r>
          <w:rPr>
            <w:rFonts w:ascii="Times New Roman" w:hAnsi="Times New Roman" w:cs="Times New Roman"/>
            <w:szCs w:val="24"/>
          </w:rPr>
          <w:t>won a match</w:t>
        </w:r>
        <w:r w:rsidRPr="00A646A5">
          <w:rPr>
            <w:rFonts w:ascii="Times New Roman" w:hAnsi="Times New Roman" w:cs="Times New Roman"/>
            <w:szCs w:val="24"/>
          </w:rPr>
          <w:t xml:space="preserve">. </w:t>
        </w:r>
      </w:ins>
    </w:p>
    <w:p w14:paraId="4B717129" w14:textId="77777777" w:rsidR="00D663DF" w:rsidRDefault="00D663DF" w:rsidP="00D663DF">
      <w:pPr>
        <w:ind w:firstLine="420"/>
        <w:rPr>
          <w:ins w:id="3538" w:author="Jordon Beijing" w:date="2020-09-06T11:06:00Z"/>
          <w:rFonts w:ascii="Times New Roman" w:hAnsi="Times New Roman" w:cs="Times New Roman"/>
          <w:szCs w:val="24"/>
        </w:rPr>
      </w:pPr>
      <w:ins w:id="3539" w:author="Jordon Beijing" w:date="2020-09-06T11:06:00Z">
        <w:r w:rsidRPr="00A646A5">
          <w:rPr>
            <w:rFonts w:ascii="Times New Roman" w:hAnsi="Times New Roman" w:cs="Times New Roman"/>
            <w:szCs w:val="24"/>
          </w:rPr>
          <w:t>The fourth story talk</w:t>
        </w:r>
        <w:r>
          <w:rPr>
            <w:rFonts w:ascii="Times New Roman" w:hAnsi="Times New Roman" w:cs="Times New Roman"/>
            <w:szCs w:val="24"/>
          </w:rPr>
          <w:t>ed</w:t>
        </w:r>
        <w:r w:rsidRPr="00A646A5">
          <w:rPr>
            <w:rFonts w:ascii="Times New Roman" w:hAnsi="Times New Roman" w:cs="Times New Roman"/>
            <w:szCs w:val="24"/>
          </w:rPr>
          <w:t xml:space="preserve"> about a crew </w:t>
        </w:r>
        <w:r>
          <w:rPr>
            <w:rFonts w:ascii="Times New Roman" w:hAnsi="Times New Roman" w:cs="Times New Roman"/>
            <w:szCs w:val="24"/>
          </w:rPr>
          <w:t xml:space="preserve">that had </w:t>
        </w:r>
        <w:r w:rsidRPr="00A646A5">
          <w:rPr>
            <w:rFonts w:ascii="Times New Roman" w:hAnsi="Times New Roman" w:cs="Times New Roman"/>
            <w:szCs w:val="24"/>
          </w:rPr>
          <w:t>a lot of coconut</w:t>
        </w:r>
        <w:r>
          <w:rPr>
            <w:rFonts w:ascii="Times New Roman" w:hAnsi="Times New Roman" w:cs="Times New Roman"/>
            <w:szCs w:val="24"/>
          </w:rPr>
          <w:t>s</w:t>
        </w:r>
        <w:r w:rsidRPr="00A646A5">
          <w:rPr>
            <w:rFonts w:ascii="Times New Roman" w:hAnsi="Times New Roman" w:cs="Times New Roman"/>
            <w:szCs w:val="24"/>
          </w:rPr>
          <w:t xml:space="preserve"> on the</w:t>
        </w:r>
        <w:r>
          <w:rPr>
            <w:rFonts w:ascii="Times New Roman" w:hAnsi="Times New Roman" w:cs="Times New Roman"/>
            <w:szCs w:val="24"/>
          </w:rPr>
          <w:t>ir</w:t>
        </w:r>
        <w:r w:rsidRPr="00A646A5">
          <w:rPr>
            <w:rFonts w:ascii="Times New Roman" w:hAnsi="Times New Roman" w:cs="Times New Roman"/>
            <w:szCs w:val="24"/>
          </w:rPr>
          <w:t xml:space="preserve"> </w:t>
        </w:r>
        <w:r>
          <w:rPr>
            <w:rFonts w:ascii="Times New Roman" w:hAnsi="Times New Roman" w:cs="Times New Roman"/>
            <w:szCs w:val="24"/>
          </w:rPr>
          <w:t>ship</w:t>
        </w:r>
        <w:r w:rsidRPr="00A646A5">
          <w:rPr>
            <w:rFonts w:ascii="Times New Roman" w:hAnsi="Times New Roman" w:cs="Times New Roman"/>
            <w:szCs w:val="24"/>
          </w:rPr>
          <w:t xml:space="preserve"> when they </w:t>
        </w:r>
        <w:r>
          <w:rPr>
            <w:rFonts w:ascii="Times New Roman" w:hAnsi="Times New Roman" w:cs="Times New Roman"/>
            <w:szCs w:val="24"/>
          </w:rPr>
          <w:t>had</w:t>
        </w:r>
        <w:r w:rsidRPr="00A646A5">
          <w:rPr>
            <w:rFonts w:ascii="Times New Roman" w:hAnsi="Times New Roman" w:cs="Times New Roman"/>
            <w:szCs w:val="24"/>
          </w:rPr>
          <w:t xml:space="preserve"> a disaster on the </w:t>
        </w:r>
        <w:r>
          <w:rPr>
            <w:rFonts w:ascii="Times New Roman" w:hAnsi="Times New Roman" w:cs="Times New Roman"/>
            <w:szCs w:val="24"/>
          </w:rPr>
          <w:t>ship</w:t>
        </w:r>
        <w:r w:rsidRPr="00A646A5">
          <w:rPr>
            <w:rFonts w:ascii="Times New Roman" w:hAnsi="Times New Roman" w:cs="Times New Roman"/>
            <w:szCs w:val="24"/>
          </w:rPr>
          <w:t xml:space="preserve"> and los</w:t>
        </w:r>
        <w:r>
          <w:rPr>
            <w:rFonts w:ascii="Times New Roman" w:hAnsi="Times New Roman" w:cs="Times New Roman"/>
            <w:szCs w:val="24"/>
          </w:rPr>
          <w:t>t</w:t>
        </w:r>
        <w:r w:rsidRPr="00A646A5">
          <w:rPr>
            <w:rFonts w:ascii="Times New Roman" w:hAnsi="Times New Roman" w:cs="Times New Roman"/>
            <w:szCs w:val="24"/>
          </w:rPr>
          <w:t xml:space="preserve"> connection to the lifeboat</w:t>
        </w:r>
        <w:r>
          <w:rPr>
            <w:rFonts w:ascii="Times New Roman" w:hAnsi="Times New Roman" w:cs="Times New Roman"/>
            <w:szCs w:val="24"/>
          </w:rPr>
          <w:t xml:space="preserve">. But </w:t>
        </w:r>
        <w:r w:rsidRPr="00A646A5">
          <w:rPr>
            <w:rFonts w:ascii="Times New Roman" w:hAnsi="Times New Roman" w:cs="Times New Roman"/>
            <w:szCs w:val="24"/>
          </w:rPr>
          <w:t>they survived because coconut</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are</w:t>
        </w:r>
        <w:r w:rsidRPr="00A646A5">
          <w:rPr>
            <w:rFonts w:ascii="Times New Roman" w:hAnsi="Times New Roman" w:cs="Times New Roman"/>
            <w:szCs w:val="24"/>
          </w:rPr>
          <w:t xml:space="preserve"> rich in nutrients and water. </w:t>
        </w:r>
      </w:ins>
    </w:p>
    <w:p w14:paraId="5A0F0F07" w14:textId="183AC88C" w:rsidR="00D663DF" w:rsidRDefault="00D663DF" w:rsidP="00D663DF">
      <w:pPr>
        <w:ind w:firstLine="420"/>
        <w:rPr>
          <w:ins w:id="3540" w:author="Jordon Beijing" w:date="2020-09-06T11:11:00Z"/>
          <w:rFonts w:ascii="Times New Roman" w:hAnsi="Times New Roman" w:cs="Times New Roman"/>
          <w:szCs w:val="24"/>
        </w:rPr>
      </w:pPr>
      <w:ins w:id="3541" w:author="Jordon Beijing" w:date="2020-09-06T11:06:00Z">
        <w:r w:rsidRPr="00A646A5">
          <w:rPr>
            <w:rFonts w:ascii="Times New Roman" w:hAnsi="Times New Roman" w:cs="Times New Roman"/>
            <w:szCs w:val="24"/>
          </w:rPr>
          <w:t xml:space="preserve">The last story </w:t>
        </w:r>
        <w:r>
          <w:rPr>
            <w:rFonts w:ascii="Times New Roman" w:hAnsi="Times New Roman" w:cs="Times New Roman"/>
            <w:szCs w:val="24"/>
          </w:rPr>
          <w:t xml:space="preserve">talked </w:t>
        </w:r>
        <w:r w:rsidRPr="00A646A5">
          <w:rPr>
            <w:rFonts w:ascii="Times New Roman" w:hAnsi="Times New Roman" w:cs="Times New Roman"/>
            <w:szCs w:val="24"/>
          </w:rPr>
          <w:t xml:space="preserve">about </w:t>
        </w:r>
        <w:r w:rsidRPr="00A646A5">
          <w:rPr>
            <w:rFonts w:ascii="Times New Roman" w:hAnsi="Times New Roman" w:cs="Times New Roman"/>
            <w:szCs w:val="24"/>
            <w:highlight w:val="yellow"/>
          </w:rPr>
          <w:t xml:space="preserve">how </w:t>
        </w:r>
        <w:commentRangeStart w:id="3542"/>
        <w:r w:rsidRPr="00A646A5">
          <w:rPr>
            <w:rFonts w:ascii="Times New Roman" w:hAnsi="Times New Roman" w:cs="Times New Roman"/>
            <w:szCs w:val="24"/>
            <w:highlight w:val="yellow"/>
          </w:rPr>
          <w:t xml:space="preserve">high </w:t>
        </w:r>
        <w:commentRangeEnd w:id="3542"/>
        <w:r w:rsidRPr="00A646A5">
          <w:rPr>
            <w:rStyle w:val="CommentReference"/>
            <w:highlight w:val="yellow"/>
          </w:rPr>
          <w:commentReference w:id="3542"/>
        </w:r>
        <w:r w:rsidRPr="00A646A5">
          <w:rPr>
            <w:rFonts w:ascii="Times New Roman" w:hAnsi="Times New Roman" w:cs="Times New Roman"/>
            <w:szCs w:val="24"/>
            <w:highlight w:val="yellow"/>
          </w:rPr>
          <w:t xml:space="preserve">the coconut was in Thailand and </w:t>
        </w:r>
        <w:commentRangeStart w:id="3543"/>
        <w:r w:rsidRPr="00A646A5">
          <w:rPr>
            <w:rFonts w:ascii="Times New Roman" w:hAnsi="Times New Roman" w:cs="Times New Roman"/>
            <w:szCs w:val="24"/>
            <w:highlight w:val="yellow"/>
          </w:rPr>
          <w:t>PC</w:t>
        </w:r>
        <w:commentRangeEnd w:id="3543"/>
        <w:r w:rsidRPr="00A646A5">
          <w:rPr>
            <w:rStyle w:val="CommentReference"/>
            <w:highlight w:val="yellow"/>
          </w:rPr>
          <w:commentReference w:id="3543"/>
        </w:r>
        <w:r w:rsidRPr="00A646A5">
          <w:rPr>
            <w:rFonts w:ascii="Times New Roman" w:hAnsi="Times New Roman" w:cs="Times New Roman"/>
            <w:szCs w:val="24"/>
            <w:highlight w:val="yellow"/>
          </w:rPr>
          <w:t xml:space="preserve"> times.</w:t>
        </w:r>
        <w:r w:rsidRPr="00A646A5">
          <w:rPr>
            <w:rFonts w:ascii="Times New Roman" w:hAnsi="Times New Roman" w:cs="Times New Roman"/>
            <w:szCs w:val="24"/>
          </w:rPr>
          <w:t xml:space="preserve"> This article tells us more about </w:t>
        </w:r>
        <w:r>
          <w:rPr>
            <w:rFonts w:ascii="Times New Roman" w:hAnsi="Times New Roman" w:cs="Times New Roman"/>
            <w:szCs w:val="24"/>
          </w:rPr>
          <w:t xml:space="preserve">the </w:t>
        </w:r>
        <w:r w:rsidRPr="00A646A5">
          <w:rPr>
            <w:rFonts w:ascii="Times New Roman" w:hAnsi="Times New Roman" w:cs="Times New Roman"/>
            <w:szCs w:val="24"/>
          </w:rPr>
          <w:t xml:space="preserve">coconut, and </w:t>
        </w:r>
        <w:r>
          <w:rPr>
            <w:rFonts w:ascii="Times New Roman" w:hAnsi="Times New Roman" w:cs="Times New Roman"/>
            <w:szCs w:val="24"/>
          </w:rPr>
          <w:t>helps</w:t>
        </w:r>
        <w:r w:rsidRPr="00A646A5">
          <w:rPr>
            <w:rFonts w:ascii="Times New Roman" w:hAnsi="Times New Roman" w:cs="Times New Roman"/>
            <w:szCs w:val="24"/>
          </w:rPr>
          <w:t xml:space="preserve"> us understand how precious </w:t>
        </w:r>
        <w:r>
          <w:rPr>
            <w:rFonts w:ascii="Times New Roman" w:hAnsi="Times New Roman" w:cs="Times New Roman"/>
            <w:szCs w:val="24"/>
          </w:rPr>
          <w:t>it</w:t>
        </w:r>
        <w:r w:rsidRPr="00A646A5">
          <w:rPr>
            <w:rFonts w:ascii="Times New Roman" w:hAnsi="Times New Roman" w:cs="Times New Roman"/>
            <w:szCs w:val="24"/>
          </w:rPr>
          <w:t xml:space="preserve"> is.</w:t>
        </w:r>
      </w:ins>
    </w:p>
    <w:p w14:paraId="6D66B501" w14:textId="77777777" w:rsidR="002A2782" w:rsidRPr="00A646A5" w:rsidRDefault="002A2782" w:rsidP="002A2782">
      <w:pPr>
        <w:rPr>
          <w:ins w:id="3544" w:author="Jordon Beijing" w:date="2020-09-06T11:06:00Z"/>
          <w:rFonts w:ascii="Times New Roman" w:hAnsi="Times New Roman" w:cs="Times New Roman"/>
          <w:szCs w:val="24"/>
        </w:rPr>
        <w:pPrChange w:id="3545" w:author="Jordon Beijing" w:date="2020-09-06T11:11:00Z">
          <w:pPr>
            <w:ind w:firstLine="420"/>
          </w:pPr>
        </w:pPrChange>
      </w:pPr>
    </w:p>
    <w:p w14:paraId="41E2AFE5" w14:textId="77777777" w:rsidR="008C18AB" w:rsidRPr="00D663DF" w:rsidDel="00D663DF" w:rsidRDefault="008C18AB" w:rsidP="004168D5">
      <w:pPr>
        <w:rPr>
          <w:del w:id="3546" w:author="Jordon Beijing" w:date="2020-09-06T11:07:00Z"/>
          <w:rFonts w:ascii="Times" w:hAnsi="Times"/>
          <w:color w:val="4472C4" w:themeColor="accent1"/>
          <w:rPrChange w:id="3547" w:author="Jordon Beijing" w:date="2020-09-06T11:06:00Z">
            <w:rPr>
              <w:del w:id="3548" w:author="Jordon Beijing" w:date="2020-09-06T11:07:00Z"/>
              <w:rFonts w:ascii="Times" w:hAnsi="Times"/>
              <w:color w:val="4472C4" w:themeColor="accent1"/>
              <w:lang w:val="en-US"/>
            </w:rPr>
          </w:rPrChange>
        </w:rPr>
      </w:pPr>
    </w:p>
    <w:p w14:paraId="207C64B4" w14:textId="77777777" w:rsidR="008C18AB" w:rsidDel="00D663DF" w:rsidRDefault="008C18AB" w:rsidP="004168D5">
      <w:pPr>
        <w:rPr>
          <w:del w:id="3549" w:author="Jordon Beijing" w:date="2020-09-06T11:07:00Z"/>
          <w:rFonts w:ascii="Times" w:hAnsi="Times"/>
          <w:color w:val="4472C4" w:themeColor="accent1"/>
          <w:lang w:val="en-US"/>
        </w:rPr>
      </w:pPr>
    </w:p>
    <w:p w14:paraId="5391E8CC" w14:textId="77777777" w:rsidR="008C18AB" w:rsidDel="00D663DF" w:rsidRDefault="008C18AB" w:rsidP="004168D5">
      <w:pPr>
        <w:rPr>
          <w:del w:id="3550" w:author="Jordon Beijing" w:date="2020-09-06T11:07:00Z"/>
          <w:rFonts w:ascii="Times" w:hAnsi="Times"/>
          <w:color w:val="4472C4" w:themeColor="accent1"/>
          <w:lang w:val="en-US"/>
        </w:rPr>
      </w:pPr>
    </w:p>
    <w:p w14:paraId="5AB2F74F" w14:textId="77777777" w:rsidR="008C18AB" w:rsidDel="00D663DF" w:rsidRDefault="008C18AB" w:rsidP="004168D5">
      <w:pPr>
        <w:rPr>
          <w:del w:id="3551" w:author="Jordon Beijing" w:date="2020-09-06T11:07:00Z"/>
          <w:rFonts w:ascii="Times" w:hAnsi="Times"/>
          <w:color w:val="4472C4" w:themeColor="accent1"/>
          <w:lang w:val="en-US"/>
        </w:rPr>
      </w:pPr>
    </w:p>
    <w:p w14:paraId="3EEFC998" w14:textId="77777777" w:rsidR="008C18AB" w:rsidDel="00D663DF" w:rsidRDefault="008C18AB" w:rsidP="004168D5">
      <w:pPr>
        <w:rPr>
          <w:del w:id="3552" w:author="Jordon Beijing" w:date="2020-09-06T11:07:00Z"/>
          <w:rFonts w:ascii="Times" w:hAnsi="Times"/>
          <w:color w:val="4472C4" w:themeColor="accent1"/>
          <w:lang w:val="en-US"/>
        </w:rPr>
      </w:pPr>
    </w:p>
    <w:p w14:paraId="2BB2868D" w14:textId="77777777" w:rsidR="008C18AB" w:rsidDel="00D663DF" w:rsidRDefault="008C18AB" w:rsidP="004168D5">
      <w:pPr>
        <w:rPr>
          <w:del w:id="3553" w:author="Jordon Beijing" w:date="2020-09-06T11:07:00Z"/>
          <w:rFonts w:ascii="Times" w:hAnsi="Times"/>
          <w:color w:val="4472C4" w:themeColor="accent1"/>
          <w:lang w:val="en-US"/>
        </w:rPr>
      </w:pPr>
    </w:p>
    <w:p w14:paraId="1555B86C" w14:textId="77777777" w:rsidR="008C18AB" w:rsidDel="00D663DF" w:rsidRDefault="008C18AB" w:rsidP="004168D5">
      <w:pPr>
        <w:rPr>
          <w:del w:id="3554" w:author="Jordon Beijing" w:date="2020-09-06T11:07:00Z"/>
          <w:rFonts w:ascii="Times" w:hAnsi="Times"/>
          <w:color w:val="4472C4" w:themeColor="accent1"/>
          <w:lang w:val="en-US"/>
        </w:rPr>
      </w:pPr>
    </w:p>
    <w:p w14:paraId="10771CDC" w14:textId="77777777" w:rsidR="008C18AB" w:rsidDel="00D663DF" w:rsidRDefault="008C18AB" w:rsidP="004168D5">
      <w:pPr>
        <w:rPr>
          <w:del w:id="3555" w:author="Jordon Beijing" w:date="2020-09-06T11:07:00Z"/>
          <w:rFonts w:ascii="Times" w:hAnsi="Times"/>
          <w:color w:val="4472C4" w:themeColor="accent1"/>
          <w:lang w:val="en-US"/>
        </w:rPr>
      </w:pPr>
    </w:p>
    <w:p w14:paraId="04B0656F" w14:textId="77777777" w:rsidR="008C18AB" w:rsidDel="00D663DF" w:rsidRDefault="008C18AB" w:rsidP="004168D5">
      <w:pPr>
        <w:rPr>
          <w:del w:id="3556" w:author="Jordon Beijing" w:date="2020-09-06T11:07:00Z"/>
          <w:rFonts w:ascii="Times" w:hAnsi="Times"/>
          <w:color w:val="4472C4" w:themeColor="accent1"/>
          <w:lang w:val="en-US"/>
        </w:rPr>
      </w:pPr>
    </w:p>
    <w:p w14:paraId="161C9A25" w14:textId="77777777" w:rsidR="008C18AB" w:rsidDel="00D663DF" w:rsidRDefault="008C18AB" w:rsidP="004168D5">
      <w:pPr>
        <w:rPr>
          <w:del w:id="3557" w:author="Jordon Beijing" w:date="2020-09-06T11:07:00Z"/>
          <w:rFonts w:ascii="Times" w:hAnsi="Times"/>
          <w:color w:val="4472C4" w:themeColor="accent1"/>
          <w:lang w:val="en-US"/>
        </w:rPr>
      </w:pPr>
    </w:p>
    <w:p w14:paraId="0692F464" w14:textId="77777777" w:rsidR="008C18AB" w:rsidDel="00D663DF" w:rsidRDefault="008C18AB" w:rsidP="004168D5">
      <w:pPr>
        <w:rPr>
          <w:del w:id="3558" w:author="Jordon Beijing" w:date="2020-09-06T11:07:00Z"/>
          <w:rFonts w:ascii="Times" w:hAnsi="Times"/>
          <w:color w:val="4472C4" w:themeColor="accent1"/>
          <w:lang w:val="en-US"/>
        </w:rPr>
      </w:pPr>
    </w:p>
    <w:p w14:paraId="446C0F7D" w14:textId="77777777" w:rsidR="008C18AB" w:rsidDel="00D663DF" w:rsidRDefault="008C18AB" w:rsidP="004168D5">
      <w:pPr>
        <w:rPr>
          <w:del w:id="3559" w:author="Jordon Beijing" w:date="2020-09-06T11:07:00Z"/>
          <w:rFonts w:ascii="Times" w:hAnsi="Times"/>
          <w:color w:val="4472C4" w:themeColor="accent1"/>
          <w:lang w:val="en-US"/>
        </w:rPr>
      </w:pPr>
    </w:p>
    <w:p w14:paraId="587B3B32" w14:textId="77777777" w:rsidR="008C18AB" w:rsidDel="00D663DF" w:rsidRDefault="008C18AB" w:rsidP="004168D5">
      <w:pPr>
        <w:rPr>
          <w:del w:id="3560" w:author="Jordon Beijing" w:date="2020-09-06T11:07:00Z"/>
          <w:rFonts w:ascii="Times" w:hAnsi="Times"/>
          <w:color w:val="4472C4" w:themeColor="accent1"/>
          <w:lang w:val="en-US"/>
        </w:rPr>
      </w:pPr>
    </w:p>
    <w:p w14:paraId="6E7B1260" w14:textId="77777777" w:rsidR="008C18AB" w:rsidDel="00D663DF" w:rsidRDefault="008C18AB" w:rsidP="004168D5">
      <w:pPr>
        <w:rPr>
          <w:del w:id="3561" w:author="Jordon Beijing" w:date="2020-09-06T11:07:00Z"/>
          <w:rFonts w:ascii="Times" w:hAnsi="Times"/>
          <w:color w:val="4472C4" w:themeColor="accent1"/>
          <w:lang w:val="en-US"/>
        </w:rPr>
      </w:pPr>
    </w:p>
    <w:p w14:paraId="0DA2C9D0" w14:textId="77777777" w:rsidR="008C18AB" w:rsidDel="00D663DF" w:rsidRDefault="008C18AB" w:rsidP="004168D5">
      <w:pPr>
        <w:rPr>
          <w:del w:id="3562" w:author="Jordon Beijing" w:date="2020-09-06T11:07:00Z"/>
          <w:rFonts w:ascii="Times" w:hAnsi="Times"/>
          <w:color w:val="4472C4" w:themeColor="accent1"/>
          <w:lang w:val="en-US"/>
        </w:rPr>
      </w:pPr>
    </w:p>
    <w:p w14:paraId="569DE432" w14:textId="77777777" w:rsidR="008C18AB" w:rsidDel="00D663DF" w:rsidRDefault="008C18AB" w:rsidP="004168D5">
      <w:pPr>
        <w:rPr>
          <w:del w:id="3563" w:author="Jordon Beijing" w:date="2020-09-06T11:07:00Z"/>
          <w:rFonts w:ascii="Times" w:hAnsi="Times"/>
          <w:color w:val="4472C4" w:themeColor="accent1"/>
          <w:lang w:val="en-US"/>
        </w:rPr>
      </w:pPr>
    </w:p>
    <w:p w14:paraId="278D5FDD" w14:textId="77777777" w:rsidR="008C18AB" w:rsidDel="00D663DF" w:rsidRDefault="008C18AB" w:rsidP="004168D5">
      <w:pPr>
        <w:rPr>
          <w:del w:id="3564" w:author="Jordon Beijing" w:date="2020-09-06T11:07:00Z"/>
          <w:rFonts w:ascii="Times" w:hAnsi="Times"/>
          <w:color w:val="4472C4" w:themeColor="accent1"/>
          <w:lang w:val="en-US"/>
        </w:rPr>
      </w:pPr>
    </w:p>
    <w:p w14:paraId="174AD642" w14:textId="77777777" w:rsidR="008C18AB" w:rsidDel="00D663DF" w:rsidRDefault="008C18AB" w:rsidP="004168D5">
      <w:pPr>
        <w:rPr>
          <w:del w:id="3565" w:author="Jordon Beijing" w:date="2020-09-06T11:07:00Z"/>
          <w:rFonts w:ascii="Times" w:hAnsi="Times"/>
          <w:color w:val="4472C4" w:themeColor="accent1"/>
          <w:lang w:val="en-US"/>
        </w:rPr>
      </w:pPr>
    </w:p>
    <w:p w14:paraId="00F00FA5" w14:textId="77777777" w:rsidR="008C18AB" w:rsidDel="00D663DF" w:rsidRDefault="008C18AB" w:rsidP="004168D5">
      <w:pPr>
        <w:rPr>
          <w:del w:id="3566" w:author="Jordon Beijing" w:date="2020-09-06T11:07:00Z"/>
          <w:rFonts w:ascii="Times" w:hAnsi="Times"/>
          <w:color w:val="4472C4" w:themeColor="accent1"/>
          <w:lang w:val="en-US"/>
        </w:rPr>
      </w:pPr>
    </w:p>
    <w:p w14:paraId="2CAC0EFB" w14:textId="77777777" w:rsidR="008C18AB" w:rsidDel="00D663DF" w:rsidRDefault="008C18AB" w:rsidP="004168D5">
      <w:pPr>
        <w:rPr>
          <w:del w:id="3567" w:author="Jordon Beijing" w:date="2020-09-06T11:07:00Z"/>
          <w:rFonts w:ascii="Times" w:hAnsi="Times"/>
          <w:color w:val="4472C4" w:themeColor="accent1"/>
          <w:lang w:val="en-US"/>
        </w:rPr>
      </w:pPr>
    </w:p>
    <w:p w14:paraId="0139F1CE" w14:textId="77777777" w:rsidR="008C18AB" w:rsidDel="00D663DF" w:rsidRDefault="008C18AB" w:rsidP="004168D5">
      <w:pPr>
        <w:rPr>
          <w:del w:id="3568" w:author="Jordon Beijing" w:date="2020-09-06T11:07:00Z"/>
          <w:rFonts w:ascii="Times" w:hAnsi="Times"/>
          <w:color w:val="4472C4" w:themeColor="accent1"/>
          <w:lang w:val="en-US"/>
        </w:rPr>
      </w:pPr>
    </w:p>
    <w:p w14:paraId="7168E0D1" w14:textId="05AA1157" w:rsidR="007A4CFC" w:rsidDel="00A54001" w:rsidRDefault="007A4CFC" w:rsidP="00D663DF">
      <w:pPr>
        <w:tabs>
          <w:tab w:val="left" w:pos="3533"/>
        </w:tabs>
        <w:rPr>
          <w:del w:id="3569" w:author="Jordon Beijing" w:date="2020-09-05T20:54:00Z"/>
          <w:rFonts w:ascii="Times" w:hAnsi="Times"/>
          <w:color w:val="4472C4" w:themeColor="accent1"/>
          <w:lang w:val="en-US"/>
        </w:rPr>
        <w:pPrChange w:id="3570" w:author="Jordon Beijing" w:date="2020-09-06T11:07:00Z">
          <w:pPr/>
        </w:pPrChange>
      </w:pPr>
    </w:p>
    <w:p w14:paraId="299F138F" w14:textId="77777777" w:rsidR="008C18AB" w:rsidDel="002A2782" w:rsidRDefault="008C18AB" w:rsidP="004168D5">
      <w:pPr>
        <w:rPr>
          <w:del w:id="3571" w:author="Jordon Beijing" w:date="2020-09-06T11:10:00Z"/>
          <w:rFonts w:ascii="Times" w:hAnsi="Times"/>
          <w:color w:val="4472C4" w:themeColor="accent1"/>
          <w:lang w:val="en-US"/>
        </w:rPr>
      </w:pPr>
    </w:p>
    <w:p w14:paraId="55FC6622" w14:textId="675D6D8E"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6: </w:t>
      </w:r>
      <w:r w:rsidR="004168D5" w:rsidRPr="004168D5">
        <w:rPr>
          <w:rFonts w:ascii="Times" w:hAnsi="Times"/>
          <w:color w:val="4472C4" w:themeColor="accent1"/>
          <w:lang w:val="en-US"/>
        </w:rPr>
        <w:t>Write your opinion of the situation. Do you agree or disagree? Why?: Draft 1</w:t>
      </w:r>
      <w:r>
        <w:rPr>
          <w:rFonts w:ascii="Times" w:hAnsi="Times"/>
          <w:color w:val="4472C4" w:themeColor="accent1"/>
          <w:lang w:val="en-US"/>
        </w:rPr>
        <w:t>]</w:t>
      </w:r>
    </w:p>
    <w:p w14:paraId="215A90F2" w14:textId="77777777" w:rsidR="00D663DF" w:rsidRDefault="00D663DF" w:rsidP="00D663DF">
      <w:pPr>
        <w:jc w:val="center"/>
        <w:rPr>
          <w:ins w:id="3572" w:author="Jordon Beijing" w:date="2020-09-06T11:08:00Z"/>
          <w:rFonts w:ascii="Times" w:hAnsi="Times"/>
          <w:b/>
          <w:bCs/>
          <w:lang w:val="en-US"/>
        </w:rPr>
      </w:pPr>
    </w:p>
    <w:p w14:paraId="2497AEEB" w14:textId="2CADD415" w:rsidR="00D663DF" w:rsidRPr="00A646A5" w:rsidRDefault="00D663DF" w:rsidP="00D663DF">
      <w:pPr>
        <w:jc w:val="center"/>
        <w:rPr>
          <w:ins w:id="3573" w:author="Jordon Beijing" w:date="2020-09-06T11:08:00Z"/>
          <w:rFonts w:ascii="Times" w:hAnsi="Times"/>
          <w:b/>
          <w:bCs/>
          <w:lang w:val="en-US"/>
        </w:rPr>
      </w:pPr>
      <w:ins w:id="3574" w:author="Jordon Beijing" w:date="2020-09-06T11:08:00Z">
        <w:r w:rsidRPr="00A646A5">
          <w:rPr>
            <w:rFonts w:ascii="Times" w:hAnsi="Times"/>
            <w:b/>
            <w:bCs/>
            <w:lang w:val="en-US"/>
          </w:rPr>
          <w:t>Journal Prompt 6: Opinion of the article “A lovely bunch of coconuts and all that”</w:t>
        </w:r>
      </w:ins>
    </w:p>
    <w:p w14:paraId="5AABA206" w14:textId="77777777" w:rsidR="008C18AB" w:rsidRPr="00D663DF" w:rsidRDefault="008C18AB" w:rsidP="004168D5">
      <w:pPr>
        <w:rPr>
          <w:rFonts w:ascii="Times" w:hAnsi="Times"/>
          <w:color w:val="4472C4" w:themeColor="accent1"/>
          <w:rPrChange w:id="3575" w:author="Jordon Beijing" w:date="2020-09-06T11:06:00Z">
            <w:rPr>
              <w:rFonts w:ascii="Times" w:hAnsi="Times"/>
              <w:color w:val="4472C4" w:themeColor="accent1"/>
              <w:lang w:val="en-US"/>
            </w:rPr>
          </w:rPrChange>
        </w:rPr>
      </w:pPr>
    </w:p>
    <w:p w14:paraId="46CFE5CC" w14:textId="77777777" w:rsidR="00C36661" w:rsidRPr="00C36661" w:rsidRDefault="00C36661" w:rsidP="00C36661">
      <w:pPr>
        <w:ind w:firstLineChars="350" w:firstLine="840"/>
        <w:rPr>
          <w:rFonts w:ascii="Times" w:hAnsi="Times"/>
          <w:lang w:val="en-US"/>
        </w:rPr>
      </w:pPr>
      <w:r w:rsidRPr="00C36661">
        <w:rPr>
          <w:rFonts w:ascii="Times" w:hAnsi="Times"/>
          <w:lang w:val="en-US"/>
        </w:rPr>
        <w:t>Opinion to the report of “A lovely bunch of coconuts and all that”</w:t>
      </w:r>
    </w:p>
    <w:p w14:paraId="4010962B" w14:textId="30AF8B0B" w:rsidR="008C18AB" w:rsidRPr="00C36661" w:rsidRDefault="00C36661" w:rsidP="00C36661">
      <w:pPr>
        <w:rPr>
          <w:rFonts w:ascii="Times" w:hAnsi="Times"/>
          <w:lang w:val="en-US"/>
        </w:rPr>
      </w:pPr>
      <w:r w:rsidRPr="00C36661">
        <w:rPr>
          <w:rFonts w:ascii="Times" w:hAnsi="Times"/>
          <w:lang w:val="en-US"/>
        </w:rPr>
        <w:t xml:space="preserve">          I think the report is good, but I couldn’t really catch the point of it; I didn’t understand what actually does the author trying to tell us; but I think the point of the report is telling us how precious and how nutritious coconut is. I agree to the author, coconut is valuable, because it’s hard to get and nutritious, but I never really knew how to open it without let the water flow out. I think coconut is a good fruit whatever it’s hot or cold. I think the author of this article cited a lot of short stories was trying to let us discover all the things about coconut our self in these stories. Although I don't understand the structure of this article very well, I find the little story in this article interesting</w:t>
      </w:r>
    </w:p>
    <w:p w14:paraId="43966A95" w14:textId="77777777" w:rsidR="008C18AB" w:rsidRPr="00C36661" w:rsidDel="000214BA" w:rsidRDefault="008C18AB" w:rsidP="004168D5">
      <w:pPr>
        <w:rPr>
          <w:del w:id="3576" w:author="Jordon Beijing" w:date="2020-09-05T20:01:00Z"/>
          <w:rFonts w:ascii="Times" w:hAnsi="Times"/>
          <w:lang w:val="en-US"/>
        </w:rPr>
      </w:pPr>
    </w:p>
    <w:p w14:paraId="640822FF" w14:textId="77777777" w:rsidR="008C18AB" w:rsidDel="000214BA" w:rsidRDefault="008C18AB" w:rsidP="004168D5">
      <w:pPr>
        <w:rPr>
          <w:del w:id="3577" w:author="Jordon Beijing" w:date="2020-09-05T20:01:00Z"/>
          <w:rFonts w:ascii="Times" w:hAnsi="Times"/>
          <w:color w:val="4472C4" w:themeColor="accent1"/>
          <w:lang w:val="en-US"/>
        </w:rPr>
      </w:pPr>
    </w:p>
    <w:p w14:paraId="7BC4CDC3" w14:textId="77777777" w:rsidR="008C18AB" w:rsidDel="000214BA" w:rsidRDefault="008C18AB" w:rsidP="004168D5">
      <w:pPr>
        <w:rPr>
          <w:del w:id="3578" w:author="Jordon Beijing" w:date="2020-09-05T20:01:00Z"/>
          <w:rFonts w:ascii="Times" w:hAnsi="Times"/>
          <w:color w:val="4472C4" w:themeColor="accent1"/>
          <w:lang w:val="en-US"/>
        </w:rPr>
      </w:pPr>
    </w:p>
    <w:p w14:paraId="2AB6165D" w14:textId="77777777" w:rsidR="008C18AB" w:rsidDel="000214BA" w:rsidRDefault="008C18AB" w:rsidP="004168D5">
      <w:pPr>
        <w:rPr>
          <w:del w:id="3579" w:author="Jordon Beijing" w:date="2020-09-05T20:01:00Z"/>
          <w:rFonts w:ascii="Times" w:hAnsi="Times"/>
          <w:color w:val="4472C4" w:themeColor="accent1"/>
          <w:lang w:val="en-US"/>
        </w:rPr>
      </w:pPr>
    </w:p>
    <w:p w14:paraId="4D4A498C" w14:textId="77777777" w:rsidR="008C18AB" w:rsidDel="000214BA" w:rsidRDefault="008C18AB" w:rsidP="004168D5">
      <w:pPr>
        <w:rPr>
          <w:del w:id="3580" w:author="Jordon Beijing" w:date="2020-09-05T20:01:00Z"/>
          <w:rFonts w:ascii="Times" w:hAnsi="Times"/>
          <w:color w:val="4472C4" w:themeColor="accent1"/>
          <w:lang w:val="en-US"/>
        </w:rPr>
      </w:pPr>
    </w:p>
    <w:p w14:paraId="7D60B452" w14:textId="77777777" w:rsidR="008C18AB" w:rsidDel="000214BA" w:rsidRDefault="008C18AB" w:rsidP="004168D5">
      <w:pPr>
        <w:rPr>
          <w:del w:id="3581" w:author="Jordon Beijing" w:date="2020-09-05T20:01:00Z"/>
          <w:rFonts w:ascii="Times" w:hAnsi="Times"/>
          <w:color w:val="4472C4" w:themeColor="accent1"/>
          <w:lang w:val="en-US"/>
        </w:rPr>
      </w:pPr>
    </w:p>
    <w:p w14:paraId="55B65ED8" w14:textId="77777777" w:rsidR="008C18AB" w:rsidDel="000214BA" w:rsidRDefault="008C18AB" w:rsidP="004168D5">
      <w:pPr>
        <w:rPr>
          <w:del w:id="3582" w:author="Jordon Beijing" w:date="2020-09-05T20:01:00Z"/>
          <w:rFonts w:ascii="Times" w:hAnsi="Times"/>
          <w:color w:val="4472C4" w:themeColor="accent1"/>
          <w:lang w:val="en-US"/>
        </w:rPr>
      </w:pPr>
    </w:p>
    <w:p w14:paraId="451AE677" w14:textId="77777777" w:rsidR="008C18AB" w:rsidDel="000214BA" w:rsidRDefault="008C18AB" w:rsidP="004168D5">
      <w:pPr>
        <w:rPr>
          <w:del w:id="3583" w:author="Jordon Beijing" w:date="2020-09-05T20:01:00Z"/>
          <w:rFonts w:ascii="Times" w:hAnsi="Times"/>
          <w:color w:val="4472C4" w:themeColor="accent1"/>
          <w:lang w:val="en-US"/>
        </w:rPr>
      </w:pPr>
    </w:p>
    <w:p w14:paraId="3B8EA80A" w14:textId="77777777" w:rsidR="008C18AB" w:rsidDel="000214BA" w:rsidRDefault="008C18AB" w:rsidP="004168D5">
      <w:pPr>
        <w:rPr>
          <w:del w:id="3584" w:author="Jordon Beijing" w:date="2020-09-05T20:01:00Z"/>
          <w:rFonts w:ascii="Times" w:hAnsi="Times"/>
          <w:color w:val="4472C4" w:themeColor="accent1"/>
          <w:lang w:val="en-US"/>
        </w:rPr>
      </w:pPr>
    </w:p>
    <w:p w14:paraId="7BCF050F" w14:textId="77777777" w:rsidR="008C18AB" w:rsidDel="000214BA" w:rsidRDefault="008C18AB" w:rsidP="004168D5">
      <w:pPr>
        <w:rPr>
          <w:del w:id="3585" w:author="Jordon Beijing" w:date="2020-09-05T20:01:00Z"/>
          <w:rFonts w:ascii="Times" w:hAnsi="Times"/>
          <w:color w:val="4472C4" w:themeColor="accent1"/>
          <w:lang w:val="en-US"/>
        </w:rPr>
      </w:pPr>
    </w:p>
    <w:p w14:paraId="7A0C2AFF" w14:textId="77777777" w:rsidR="008C18AB" w:rsidDel="000214BA" w:rsidRDefault="008C18AB" w:rsidP="004168D5">
      <w:pPr>
        <w:rPr>
          <w:del w:id="3586" w:author="Jordon Beijing" w:date="2020-09-05T20:01:00Z"/>
          <w:rFonts w:ascii="Times" w:hAnsi="Times"/>
          <w:color w:val="4472C4" w:themeColor="accent1"/>
          <w:lang w:val="en-US"/>
        </w:rPr>
      </w:pPr>
    </w:p>
    <w:p w14:paraId="3D2F2CD9" w14:textId="77777777" w:rsidR="008C18AB" w:rsidDel="000214BA" w:rsidRDefault="008C18AB" w:rsidP="004168D5">
      <w:pPr>
        <w:rPr>
          <w:del w:id="3587" w:author="Jordon Beijing" w:date="2020-09-05T20:01:00Z"/>
          <w:rFonts w:ascii="Times" w:hAnsi="Times"/>
          <w:color w:val="4472C4" w:themeColor="accent1"/>
          <w:lang w:val="en-US"/>
        </w:rPr>
      </w:pPr>
    </w:p>
    <w:p w14:paraId="673274A1" w14:textId="77777777" w:rsidR="008C18AB" w:rsidDel="000214BA" w:rsidRDefault="008C18AB" w:rsidP="004168D5">
      <w:pPr>
        <w:rPr>
          <w:del w:id="3588" w:author="Jordon Beijing" w:date="2020-09-05T20:01:00Z"/>
          <w:rFonts w:ascii="Times" w:hAnsi="Times"/>
          <w:color w:val="4472C4" w:themeColor="accent1"/>
          <w:lang w:val="en-US"/>
        </w:rPr>
      </w:pPr>
    </w:p>
    <w:p w14:paraId="4ADC0089" w14:textId="77777777" w:rsidR="008C18AB" w:rsidDel="000214BA" w:rsidRDefault="008C18AB" w:rsidP="004168D5">
      <w:pPr>
        <w:rPr>
          <w:del w:id="3589" w:author="Jordon Beijing" w:date="2020-09-05T20:01:00Z"/>
          <w:rFonts w:ascii="Times" w:hAnsi="Times"/>
          <w:color w:val="4472C4" w:themeColor="accent1"/>
          <w:lang w:val="en-US"/>
        </w:rPr>
      </w:pPr>
    </w:p>
    <w:p w14:paraId="1DCB0AD2" w14:textId="77777777" w:rsidR="008C18AB" w:rsidDel="000214BA" w:rsidRDefault="008C18AB" w:rsidP="004168D5">
      <w:pPr>
        <w:rPr>
          <w:del w:id="3590" w:author="Jordon Beijing" w:date="2020-09-05T20:01:00Z"/>
          <w:rFonts w:ascii="Times" w:hAnsi="Times"/>
          <w:color w:val="4472C4" w:themeColor="accent1"/>
          <w:lang w:val="en-US"/>
        </w:rPr>
      </w:pPr>
    </w:p>
    <w:p w14:paraId="4AB7DA9D" w14:textId="77777777" w:rsidR="008C18AB" w:rsidDel="000214BA" w:rsidRDefault="008C18AB" w:rsidP="004168D5">
      <w:pPr>
        <w:rPr>
          <w:del w:id="3591" w:author="Jordon Beijing" w:date="2020-09-05T20:01:00Z"/>
          <w:rFonts w:ascii="Times" w:hAnsi="Times"/>
          <w:color w:val="4472C4" w:themeColor="accent1"/>
          <w:lang w:val="en-US"/>
        </w:rPr>
      </w:pPr>
    </w:p>
    <w:p w14:paraId="6BBD585A" w14:textId="77777777" w:rsidR="008C18AB" w:rsidDel="000214BA" w:rsidRDefault="008C18AB" w:rsidP="004168D5">
      <w:pPr>
        <w:rPr>
          <w:del w:id="3592" w:author="Jordon Beijing" w:date="2020-09-05T20:01:00Z"/>
          <w:rFonts w:ascii="Times" w:hAnsi="Times"/>
          <w:color w:val="4472C4" w:themeColor="accent1"/>
          <w:lang w:val="en-US"/>
        </w:rPr>
      </w:pPr>
    </w:p>
    <w:p w14:paraId="6AB33A7E" w14:textId="77777777" w:rsidR="008C18AB" w:rsidDel="000214BA" w:rsidRDefault="008C18AB" w:rsidP="004168D5">
      <w:pPr>
        <w:rPr>
          <w:del w:id="3593" w:author="Jordon Beijing" w:date="2020-09-05T20:01:00Z"/>
          <w:rFonts w:ascii="Times" w:hAnsi="Times"/>
          <w:color w:val="4472C4" w:themeColor="accent1"/>
          <w:lang w:val="en-US"/>
        </w:rPr>
      </w:pPr>
    </w:p>
    <w:p w14:paraId="0AB2A94E" w14:textId="77777777" w:rsidR="008C18AB" w:rsidDel="000214BA" w:rsidRDefault="008C18AB" w:rsidP="004168D5">
      <w:pPr>
        <w:rPr>
          <w:del w:id="3594" w:author="Jordon Beijing" w:date="2020-09-05T20:01:00Z"/>
          <w:rFonts w:ascii="Times" w:hAnsi="Times"/>
          <w:color w:val="4472C4" w:themeColor="accent1"/>
          <w:lang w:val="en-US"/>
        </w:rPr>
      </w:pPr>
    </w:p>
    <w:p w14:paraId="75D124B7" w14:textId="77777777" w:rsidR="008C18AB" w:rsidRDefault="008C18AB" w:rsidP="004168D5">
      <w:pPr>
        <w:rPr>
          <w:rFonts w:ascii="Times" w:hAnsi="Times"/>
          <w:color w:val="4472C4" w:themeColor="accent1"/>
          <w:lang w:val="en-US"/>
        </w:rPr>
      </w:pPr>
    </w:p>
    <w:p w14:paraId="206606F3" w14:textId="0315C91E" w:rsidR="004168D5" w:rsidRPr="004168D5" w:rsidRDefault="00BC0A2B" w:rsidP="004168D5">
      <w:pPr>
        <w:rPr>
          <w:rFonts w:ascii="Times" w:hAnsi="Times"/>
          <w:color w:val="4472C4" w:themeColor="accent1"/>
          <w:lang w:val="en-US"/>
        </w:rPr>
      </w:pPr>
      <w:r w:rsidRPr="006E49E3">
        <w:rPr>
          <w:rFonts w:ascii="Times" w:hAnsi="Times"/>
          <w:color w:val="4472C4" w:themeColor="accent1"/>
          <w:lang w:val="en-US"/>
          <w:rPrChange w:id="3595" w:author="Jordon Beijing" w:date="2020-09-06T12:48:00Z">
            <w:rPr>
              <w:rFonts w:ascii="Times" w:hAnsi="Times"/>
              <w:color w:val="4472C4" w:themeColor="accent1"/>
              <w:lang w:val="en-US"/>
            </w:rPr>
          </w:rPrChange>
        </w:rPr>
        <w:t xml:space="preserve">[Journal 6: </w:t>
      </w:r>
      <w:r w:rsidR="004168D5" w:rsidRPr="006E49E3">
        <w:rPr>
          <w:rFonts w:ascii="Times" w:hAnsi="Times"/>
          <w:color w:val="4472C4" w:themeColor="accent1"/>
          <w:lang w:val="en-US"/>
          <w:rPrChange w:id="3596" w:author="Jordon Beijing" w:date="2020-09-06T12:48:00Z">
            <w:rPr>
              <w:rFonts w:ascii="Times" w:hAnsi="Times"/>
              <w:color w:val="4472C4" w:themeColor="accent1"/>
              <w:lang w:val="en-US"/>
            </w:rPr>
          </w:rPrChange>
        </w:rPr>
        <w:t>Write your opinion of the situation. Do you agree or disagree? Why?: Draft 2</w:t>
      </w:r>
      <w:r w:rsidRPr="006E49E3">
        <w:rPr>
          <w:rFonts w:ascii="Times" w:hAnsi="Times"/>
          <w:color w:val="4472C4" w:themeColor="accent1"/>
          <w:lang w:val="en-US"/>
          <w:rPrChange w:id="3597" w:author="Jordon Beijing" w:date="2020-09-06T12:48:00Z">
            <w:rPr>
              <w:rFonts w:ascii="Times" w:hAnsi="Times"/>
              <w:color w:val="4472C4" w:themeColor="accent1"/>
              <w:lang w:val="en-US"/>
            </w:rPr>
          </w:rPrChange>
        </w:rPr>
        <w:t>]</w:t>
      </w:r>
    </w:p>
    <w:p w14:paraId="5F1AC0DF" w14:textId="77777777" w:rsidR="004168D5" w:rsidRPr="004168D5" w:rsidRDefault="004168D5" w:rsidP="004168D5">
      <w:pPr>
        <w:ind w:left="360"/>
        <w:rPr>
          <w:rFonts w:ascii="Times" w:hAnsi="Times"/>
          <w:color w:val="4472C4" w:themeColor="accent1"/>
          <w:lang w:val="en-US"/>
        </w:rPr>
      </w:pPr>
    </w:p>
    <w:p w14:paraId="5DC369FF" w14:textId="040D0547" w:rsidR="00A54001" w:rsidRPr="00A54001" w:rsidRDefault="00A54001" w:rsidP="00A54001">
      <w:pPr>
        <w:jc w:val="center"/>
        <w:rPr>
          <w:ins w:id="3598" w:author="Jordon Beijing" w:date="2020-09-05T20:54:00Z"/>
          <w:rFonts w:ascii="Times" w:hAnsi="Times"/>
          <w:b/>
          <w:bCs/>
          <w:lang w:val="en-US"/>
          <w:rPrChange w:id="3599" w:author="Jordon Beijing" w:date="2020-09-05T20:55:00Z">
            <w:rPr>
              <w:ins w:id="3600" w:author="Jordon Beijing" w:date="2020-09-05T20:54:00Z"/>
              <w:rFonts w:ascii="Times" w:hAnsi="Times"/>
              <w:lang w:val="en-US"/>
            </w:rPr>
          </w:rPrChange>
        </w:rPr>
        <w:pPrChange w:id="3601" w:author="Jordon Beijing" w:date="2020-09-05T20:55:00Z">
          <w:pPr>
            <w:ind w:firstLineChars="350" w:firstLine="840"/>
          </w:pPr>
        </w:pPrChange>
      </w:pPr>
      <w:ins w:id="3602" w:author="Jordon Beijing" w:date="2020-09-05T20:54:00Z">
        <w:r w:rsidRPr="00A54001">
          <w:rPr>
            <w:rFonts w:ascii="Times" w:hAnsi="Times"/>
            <w:b/>
            <w:bCs/>
            <w:lang w:val="en-US"/>
            <w:rPrChange w:id="3603" w:author="Jordon Beijing" w:date="2020-09-05T20:55:00Z">
              <w:rPr>
                <w:rFonts w:ascii="Times" w:hAnsi="Times"/>
                <w:lang w:val="en-US"/>
              </w:rPr>
            </w:rPrChange>
          </w:rPr>
          <w:t>Journal Prompt 6: Opinion of the article “A lovely bunch of coconuts and all that”</w:t>
        </w:r>
      </w:ins>
    </w:p>
    <w:p w14:paraId="3B1DFF7A" w14:textId="77777777" w:rsidR="008C18AB" w:rsidRDefault="008C18AB" w:rsidP="004168D5">
      <w:pPr>
        <w:rPr>
          <w:rFonts w:ascii="Times" w:hAnsi="Times"/>
          <w:color w:val="4472C4" w:themeColor="accent1"/>
          <w:lang w:val="en-US"/>
        </w:rPr>
      </w:pPr>
    </w:p>
    <w:p w14:paraId="093D1C81" w14:textId="27DABC0D" w:rsidR="00D663DF" w:rsidRDefault="00D663DF" w:rsidP="00D663DF">
      <w:pPr>
        <w:jc w:val="center"/>
        <w:rPr>
          <w:ins w:id="3604" w:author="Jordon Beijing" w:date="2020-09-06T11:06:00Z"/>
          <w:rFonts w:ascii="Times New Roman" w:hAnsi="Times New Roman" w:cs="Times New Roman"/>
          <w:b/>
          <w:bCs/>
          <w:szCs w:val="24"/>
        </w:rPr>
      </w:pPr>
      <w:ins w:id="3605" w:author="Jordon Beijing" w:date="2020-09-06T11:06:00Z">
        <w:r w:rsidRPr="00A646A5">
          <w:rPr>
            <w:rFonts w:ascii="Times New Roman" w:hAnsi="Times New Roman" w:cs="Times New Roman"/>
            <w:b/>
            <w:bCs/>
            <w:szCs w:val="24"/>
          </w:rPr>
          <w:t xml:space="preserve">Opinion </w:t>
        </w:r>
        <w:r>
          <w:rPr>
            <w:rFonts w:ascii="Times New Roman" w:hAnsi="Times New Roman" w:cs="Times New Roman"/>
            <w:b/>
            <w:bCs/>
            <w:szCs w:val="24"/>
          </w:rPr>
          <w:t>of</w:t>
        </w:r>
        <w:r w:rsidRPr="00A646A5">
          <w:rPr>
            <w:rFonts w:ascii="Times New Roman" w:hAnsi="Times New Roman" w:cs="Times New Roman"/>
            <w:b/>
            <w:bCs/>
            <w:szCs w:val="24"/>
          </w:rPr>
          <w:t xml:space="preserve"> the </w:t>
        </w:r>
        <w:r>
          <w:rPr>
            <w:rFonts w:ascii="Times New Roman" w:hAnsi="Times New Roman" w:cs="Times New Roman"/>
            <w:b/>
            <w:bCs/>
            <w:szCs w:val="24"/>
          </w:rPr>
          <w:t>article</w:t>
        </w:r>
        <w:r w:rsidRPr="00A646A5">
          <w:rPr>
            <w:rFonts w:ascii="Times New Roman" w:hAnsi="Times New Roman" w:cs="Times New Roman"/>
            <w:b/>
            <w:bCs/>
            <w:szCs w:val="24"/>
          </w:rPr>
          <w:t xml:space="preserve"> “A lovely bunch of coconuts and all that”</w:t>
        </w:r>
      </w:ins>
    </w:p>
    <w:p w14:paraId="0D6D19C4" w14:textId="77777777" w:rsidR="00D663DF" w:rsidRPr="00A646A5" w:rsidRDefault="00D663DF" w:rsidP="00D663DF">
      <w:pPr>
        <w:jc w:val="center"/>
        <w:rPr>
          <w:ins w:id="3606" w:author="Jordon Beijing" w:date="2020-09-06T11:06:00Z"/>
          <w:rFonts w:ascii="Times New Roman" w:hAnsi="Times New Roman" w:cs="Times New Roman"/>
          <w:b/>
          <w:bCs/>
          <w:szCs w:val="24"/>
        </w:rPr>
      </w:pPr>
    </w:p>
    <w:p w14:paraId="087B4640" w14:textId="77777777" w:rsidR="00D663DF" w:rsidRDefault="00D663DF" w:rsidP="00D663DF">
      <w:pPr>
        <w:ind w:firstLine="420"/>
        <w:rPr>
          <w:ins w:id="3607" w:author="Jordon Beijing" w:date="2020-09-06T11:06:00Z"/>
          <w:rFonts w:ascii="Times New Roman" w:hAnsi="Times New Roman" w:cs="Times New Roman"/>
          <w:szCs w:val="24"/>
        </w:rPr>
      </w:pPr>
      <w:ins w:id="3608" w:author="Jordon Beijing" w:date="2020-09-06T11:06:00Z">
        <w:r w:rsidRPr="00A646A5">
          <w:rPr>
            <w:rFonts w:ascii="Times New Roman" w:hAnsi="Times New Roman" w:cs="Times New Roman"/>
            <w:szCs w:val="24"/>
          </w:rPr>
          <w:t xml:space="preserve">I think the </w:t>
        </w:r>
        <w:r>
          <w:rPr>
            <w:rFonts w:ascii="Times New Roman" w:hAnsi="Times New Roman" w:cs="Times New Roman"/>
            <w:szCs w:val="24"/>
          </w:rPr>
          <w:t>article</w:t>
        </w:r>
        <w:r w:rsidRPr="00A646A5">
          <w:rPr>
            <w:rFonts w:ascii="Times New Roman" w:hAnsi="Times New Roman" w:cs="Times New Roman"/>
            <w:szCs w:val="24"/>
          </w:rPr>
          <w:t xml:space="preserve"> is </w:t>
        </w:r>
        <w:r>
          <w:rPr>
            <w:rFonts w:ascii="Times New Roman" w:hAnsi="Times New Roman" w:cs="Times New Roman"/>
            <w:szCs w:val="24"/>
          </w:rPr>
          <w:t>well written</w:t>
        </w:r>
        <w:r w:rsidRPr="00A646A5">
          <w:rPr>
            <w:rFonts w:ascii="Times New Roman" w:hAnsi="Times New Roman" w:cs="Times New Roman"/>
            <w:szCs w:val="24"/>
          </w:rPr>
          <w:t xml:space="preserve">, but I couldn’t really catch the point of it; I didn’t understand what the author </w:t>
        </w:r>
        <w:r>
          <w:rPr>
            <w:rFonts w:ascii="Times New Roman" w:hAnsi="Times New Roman" w:cs="Times New Roman"/>
            <w:szCs w:val="24"/>
          </w:rPr>
          <w:t xml:space="preserve">was </w:t>
        </w:r>
        <w:r w:rsidRPr="00615A89">
          <w:rPr>
            <w:rFonts w:ascii="Times New Roman" w:hAnsi="Times New Roman" w:cs="Times New Roman"/>
            <w:szCs w:val="24"/>
          </w:rPr>
          <w:t xml:space="preserve">actually </w:t>
        </w:r>
        <w:r w:rsidRPr="00A646A5">
          <w:rPr>
            <w:rFonts w:ascii="Times New Roman" w:hAnsi="Times New Roman" w:cs="Times New Roman"/>
            <w:szCs w:val="24"/>
          </w:rPr>
          <w:t>trying to tell us</w:t>
        </w:r>
        <w:r>
          <w:rPr>
            <w:rFonts w:ascii="Times New Roman" w:hAnsi="Times New Roman" w:cs="Times New Roman"/>
            <w:szCs w:val="24"/>
          </w:rPr>
          <w:t>. B</w:t>
        </w:r>
        <w:r w:rsidRPr="00A646A5">
          <w:rPr>
            <w:rFonts w:ascii="Times New Roman" w:hAnsi="Times New Roman" w:cs="Times New Roman"/>
            <w:szCs w:val="24"/>
          </w:rPr>
          <w:t xml:space="preserve">ut I think the point of the </w:t>
        </w:r>
        <w:r>
          <w:rPr>
            <w:rFonts w:ascii="Times New Roman" w:hAnsi="Times New Roman" w:cs="Times New Roman"/>
            <w:szCs w:val="24"/>
          </w:rPr>
          <w:t>article</w:t>
        </w:r>
        <w:r w:rsidRPr="00A646A5">
          <w:rPr>
            <w:rFonts w:ascii="Times New Roman" w:hAnsi="Times New Roman" w:cs="Times New Roman"/>
            <w:szCs w:val="24"/>
          </w:rPr>
          <w:t xml:space="preserve"> is </w:t>
        </w:r>
        <w:r>
          <w:rPr>
            <w:rFonts w:ascii="Times New Roman" w:hAnsi="Times New Roman" w:cs="Times New Roman"/>
            <w:szCs w:val="24"/>
          </w:rPr>
          <w:t>to tell</w:t>
        </w:r>
        <w:r w:rsidRPr="00A646A5">
          <w:rPr>
            <w:rFonts w:ascii="Times New Roman" w:hAnsi="Times New Roman" w:cs="Times New Roman"/>
            <w:szCs w:val="24"/>
          </w:rPr>
          <w:t xml:space="preserve"> us how precious and how nutritious coconut</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are</w:t>
        </w:r>
        <w:r w:rsidRPr="00A646A5">
          <w:rPr>
            <w:rFonts w:ascii="Times New Roman" w:hAnsi="Times New Roman" w:cs="Times New Roman"/>
            <w:szCs w:val="24"/>
          </w:rPr>
          <w:t xml:space="preserve">. </w:t>
        </w:r>
      </w:ins>
    </w:p>
    <w:p w14:paraId="7C42C05D" w14:textId="77777777" w:rsidR="00D663DF" w:rsidRPr="00A646A5" w:rsidRDefault="00D663DF" w:rsidP="00D663DF">
      <w:pPr>
        <w:ind w:firstLine="420"/>
        <w:rPr>
          <w:ins w:id="3609" w:author="Jordon Beijing" w:date="2020-09-06T11:06:00Z"/>
          <w:rFonts w:ascii="Times New Roman" w:hAnsi="Times New Roman" w:cs="Times New Roman"/>
          <w:szCs w:val="24"/>
        </w:rPr>
      </w:pPr>
      <w:ins w:id="3610" w:author="Jordon Beijing" w:date="2020-09-06T11:06:00Z">
        <w:r w:rsidRPr="00A646A5">
          <w:rPr>
            <w:rFonts w:ascii="Times New Roman" w:hAnsi="Times New Roman" w:cs="Times New Roman"/>
            <w:szCs w:val="24"/>
          </w:rPr>
          <w:t xml:space="preserve">I agree </w:t>
        </w:r>
        <w:r>
          <w:rPr>
            <w:rFonts w:ascii="Times New Roman" w:hAnsi="Times New Roman" w:cs="Times New Roman"/>
            <w:szCs w:val="24"/>
          </w:rPr>
          <w:t>with</w:t>
        </w:r>
        <w:r w:rsidRPr="00A646A5">
          <w:rPr>
            <w:rFonts w:ascii="Times New Roman" w:hAnsi="Times New Roman" w:cs="Times New Roman"/>
            <w:szCs w:val="24"/>
          </w:rPr>
          <w:t xml:space="preserve"> the author</w:t>
        </w:r>
        <w:r>
          <w:rPr>
            <w:rFonts w:ascii="Times New Roman" w:hAnsi="Times New Roman" w:cs="Times New Roman"/>
            <w:szCs w:val="24"/>
          </w:rPr>
          <w:t xml:space="preserve"> that</w:t>
        </w:r>
        <w:r w:rsidRPr="00A646A5">
          <w:rPr>
            <w:rFonts w:ascii="Times New Roman" w:hAnsi="Times New Roman" w:cs="Times New Roman"/>
            <w:szCs w:val="24"/>
          </w:rPr>
          <w:t xml:space="preserve"> coconut</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are</w:t>
        </w:r>
        <w:r w:rsidRPr="00A646A5">
          <w:rPr>
            <w:rFonts w:ascii="Times New Roman" w:hAnsi="Times New Roman" w:cs="Times New Roman"/>
            <w:szCs w:val="24"/>
          </w:rPr>
          <w:t xml:space="preserve"> valuable because </w:t>
        </w:r>
        <w:r>
          <w:rPr>
            <w:rFonts w:ascii="Times New Roman" w:hAnsi="Times New Roman" w:cs="Times New Roman"/>
            <w:szCs w:val="24"/>
          </w:rPr>
          <w:t>they’re</w:t>
        </w:r>
        <w:r w:rsidRPr="00A646A5">
          <w:rPr>
            <w:rFonts w:ascii="Times New Roman" w:hAnsi="Times New Roman" w:cs="Times New Roman"/>
            <w:szCs w:val="24"/>
          </w:rPr>
          <w:t xml:space="preserve"> hard to get and nutritious, but I never really knew how to open </w:t>
        </w:r>
        <w:r>
          <w:rPr>
            <w:rFonts w:ascii="Times New Roman" w:hAnsi="Times New Roman" w:cs="Times New Roman"/>
            <w:szCs w:val="24"/>
          </w:rPr>
          <w:t>them</w:t>
        </w:r>
        <w:r w:rsidRPr="00A646A5">
          <w:rPr>
            <w:rFonts w:ascii="Times New Roman" w:hAnsi="Times New Roman" w:cs="Times New Roman"/>
            <w:szCs w:val="24"/>
          </w:rPr>
          <w:t xml:space="preserve"> without let</w:t>
        </w:r>
        <w:r>
          <w:rPr>
            <w:rFonts w:ascii="Times New Roman" w:hAnsi="Times New Roman" w:cs="Times New Roman"/>
            <w:szCs w:val="24"/>
          </w:rPr>
          <w:t>ting</w:t>
        </w:r>
        <w:r w:rsidRPr="00A646A5">
          <w:rPr>
            <w:rFonts w:ascii="Times New Roman" w:hAnsi="Times New Roman" w:cs="Times New Roman"/>
            <w:szCs w:val="24"/>
          </w:rPr>
          <w:t xml:space="preserve"> the water flow out. I think coconut</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are</w:t>
        </w:r>
        <w:r w:rsidRPr="00A646A5">
          <w:rPr>
            <w:rFonts w:ascii="Times New Roman" w:hAnsi="Times New Roman" w:cs="Times New Roman"/>
            <w:szCs w:val="24"/>
          </w:rPr>
          <w:t xml:space="preserve"> a </w:t>
        </w:r>
        <w:r>
          <w:rPr>
            <w:rFonts w:ascii="Times New Roman" w:hAnsi="Times New Roman" w:cs="Times New Roman"/>
            <w:szCs w:val="24"/>
          </w:rPr>
          <w:t>tasty</w:t>
        </w:r>
        <w:r w:rsidRPr="00A646A5">
          <w:rPr>
            <w:rFonts w:ascii="Times New Roman" w:hAnsi="Times New Roman" w:cs="Times New Roman"/>
            <w:szCs w:val="24"/>
          </w:rPr>
          <w:t xml:space="preserve"> fruit </w:t>
        </w:r>
        <w:r>
          <w:rPr>
            <w:rFonts w:ascii="Times New Roman" w:hAnsi="Times New Roman" w:cs="Times New Roman"/>
            <w:szCs w:val="24"/>
          </w:rPr>
          <w:t>whether</w:t>
        </w:r>
        <w:r w:rsidRPr="00A646A5">
          <w:rPr>
            <w:rFonts w:ascii="Times New Roman" w:hAnsi="Times New Roman" w:cs="Times New Roman"/>
            <w:szCs w:val="24"/>
          </w:rPr>
          <w:t xml:space="preserve"> </w:t>
        </w:r>
        <w:r>
          <w:rPr>
            <w:rFonts w:ascii="Times New Roman" w:hAnsi="Times New Roman" w:cs="Times New Roman"/>
            <w:szCs w:val="24"/>
          </w:rPr>
          <w:t>they’re served</w:t>
        </w:r>
        <w:r w:rsidRPr="00A646A5">
          <w:rPr>
            <w:rFonts w:ascii="Times New Roman" w:hAnsi="Times New Roman" w:cs="Times New Roman"/>
            <w:szCs w:val="24"/>
          </w:rPr>
          <w:t xml:space="preserve"> hot or cold. I think </w:t>
        </w:r>
        <w:r>
          <w:rPr>
            <w:rFonts w:ascii="Times New Roman" w:hAnsi="Times New Roman" w:cs="Times New Roman"/>
            <w:szCs w:val="24"/>
          </w:rPr>
          <w:t xml:space="preserve">the reason why </w:t>
        </w:r>
        <w:r w:rsidRPr="00A646A5">
          <w:rPr>
            <w:rFonts w:ascii="Times New Roman" w:hAnsi="Times New Roman" w:cs="Times New Roman"/>
            <w:szCs w:val="24"/>
          </w:rPr>
          <w:t xml:space="preserve">the author of this article </w:t>
        </w:r>
        <w:r>
          <w:rPr>
            <w:rFonts w:ascii="Times New Roman" w:hAnsi="Times New Roman" w:cs="Times New Roman"/>
            <w:szCs w:val="24"/>
          </w:rPr>
          <w:t>told</w:t>
        </w:r>
        <w:r w:rsidRPr="00A646A5">
          <w:rPr>
            <w:rFonts w:ascii="Times New Roman" w:hAnsi="Times New Roman" w:cs="Times New Roman"/>
            <w:szCs w:val="24"/>
          </w:rPr>
          <w:t xml:space="preserve"> a lot of short stories </w:t>
        </w:r>
        <w:r>
          <w:rPr>
            <w:rFonts w:ascii="Times New Roman" w:hAnsi="Times New Roman" w:cs="Times New Roman"/>
            <w:szCs w:val="24"/>
          </w:rPr>
          <w:t>is because he</w:t>
        </w:r>
        <w:r w:rsidRPr="00A646A5">
          <w:rPr>
            <w:rFonts w:ascii="Times New Roman" w:hAnsi="Times New Roman" w:cs="Times New Roman"/>
            <w:szCs w:val="24"/>
          </w:rPr>
          <w:t xml:space="preserve"> </w:t>
        </w:r>
        <w:r>
          <w:rPr>
            <w:rFonts w:ascii="Times New Roman" w:hAnsi="Times New Roman" w:cs="Times New Roman"/>
            <w:szCs w:val="24"/>
          </w:rPr>
          <w:t xml:space="preserve">is </w:t>
        </w:r>
        <w:r w:rsidRPr="00A646A5">
          <w:rPr>
            <w:rFonts w:ascii="Times New Roman" w:hAnsi="Times New Roman" w:cs="Times New Roman"/>
            <w:szCs w:val="24"/>
          </w:rPr>
          <w:t xml:space="preserve">trying to </w:t>
        </w:r>
        <w:r>
          <w:rPr>
            <w:rFonts w:ascii="Times New Roman" w:hAnsi="Times New Roman" w:cs="Times New Roman"/>
            <w:szCs w:val="24"/>
          </w:rPr>
          <w:t>help</w:t>
        </w:r>
        <w:r w:rsidRPr="00A646A5">
          <w:rPr>
            <w:rFonts w:ascii="Times New Roman" w:hAnsi="Times New Roman" w:cs="Times New Roman"/>
            <w:szCs w:val="24"/>
          </w:rPr>
          <w:t xml:space="preserve"> us discover all the </w:t>
        </w:r>
        <w:r>
          <w:rPr>
            <w:rFonts w:ascii="Times New Roman" w:hAnsi="Times New Roman" w:cs="Times New Roman"/>
            <w:szCs w:val="24"/>
          </w:rPr>
          <w:t xml:space="preserve">interesting </w:t>
        </w:r>
        <w:r w:rsidRPr="00A646A5">
          <w:rPr>
            <w:rFonts w:ascii="Times New Roman" w:hAnsi="Times New Roman" w:cs="Times New Roman"/>
            <w:szCs w:val="24"/>
          </w:rPr>
          <w:t>things about coconut</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 xml:space="preserve">for </w:t>
        </w:r>
        <w:r w:rsidRPr="00A646A5">
          <w:rPr>
            <w:rFonts w:ascii="Times New Roman" w:hAnsi="Times New Roman" w:cs="Times New Roman"/>
            <w:szCs w:val="24"/>
          </w:rPr>
          <w:t>oursel</w:t>
        </w:r>
        <w:r>
          <w:rPr>
            <w:rFonts w:ascii="Times New Roman" w:hAnsi="Times New Roman" w:cs="Times New Roman"/>
            <w:szCs w:val="24"/>
          </w:rPr>
          <w:t>ves</w:t>
        </w:r>
        <w:r w:rsidRPr="00A646A5">
          <w:rPr>
            <w:rFonts w:ascii="Times New Roman" w:hAnsi="Times New Roman" w:cs="Times New Roman"/>
            <w:szCs w:val="24"/>
          </w:rPr>
          <w:t>. Although I don't understand the structure of this article very well, I find the little stor</w:t>
        </w:r>
        <w:r>
          <w:rPr>
            <w:rFonts w:ascii="Times New Roman" w:hAnsi="Times New Roman" w:cs="Times New Roman"/>
            <w:szCs w:val="24"/>
          </w:rPr>
          <w:t xml:space="preserve">ies are </w:t>
        </w:r>
        <w:r w:rsidRPr="00A646A5">
          <w:rPr>
            <w:rFonts w:ascii="Times New Roman" w:hAnsi="Times New Roman" w:cs="Times New Roman"/>
            <w:szCs w:val="24"/>
          </w:rPr>
          <w:t>interesting</w:t>
        </w:r>
        <w:r>
          <w:rPr>
            <w:rFonts w:ascii="Times New Roman" w:hAnsi="Times New Roman" w:cs="Times New Roman"/>
            <w:szCs w:val="24"/>
          </w:rPr>
          <w:t>.</w:t>
        </w:r>
      </w:ins>
    </w:p>
    <w:p w14:paraId="656C857F" w14:textId="77777777" w:rsidR="008C18AB" w:rsidRPr="00D663DF" w:rsidRDefault="008C18AB" w:rsidP="004168D5">
      <w:pPr>
        <w:rPr>
          <w:rFonts w:ascii="Times" w:hAnsi="Times"/>
          <w:color w:val="4472C4" w:themeColor="accent1"/>
          <w:rPrChange w:id="3611" w:author="Jordon Beijing" w:date="2020-09-06T11:06:00Z">
            <w:rPr>
              <w:rFonts w:ascii="Times" w:hAnsi="Times"/>
              <w:color w:val="4472C4" w:themeColor="accent1"/>
              <w:lang w:val="en-US"/>
            </w:rPr>
          </w:rPrChange>
        </w:rPr>
      </w:pPr>
    </w:p>
    <w:p w14:paraId="2E1F20A6" w14:textId="77777777" w:rsidR="008C18AB" w:rsidRDefault="008C18AB" w:rsidP="004168D5">
      <w:pPr>
        <w:rPr>
          <w:rFonts w:ascii="Times" w:hAnsi="Times"/>
          <w:color w:val="4472C4" w:themeColor="accent1"/>
          <w:lang w:val="en-US"/>
        </w:rPr>
      </w:pPr>
    </w:p>
    <w:p w14:paraId="1DA4C678" w14:textId="77777777" w:rsidR="008C18AB" w:rsidRDefault="008C18AB" w:rsidP="004168D5">
      <w:pPr>
        <w:rPr>
          <w:rFonts w:ascii="Times" w:hAnsi="Times"/>
          <w:color w:val="4472C4" w:themeColor="accent1"/>
          <w:lang w:val="en-US"/>
        </w:rPr>
      </w:pPr>
    </w:p>
    <w:p w14:paraId="298E8F48" w14:textId="77777777" w:rsidR="008C18AB" w:rsidRDefault="008C18AB" w:rsidP="004168D5">
      <w:pPr>
        <w:rPr>
          <w:rFonts w:ascii="Times" w:hAnsi="Times"/>
          <w:color w:val="4472C4" w:themeColor="accent1"/>
          <w:lang w:val="en-US"/>
        </w:rPr>
      </w:pPr>
    </w:p>
    <w:p w14:paraId="04CD59B6" w14:textId="77777777" w:rsidR="008C18AB" w:rsidRDefault="008C18AB" w:rsidP="004168D5">
      <w:pPr>
        <w:rPr>
          <w:rFonts w:ascii="Times" w:hAnsi="Times"/>
          <w:color w:val="4472C4" w:themeColor="accent1"/>
          <w:lang w:val="en-US"/>
        </w:rPr>
      </w:pPr>
    </w:p>
    <w:p w14:paraId="2F24682B" w14:textId="77777777" w:rsidR="008C18AB" w:rsidRDefault="008C18AB" w:rsidP="004168D5">
      <w:pPr>
        <w:rPr>
          <w:rFonts w:ascii="Times" w:hAnsi="Times"/>
          <w:color w:val="4472C4" w:themeColor="accent1"/>
          <w:lang w:val="en-US"/>
        </w:rPr>
      </w:pPr>
    </w:p>
    <w:p w14:paraId="4730CF1D" w14:textId="77777777" w:rsidR="008C18AB" w:rsidRDefault="008C18AB" w:rsidP="004168D5">
      <w:pPr>
        <w:rPr>
          <w:rFonts w:ascii="Times" w:hAnsi="Times"/>
          <w:color w:val="4472C4" w:themeColor="accent1"/>
          <w:lang w:val="en-US"/>
        </w:rPr>
      </w:pPr>
    </w:p>
    <w:p w14:paraId="5C1CEEDB" w14:textId="77777777" w:rsidR="008C18AB" w:rsidRDefault="008C18AB" w:rsidP="004168D5">
      <w:pPr>
        <w:rPr>
          <w:rFonts w:ascii="Times" w:hAnsi="Times"/>
          <w:color w:val="4472C4" w:themeColor="accent1"/>
          <w:lang w:val="en-US"/>
        </w:rPr>
      </w:pPr>
    </w:p>
    <w:p w14:paraId="06A9A7E1" w14:textId="77777777" w:rsidR="008C18AB" w:rsidRDefault="008C18AB" w:rsidP="004168D5">
      <w:pPr>
        <w:rPr>
          <w:rFonts w:ascii="Times" w:hAnsi="Times"/>
          <w:color w:val="4472C4" w:themeColor="accent1"/>
          <w:lang w:val="en-US"/>
        </w:rPr>
      </w:pPr>
    </w:p>
    <w:p w14:paraId="74B77D9D" w14:textId="77777777" w:rsidR="008C18AB" w:rsidRDefault="008C18AB" w:rsidP="004168D5">
      <w:pPr>
        <w:rPr>
          <w:rFonts w:ascii="Times" w:hAnsi="Times"/>
          <w:color w:val="4472C4" w:themeColor="accent1"/>
          <w:lang w:val="en-US"/>
        </w:rPr>
      </w:pPr>
    </w:p>
    <w:p w14:paraId="3FD67BE5" w14:textId="77777777" w:rsidR="008C18AB" w:rsidRDefault="008C18AB" w:rsidP="004168D5">
      <w:pPr>
        <w:rPr>
          <w:rFonts w:ascii="Times" w:hAnsi="Times"/>
          <w:color w:val="4472C4" w:themeColor="accent1"/>
          <w:lang w:val="en-US"/>
        </w:rPr>
      </w:pPr>
    </w:p>
    <w:p w14:paraId="3583BC36" w14:textId="77777777" w:rsidR="008C18AB" w:rsidRDefault="008C18AB" w:rsidP="004168D5">
      <w:pPr>
        <w:rPr>
          <w:rFonts w:ascii="Times" w:hAnsi="Times"/>
          <w:color w:val="4472C4" w:themeColor="accent1"/>
          <w:lang w:val="en-US"/>
        </w:rPr>
      </w:pPr>
    </w:p>
    <w:p w14:paraId="192792C1" w14:textId="77777777" w:rsidR="008C18AB" w:rsidRDefault="008C18AB" w:rsidP="004168D5">
      <w:pPr>
        <w:rPr>
          <w:rFonts w:ascii="Times" w:hAnsi="Times"/>
          <w:color w:val="4472C4" w:themeColor="accent1"/>
          <w:lang w:val="en-US"/>
        </w:rPr>
      </w:pPr>
    </w:p>
    <w:p w14:paraId="0DB4A0A4" w14:textId="77777777" w:rsidR="008C18AB" w:rsidRDefault="008C18AB" w:rsidP="004168D5">
      <w:pPr>
        <w:rPr>
          <w:rFonts w:ascii="Times" w:hAnsi="Times"/>
          <w:color w:val="4472C4" w:themeColor="accent1"/>
          <w:lang w:val="en-US"/>
        </w:rPr>
      </w:pPr>
    </w:p>
    <w:p w14:paraId="7CEFF770" w14:textId="4E684EFD" w:rsidR="008C18AB" w:rsidRDefault="008C18AB" w:rsidP="004168D5">
      <w:pPr>
        <w:rPr>
          <w:ins w:id="3612" w:author="Jordon Beijing" w:date="2020-09-05T20:04:00Z"/>
          <w:rFonts w:ascii="Times" w:hAnsi="Times"/>
          <w:color w:val="4472C4" w:themeColor="accent1"/>
          <w:lang w:val="en-US"/>
        </w:rPr>
      </w:pPr>
    </w:p>
    <w:p w14:paraId="12AB2A3D" w14:textId="4B800FF8" w:rsidR="000214BA" w:rsidRDefault="000214BA" w:rsidP="004168D5">
      <w:pPr>
        <w:rPr>
          <w:ins w:id="3613" w:author="Jordon Beijing" w:date="2020-09-05T20:04:00Z"/>
          <w:rFonts w:ascii="Times" w:hAnsi="Times"/>
          <w:color w:val="4472C4" w:themeColor="accent1"/>
          <w:lang w:val="en-US"/>
        </w:rPr>
      </w:pPr>
    </w:p>
    <w:p w14:paraId="0AF18493" w14:textId="6E77A8F5" w:rsidR="000214BA" w:rsidRDefault="000214BA" w:rsidP="004168D5">
      <w:pPr>
        <w:rPr>
          <w:ins w:id="3614" w:author="Jordon Beijing" w:date="2020-09-05T20:04:00Z"/>
          <w:rFonts w:ascii="Times" w:hAnsi="Times"/>
          <w:color w:val="4472C4" w:themeColor="accent1"/>
          <w:lang w:val="en-US"/>
        </w:rPr>
      </w:pPr>
    </w:p>
    <w:p w14:paraId="7F99A9A0" w14:textId="450D4B3F" w:rsidR="000214BA" w:rsidRDefault="000214BA" w:rsidP="004168D5">
      <w:pPr>
        <w:rPr>
          <w:ins w:id="3615" w:author="Jordon Beijing" w:date="2020-09-05T20:04:00Z"/>
          <w:rFonts w:ascii="Times" w:hAnsi="Times"/>
          <w:color w:val="4472C4" w:themeColor="accent1"/>
          <w:lang w:val="en-US"/>
        </w:rPr>
      </w:pPr>
    </w:p>
    <w:p w14:paraId="2A0C8DEC" w14:textId="3EAD6F00" w:rsidR="000214BA" w:rsidRDefault="000214BA" w:rsidP="004168D5">
      <w:pPr>
        <w:rPr>
          <w:ins w:id="3616" w:author="Jordon Beijing" w:date="2020-09-05T20:04:00Z"/>
          <w:rFonts w:ascii="Times" w:hAnsi="Times"/>
          <w:color w:val="4472C4" w:themeColor="accent1"/>
          <w:lang w:val="en-US"/>
        </w:rPr>
      </w:pPr>
    </w:p>
    <w:p w14:paraId="1E882BCB" w14:textId="6904C796" w:rsidR="000214BA" w:rsidRDefault="000214BA" w:rsidP="004168D5">
      <w:pPr>
        <w:rPr>
          <w:ins w:id="3617" w:author="Jordon Beijing" w:date="2020-09-05T20:04:00Z"/>
          <w:rFonts w:ascii="Times" w:hAnsi="Times"/>
          <w:color w:val="4472C4" w:themeColor="accent1"/>
          <w:lang w:val="en-US"/>
        </w:rPr>
      </w:pPr>
    </w:p>
    <w:p w14:paraId="4E079D21" w14:textId="77777777" w:rsidR="000214BA" w:rsidDel="00A54001" w:rsidRDefault="000214BA" w:rsidP="004168D5">
      <w:pPr>
        <w:rPr>
          <w:del w:id="3618" w:author="Jordon Beijing" w:date="2020-09-05T20:55:00Z"/>
          <w:rFonts w:ascii="Times" w:hAnsi="Times"/>
          <w:color w:val="4472C4" w:themeColor="accent1"/>
          <w:lang w:val="en-US"/>
        </w:rPr>
      </w:pPr>
    </w:p>
    <w:p w14:paraId="67EB1C3C" w14:textId="77777777" w:rsidR="008C18AB" w:rsidDel="007A4CFC" w:rsidRDefault="008C18AB" w:rsidP="004168D5">
      <w:pPr>
        <w:rPr>
          <w:del w:id="3619" w:author="Jordon Beijing" w:date="2020-09-04T10:39:00Z"/>
          <w:rFonts w:ascii="Times" w:hAnsi="Times"/>
          <w:color w:val="4472C4" w:themeColor="accent1"/>
          <w:lang w:val="en-US"/>
        </w:rPr>
      </w:pPr>
    </w:p>
    <w:p w14:paraId="44033F2F" w14:textId="77777777" w:rsidR="008C18AB" w:rsidDel="007A4CFC" w:rsidRDefault="008C18AB" w:rsidP="004168D5">
      <w:pPr>
        <w:rPr>
          <w:del w:id="3620" w:author="Jordon Beijing" w:date="2020-09-04T10:39:00Z"/>
          <w:rFonts w:ascii="Times" w:hAnsi="Times"/>
          <w:color w:val="4472C4" w:themeColor="accent1"/>
          <w:lang w:val="en-US"/>
        </w:rPr>
      </w:pPr>
    </w:p>
    <w:p w14:paraId="2FB92B8E" w14:textId="77777777" w:rsidR="008C18AB" w:rsidDel="007A4CFC" w:rsidRDefault="008C18AB" w:rsidP="004168D5">
      <w:pPr>
        <w:rPr>
          <w:del w:id="3621" w:author="Jordon Beijing" w:date="2020-09-04T10:39:00Z"/>
          <w:rFonts w:ascii="Times" w:hAnsi="Times"/>
          <w:color w:val="4472C4" w:themeColor="accent1"/>
          <w:lang w:val="en-US"/>
        </w:rPr>
      </w:pPr>
    </w:p>
    <w:p w14:paraId="48689455" w14:textId="77777777" w:rsidR="008C18AB" w:rsidDel="007A4CFC" w:rsidRDefault="008C18AB" w:rsidP="004168D5">
      <w:pPr>
        <w:rPr>
          <w:del w:id="3622" w:author="Jordon Beijing" w:date="2020-09-04T10:39:00Z"/>
          <w:rFonts w:ascii="Times" w:hAnsi="Times"/>
          <w:color w:val="4472C4" w:themeColor="accent1"/>
          <w:lang w:val="en-US"/>
        </w:rPr>
      </w:pPr>
    </w:p>
    <w:p w14:paraId="3A2C611F" w14:textId="77777777" w:rsidR="008C18AB" w:rsidDel="007A4CFC" w:rsidRDefault="008C18AB" w:rsidP="004168D5">
      <w:pPr>
        <w:rPr>
          <w:del w:id="3623" w:author="Jordon Beijing" w:date="2020-09-04T10:39:00Z"/>
          <w:rFonts w:ascii="Times" w:hAnsi="Times"/>
          <w:color w:val="4472C4" w:themeColor="accent1"/>
          <w:lang w:val="en-US"/>
        </w:rPr>
      </w:pPr>
    </w:p>
    <w:p w14:paraId="57901091" w14:textId="77777777" w:rsidR="008C18AB" w:rsidDel="007A4CFC" w:rsidRDefault="008C18AB" w:rsidP="004168D5">
      <w:pPr>
        <w:rPr>
          <w:del w:id="3624" w:author="Jordon Beijing" w:date="2020-09-04T10:39:00Z"/>
          <w:rFonts w:ascii="Times" w:hAnsi="Times"/>
          <w:color w:val="4472C4" w:themeColor="accent1"/>
          <w:lang w:val="en-US"/>
        </w:rPr>
      </w:pPr>
    </w:p>
    <w:p w14:paraId="2580A306" w14:textId="77777777" w:rsidR="008C18AB" w:rsidDel="007A4CFC" w:rsidRDefault="008C18AB" w:rsidP="004168D5">
      <w:pPr>
        <w:rPr>
          <w:del w:id="3625" w:author="Jordon Beijing" w:date="2020-09-04T10:39:00Z"/>
          <w:rFonts w:ascii="Times" w:hAnsi="Times"/>
          <w:color w:val="4472C4" w:themeColor="accent1"/>
          <w:lang w:val="en-US"/>
        </w:rPr>
      </w:pPr>
    </w:p>
    <w:p w14:paraId="7C2C02CD" w14:textId="77777777" w:rsidR="008C18AB" w:rsidRDefault="008C18AB" w:rsidP="004168D5">
      <w:pPr>
        <w:rPr>
          <w:rFonts w:ascii="Times" w:hAnsi="Times"/>
          <w:color w:val="4472C4" w:themeColor="accent1"/>
          <w:lang w:val="en-US"/>
        </w:rPr>
      </w:pPr>
    </w:p>
    <w:p w14:paraId="4EE702AA" w14:textId="52FAD78C" w:rsidR="004168D5" w:rsidRDefault="00BC0A2B" w:rsidP="004168D5">
      <w:pPr>
        <w:rPr>
          <w:rFonts w:ascii="Times" w:hAnsi="Times"/>
          <w:color w:val="4472C4" w:themeColor="accent1"/>
          <w:lang w:val="en-US"/>
        </w:rPr>
      </w:pPr>
      <w:r>
        <w:rPr>
          <w:rFonts w:ascii="Times" w:hAnsi="Times"/>
          <w:color w:val="4472C4" w:themeColor="accent1"/>
          <w:lang w:val="en-US"/>
        </w:rPr>
        <w:lastRenderedPageBreak/>
        <w:t xml:space="preserve">[Journal 7: </w:t>
      </w:r>
      <w:r w:rsidR="004168D5" w:rsidRPr="004168D5">
        <w:rPr>
          <w:rFonts w:ascii="Times" w:hAnsi="Times"/>
          <w:color w:val="4472C4" w:themeColor="accent1"/>
          <w:lang w:val="en-US"/>
        </w:rPr>
        <w:t>What character traits are most important to you? Why?: Draft 1</w:t>
      </w:r>
      <w:r>
        <w:rPr>
          <w:rFonts w:ascii="Times" w:hAnsi="Times"/>
          <w:color w:val="4472C4" w:themeColor="accent1"/>
          <w:lang w:val="en-US"/>
        </w:rPr>
        <w:t>]</w:t>
      </w:r>
    </w:p>
    <w:p w14:paraId="71FB619C" w14:textId="0290335D" w:rsidR="008C18AB" w:rsidRDefault="008C18AB" w:rsidP="004168D5">
      <w:pPr>
        <w:rPr>
          <w:ins w:id="3626" w:author="Jordon Beijing" w:date="2020-09-05T20:55:00Z"/>
          <w:rFonts w:ascii="Times" w:hAnsi="Times"/>
          <w:color w:val="4472C4" w:themeColor="accent1"/>
          <w:lang w:val="en-US"/>
        </w:rPr>
      </w:pPr>
    </w:p>
    <w:p w14:paraId="710F1D98" w14:textId="13770B97" w:rsidR="00A54001" w:rsidRPr="00A54001" w:rsidRDefault="00A54001" w:rsidP="00A54001">
      <w:pPr>
        <w:jc w:val="center"/>
        <w:rPr>
          <w:ins w:id="3627" w:author="Jordon Beijing" w:date="2020-09-05T20:55:00Z"/>
          <w:rFonts w:ascii="Times" w:hAnsi="Times"/>
          <w:b/>
          <w:bCs/>
          <w:color w:val="000000" w:themeColor="text1"/>
          <w:lang w:val="en-US"/>
          <w:rPrChange w:id="3628" w:author="Jordon Beijing" w:date="2020-09-05T20:55:00Z">
            <w:rPr>
              <w:ins w:id="3629" w:author="Jordon Beijing" w:date="2020-09-05T20:55:00Z"/>
              <w:rFonts w:ascii="Times" w:hAnsi="Times"/>
              <w:color w:val="4472C4" w:themeColor="accent1"/>
              <w:lang w:val="en-US"/>
            </w:rPr>
          </w:rPrChange>
        </w:rPr>
        <w:pPrChange w:id="3630" w:author="Jordon Beijing" w:date="2020-09-05T20:55:00Z">
          <w:pPr/>
        </w:pPrChange>
      </w:pPr>
      <w:ins w:id="3631" w:author="Jordon Beijing" w:date="2020-09-05T20:55:00Z">
        <w:r w:rsidRPr="00A54001">
          <w:rPr>
            <w:rFonts w:ascii="Times" w:hAnsi="Times"/>
            <w:b/>
            <w:bCs/>
            <w:color w:val="000000" w:themeColor="text1"/>
            <w:lang w:val="en-US"/>
            <w:rPrChange w:id="3632" w:author="Jordon Beijing" w:date="2020-09-05T20:55:00Z">
              <w:rPr>
                <w:rFonts w:ascii="Times" w:hAnsi="Times"/>
                <w:color w:val="4472C4" w:themeColor="accent1"/>
                <w:lang w:val="en-US"/>
              </w:rPr>
            </w:rPrChange>
          </w:rPr>
          <w:t>Journal Prompt 7: What character traits are most important to you? Why?</w:t>
        </w:r>
      </w:ins>
    </w:p>
    <w:p w14:paraId="577161F6" w14:textId="77777777" w:rsidR="00A54001" w:rsidRDefault="00A54001" w:rsidP="004168D5">
      <w:pPr>
        <w:rPr>
          <w:rFonts w:ascii="Times" w:hAnsi="Times"/>
          <w:color w:val="4472C4" w:themeColor="accent1"/>
          <w:lang w:val="en-US"/>
        </w:rPr>
      </w:pPr>
    </w:p>
    <w:p w14:paraId="4E00F5D2" w14:textId="2FD15925" w:rsidR="008C18AB" w:rsidRPr="00C36661" w:rsidDel="000214BA" w:rsidRDefault="00C36661" w:rsidP="00C36661">
      <w:pPr>
        <w:ind w:firstLineChars="250" w:firstLine="600"/>
        <w:rPr>
          <w:del w:id="3633" w:author="Jordon Beijing" w:date="2020-09-05T19:59:00Z"/>
          <w:rFonts w:ascii="Times" w:hAnsi="Times"/>
          <w:lang w:val="en-US"/>
        </w:rPr>
      </w:pPr>
      <w:r w:rsidRPr="00C36661">
        <w:rPr>
          <w:rFonts w:ascii="Times" w:hAnsi="Times"/>
          <w:lang w:val="en-US"/>
        </w:rPr>
        <w:t xml:space="preserve">The most important character traits is I can everybody’s personality quickly even they didn’t acted it out. The first reason of I think this is my most important personality is I don’t usually provoke others, because I always carefully avoiding anger of others, so I have good relationship with many people. The second reason is that I always know what other people like and don't like, so that I know what to do to others to achieve what purpose, but I never use unscrupulous divisive tactics or to reach my destination with an unfaithful friendship, I always have faithful friendship. The last reason is I know exactly how to improve my relationship with other people and improve it in a way that is acceptable to both sides; I also know how to destroy the relationship with others, but I never did that. I think this character traits is very important to me, so I can easily have good relationship; and of course I have this character trait is also because I have experienced a lot of things and have seen a lot of things happen and end to know how to improve my emotional </w:t>
      </w:r>
      <w:proofErr w:type="spellStart"/>
      <w:r w:rsidRPr="00C36661">
        <w:rPr>
          <w:rFonts w:ascii="Times" w:hAnsi="Times"/>
          <w:lang w:val="en-US"/>
        </w:rPr>
        <w:t>intellig</w:t>
      </w:r>
      <w:proofErr w:type="spellEnd"/>
      <w:del w:id="3634" w:author="Jordon Beijing" w:date="2020-09-05T19:59:00Z">
        <w:r w:rsidRPr="00C36661" w:rsidDel="000214BA">
          <w:rPr>
            <w:rFonts w:ascii="Times" w:hAnsi="Times"/>
            <w:lang w:val="en-US"/>
          </w:rPr>
          <w:delText>ence.</w:delText>
        </w:r>
      </w:del>
    </w:p>
    <w:p w14:paraId="4B2A1F7B" w14:textId="77777777" w:rsidR="008C18AB" w:rsidRPr="00C36661" w:rsidDel="000214BA" w:rsidRDefault="008C18AB" w:rsidP="004168D5">
      <w:pPr>
        <w:rPr>
          <w:del w:id="3635" w:author="Jordon Beijing" w:date="2020-09-05T19:59:00Z"/>
          <w:rFonts w:ascii="Times" w:hAnsi="Times"/>
          <w:lang w:val="en-US"/>
        </w:rPr>
      </w:pPr>
    </w:p>
    <w:p w14:paraId="59C43299" w14:textId="77777777" w:rsidR="008C18AB" w:rsidRPr="00C36661" w:rsidDel="000214BA" w:rsidRDefault="008C18AB" w:rsidP="004168D5">
      <w:pPr>
        <w:rPr>
          <w:del w:id="3636" w:author="Jordon Beijing" w:date="2020-09-05T19:59:00Z"/>
          <w:rFonts w:ascii="Times" w:hAnsi="Times"/>
          <w:lang w:val="en-US"/>
        </w:rPr>
      </w:pPr>
    </w:p>
    <w:p w14:paraId="6AFA129E" w14:textId="77777777" w:rsidR="008C18AB" w:rsidDel="000214BA" w:rsidRDefault="008C18AB" w:rsidP="004168D5">
      <w:pPr>
        <w:rPr>
          <w:del w:id="3637" w:author="Jordon Beijing" w:date="2020-09-05T19:59:00Z"/>
          <w:rFonts w:ascii="Times" w:hAnsi="Times"/>
          <w:color w:val="4472C4" w:themeColor="accent1"/>
          <w:lang w:val="en-US"/>
        </w:rPr>
      </w:pPr>
    </w:p>
    <w:p w14:paraId="70E16D7E" w14:textId="77777777" w:rsidR="008C18AB" w:rsidDel="000214BA" w:rsidRDefault="008C18AB" w:rsidP="004168D5">
      <w:pPr>
        <w:rPr>
          <w:del w:id="3638" w:author="Jordon Beijing" w:date="2020-09-05T19:59:00Z"/>
          <w:rFonts w:ascii="Times" w:hAnsi="Times"/>
          <w:color w:val="4472C4" w:themeColor="accent1"/>
          <w:lang w:val="en-US"/>
        </w:rPr>
      </w:pPr>
    </w:p>
    <w:p w14:paraId="0E68EB67" w14:textId="77777777" w:rsidR="008C18AB" w:rsidDel="000214BA" w:rsidRDefault="008C18AB" w:rsidP="004168D5">
      <w:pPr>
        <w:rPr>
          <w:del w:id="3639" w:author="Jordon Beijing" w:date="2020-09-05T19:59:00Z"/>
          <w:rFonts w:ascii="Times" w:hAnsi="Times"/>
          <w:color w:val="4472C4" w:themeColor="accent1"/>
          <w:lang w:val="en-US"/>
        </w:rPr>
      </w:pPr>
    </w:p>
    <w:p w14:paraId="3B75A9D2" w14:textId="77777777" w:rsidR="008C18AB" w:rsidDel="000214BA" w:rsidRDefault="008C18AB" w:rsidP="004168D5">
      <w:pPr>
        <w:rPr>
          <w:del w:id="3640" w:author="Jordon Beijing" w:date="2020-09-05T19:59:00Z"/>
          <w:rFonts w:ascii="Times" w:hAnsi="Times"/>
          <w:color w:val="4472C4" w:themeColor="accent1"/>
          <w:lang w:val="en-US"/>
        </w:rPr>
      </w:pPr>
    </w:p>
    <w:p w14:paraId="33FC8D76" w14:textId="77777777" w:rsidR="008C18AB" w:rsidDel="000214BA" w:rsidRDefault="008C18AB" w:rsidP="004168D5">
      <w:pPr>
        <w:rPr>
          <w:del w:id="3641" w:author="Jordon Beijing" w:date="2020-09-05T19:59:00Z"/>
          <w:rFonts w:ascii="Times" w:hAnsi="Times"/>
          <w:color w:val="4472C4" w:themeColor="accent1"/>
          <w:lang w:val="en-US"/>
        </w:rPr>
      </w:pPr>
    </w:p>
    <w:p w14:paraId="741B4236" w14:textId="77777777" w:rsidR="008C18AB" w:rsidDel="000214BA" w:rsidRDefault="008C18AB" w:rsidP="004168D5">
      <w:pPr>
        <w:rPr>
          <w:del w:id="3642" w:author="Jordon Beijing" w:date="2020-09-05T19:59:00Z"/>
          <w:rFonts w:ascii="Times" w:hAnsi="Times"/>
          <w:color w:val="4472C4" w:themeColor="accent1"/>
          <w:lang w:val="en-US"/>
        </w:rPr>
      </w:pPr>
    </w:p>
    <w:p w14:paraId="17135D0F" w14:textId="77777777" w:rsidR="008C18AB" w:rsidDel="000214BA" w:rsidRDefault="008C18AB" w:rsidP="004168D5">
      <w:pPr>
        <w:rPr>
          <w:del w:id="3643" w:author="Jordon Beijing" w:date="2020-09-05T19:59:00Z"/>
          <w:rFonts w:ascii="Times" w:hAnsi="Times"/>
          <w:color w:val="4472C4" w:themeColor="accent1"/>
          <w:lang w:val="en-US"/>
        </w:rPr>
      </w:pPr>
    </w:p>
    <w:p w14:paraId="78B9F2FA" w14:textId="77777777" w:rsidR="008C18AB" w:rsidDel="000214BA" w:rsidRDefault="008C18AB" w:rsidP="004168D5">
      <w:pPr>
        <w:rPr>
          <w:del w:id="3644" w:author="Jordon Beijing" w:date="2020-09-05T19:59:00Z"/>
          <w:rFonts w:ascii="Times" w:hAnsi="Times"/>
          <w:color w:val="4472C4" w:themeColor="accent1"/>
          <w:lang w:val="en-US"/>
        </w:rPr>
      </w:pPr>
    </w:p>
    <w:p w14:paraId="1796AD72" w14:textId="77777777" w:rsidR="008C18AB" w:rsidDel="000214BA" w:rsidRDefault="008C18AB" w:rsidP="004168D5">
      <w:pPr>
        <w:rPr>
          <w:del w:id="3645" w:author="Jordon Beijing" w:date="2020-09-05T19:59:00Z"/>
          <w:rFonts w:ascii="Times" w:hAnsi="Times"/>
          <w:color w:val="4472C4" w:themeColor="accent1"/>
          <w:lang w:val="en-US"/>
        </w:rPr>
      </w:pPr>
    </w:p>
    <w:p w14:paraId="3A7A6E2D" w14:textId="77777777" w:rsidR="008C18AB" w:rsidDel="007A4CFC" w:rsidRDefault="008C18AB" w:rsidP="004168D5">
      <w:pPr>
        <w:rPr>
          <w:del w:id="3646" w:author="Jordon Beijing" w:date="2020-09-04T10:39:00Z"/>
          <w:rFonts w:ascii="Times" w:hAnsi="Times"/>
          <w:color w:val="4472C4" w:themeColor="accent1"/>
          <w:lang w:val="en-US"/>
        </w:rPr>
      </w:pPr>
    </w:p>
    <w:p w14:paraId="391B78FB" w14:textId="77777777" w:rsidR="008C18AB" w:rsidDel="007A4CFC" w:rsidRDefault="008C18AB" w:rsidP="004168D5">
      <w:pPr>
        <w:rPr>
          <w:del w:id="3647" w:author="Jordon Beijing" w:date="2020-09-04T10:39:00Z"/>
          <w:rFonts w:ascii="Times" w:hAnsi="Times"/>
          <w:color w:val="4472C4" w:themeColor="accent1"/>
          <w:lang w:val="en-US"/>
        </w:rPr>
      </w:pPr>
    </w:p>
    <w:p w14:paraId="1F86D2BE" w14:textId="77777777" w:rsidR="008C18AB" w:rsidDel="007A4CFC" w:rsidRDefault="008C18AB" w:rsidP="004168D5">
      <w:pPr>
        <w:rPr>
          <w:del w:id="3648" w:author="Jordon Beijing" w:date="2020-09-04T10:39:00Z"/>
          <w:rFonts w:ascii="Times" w:hAnsi="Times"/>
          <w:color w:val="4472C4" w:themeColor="accent1"/>
          <w:lang w:val="en-US"/>
        </w:rPr>
      </w:pPr>
    </w:p>
    <w:p w14:paraId="10A0FA39" w14:textId="77777777" w:rsidR="008C18AB" w:rsidDel="007A4CFC" w:rsidRDefault="008C18AB" w:rsidP="004168D5">
      <w:pPr>
        <w:rPr>
          <w:del w:id="3649" w:author="Jordon Beijing" w:date="2020-09-04T10:39:00Z"/>
          <w:rFonts w:ascii="Times" w:hAnsi="Times"/>
          <w:color w:val="4472C4" w:themeColor="accent1"/>
          <w:lang w:val="en-US"/>
        </w:rPr>
      </w:pPr>
    </w:p>
    <w:p w14:paraId="06ADA479" w14:textId="77777777" w:rsidR="008C18AB" w:rsidDel="007A4CFC" w:rsidRDefault="008C18AB" w:rsidP="004168D5">
      <w:pPr>
        <w:rPr>
          <w:del w:id="3650" w:author="Jordon Beijing" w:date="2020-09-04T10:39:00Z"/>
          <w:rFonts w:ascii="Times" w:hAnsi="Times"/>
          <w:color w:val="4472C4" w:themeColor="accent1"/>
          <w:lang w:val="en-US"/>
        </w:rPr>
      </w:pPr>
    </w:p>
    <w:p w14:paraId="55FF517F" w14:textId="77777777" w:rsidR="008C18AB" w:rsidDel="007A4CFC" w:rsidRDefault="008C18AB" w:rsidP="004168D5">
      <w:pPr>
        <w:rPr>
          <w:del w:id="3651" w:author="Jordon Beijing" w:date="2020-09-04T10:39:00Z"/>
          <w:rFonts w:ascii="Times" w:hAnsi="Times"/>
          <w:color w:val="4472C4" w:themeColor="accent1"/>
          <w:lang w:val="en-US"/>
        </w:rPr>
      </w:pPr>
    </w:p>
    <w:p w14:paraId="230C2E88" w14:textId="77777777" w:rsidR="008C18AB" w:rsidDel="007A4CFC" w:rsidRDefault="008C18AB" w:rsidP="004168D5">
      <w:pPr>
        <w:rPr>
          <w:del w:id="3652" w:author="Jordon Beijing" w:date="2020-09-04T10:39:00Z"/>
          <w:rFonts w:ascii="Times" w:hAnsi="Times"/>
          <w:color w:val="4472C4" w:themeColor="accent1"/>
          <w:lang w:val="en-US"/>
        </w:rPr>
      </w:pPr>
    </w:p>
    <w:p w14:paraId="35773D57" w14:textId="77777777" w:rsidR="008C18AB" w:rsidRDefault="008C18AB" w:rsidP="000214BA">
      <w:pPr>
        <w:ind w:firstLineChars="250" w:firstLine="600"/>
        <w:rPr>
          <w:rFonts w:ascii="Times" w:hAnsi="Times"/>
          <w:color w:val="4472C4" w:themeColor="accent1"/>
          <w:lang w:val="en-US"/>
        </w:rPr>
        <w:pPrChange w:id="3653" w:author="Jordon Beijing" w:date="2020-09-05T19:59:00Z">
          <w:pPr/>
        </w:pPrChange>
      </w:pPr>
    </w:p>
    <w:p w14:paraId="50F6420D" w14:textId="77777777" w:rsidR="008C18AB" w:rsidRDefault="008C18AB" w:rsidP="004168D5">
      <w:pPr>
        <w:rPr>
          <w:rFonts w:ascii="Times" w:hAnsi="Times"/>
          <w:color w:val="4472C4" w:themeColor="accent1"/>
          <w:lang w:val="en-US"/>
        </w:rPr>
      </w:pPr>
    </w:p>
    <w:p w14:paraId="51698901" w14:textId="3A790D0B"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7: </w:t>
      </w:r>
      <w:r w:rsidR="004168D5" w:rsidRPr="004168D5">
        <w:rPr>
          <w:rFonts w:ascii="Times" w:hAnsi="Times"/>
          <w:color w:val="4472C4" w:themeColor="accent1"/>
          <w:lang w:val="en-US"/>
        </w:rPr>
        <w:t>What character traits are most important to you? Why?: Draft 2</w:t>
      </w:r>
      <w:r>
        <w:rPr>
          <w:rFonts w:ascii="Times" w:hAnsi="Times"/>
          <w:color w:val="4472C4" w:themeColor="accent1"/>
          <w:lang w:val="en-US"/>
        </w:rPr>
        <w:t>]</w:t>
      </w:r>
    </w:p>
    <w:p w14:paraId="13B03784" w14:textId="77777777" w:rsidR="006776A9" w:rsidRPr="00A646A5" w:rsidRDefault="006776A9" w:rsidP="006776A9">
      <w:pPr>
        <w:rPr>
          <w:ins w:id="3654" w:author="Jordon Beijing" w:date="2020-09-05T19:54:00Z"/>
          <w:rFonts w:ascii="Times New Roman" w:hAnsi="Times New Roman" w:cs="Times New Roman"/>
          <w:szCs w:val="24"/>
        </w:rPr>
      </w:pPr>
    </w:p>
    <w:p w14:paraId="6A4E7BD2" w14:textId="6AFD5065" w:rsidR="006776A9" w:rsidRPr="00A646A5" w:rsidRDefault="006776A9" w:rsidP="006776A9">
      <w:pPr>
        <w:jc w:val="center"/>
        <w:rPr>
          <w:ins w:id="3655" w:author="Jordon Beijing" w:date="2020-09-05T19:54:00Z"/>
          <w:rFonts w:ascii="Times New Roman" w:hAnsi="Times New Roman" w:cs="Times New Roman"/>
          <w:b/>
          <w:bCs/>
          <w:szCs w:val="24"/>
        </w:rPr>
      </w:pPr>
      <w:ins w:id="3656" w:author="Jordon Beijing" w:date="2020-09-05T19:54:00Z">
        <w:r w:rsidRPr="00A646A5">
          <w:rPr>
            <w:rFonts w:ascii="Times New Roman" w:hAnsi="Times New Roman" w:cs="Times New Roman"/>
            <w:b/>
            <w:bCs/>
            <w:szCs w:val="24"/>
          </w:rPr>
          <w:t>Journal Prompt</w:t>
        </w:r>
        <w:r>
          <w:rPr>
            <w:rFonts w:ascii="Times New Roman" w:hAnsi="Times New Roman" w:cs="Times New Roman"/>
            <w:b/>
            <w:bCs/>
            <w:szCs w:val="24"/>
          </w:rPr>
          <w:t xml:space="preserve"> </w:t>
        </w:r>
        <w:r w:rsidRPr="00A646A5">
          <w:rPr>
            <w:rFonts w:ascii="Times New Roman" w:hAnsi="Times New Roman" w:cs="Times New Roman"/>
            <w:b/>
            <w:bCs/>
            <w:szCs w:val="24"/>
          </w:rPr>
          <w:t>7: What character traits are most important to you? Why?</w:t>
        </w:r>
      </w:ins>
    </w:p>
    <w:p w14:paraId="5FF12252" w14:textId="77777777" w:rsidR="006776A9" w:rsidRPr="00A646A5" w:rsidRDefault="006776A9" w:rsidP="006776A9">
      <w:pPr>
        <w:rPr>
          <w:ins w:id="3657" w:author="Jordon Beijing" w:date="2020-09-05T19:54:00Z"/>
          <w:rFonts w:ascii="Times New Roman" w:hAnsi="Times New Roman" w:cs="Times New Roman"/>
          <w:szCs w:val="24"/>
        </w:rPr>
      </w:pPr>
    </w:p>
    <w:p w14:paraId="40BE875E" w14:textId="77777777" w:rsidR="006776A9" w:rsidRDefault="006776A9" w:rsidP="006776A9">
      <w:pPr>
        <w:ind w:firstLine="420"/>
        <w:rPr>
          <w:ins w:id="3658" w:author="Jordon Beijing" w:date="2020-09-05T19:54:00Z"/>
          <w:rFonts w:ascii="Times New Roman" w:hAnsi="Times New Roman" w:cs="Times New Roman"/>
          <w:szCs w:val="24"/>
        </w:rPr>
      </w:pPr>
      <w:ins w:id="3659" w:author="Jordon Beijing" w:date="2020-09-05T19:54:00Z">
        <w:r>
          <w:rPr>
            <w:rFonts w:ascii="Times New Roman" w:hAnsi="Times New Roman" w:cs="Times New Roman"/>
            <w:szCs w:val="24"/>
          </w:rPr>
          <w:t>As for me, my</w:t>
        </w:r>
        <w:r w:rsidRPr="00A646A5">
          <w:rPr>
            <w:rFonts w:ascii="Times New Roman" w:hAnsi="Times New Roman" w:cs="Times New Roman"/>
            <w:szCs w:val="24"/>
          </w:rPr>
          <w:t xml:space="preserve"> most important character trait is </w:t>
        </w:r>
        <w:r>
          <w:rPr>
            <w:rFonts w:ascii="Times New Roman" w:hAnsi="Times New Roman" w:cs="Times New Roman"/>
            <w:szCs w:val="24"/>
          </w:rPr>
          <w:t>to ability to sense anyone’s</w:t>
        </w:r>
        <w:r w:rsidRPr="00A646A5">
          <w:rPr>
            <w:rFonts w:ascii="Times New Roman" w:hAnsi="Times New Roman" w:cs="Times New Roman"/>
            <w:szCs w:val="24"/>
          </w:rPr>
          <w:t xml:space="preserve"> personality quickly even </w:t>
        </w:r>
        <w:r>
          <w:rPr>
            <w:rFonts w:ascii="Times New Roman" w:hAnsi="Times New Roman" w:cs="Times New Roman"/>
            <w:szCs w:val="24"/>
          </w:rPr>
          <w:t>before they have expressed themselves</w:t>
        </w:r>
        <w:r w:rsidRPr="00A646A5">
          <w:rPr>
            <w:rFonts w:ascii="Times New Roman" w:hAnsi="Times New Roman" w:cs="Times New Roman"/>
            <w:szCs w:val="24"/>
          </w:rPr>
          <w:t xml:space="preserve">. </w:t>
        </w:r>
      </w:ins>
    </w:p>
    <w:p w14:paraId="685C0A58" w14:textId="77777777" w:rsidR="006776A9" w:rsidRDefault="006776A9" w:rsidP="006776A9">
      <w:pPr>
        <w:ind w:firstLine="420"/>
        <w:rPr>
          <w:ins w:id="3660" w:author="Jordon Beijing" w:date="2020-09-05T19:54:00Z"/>
          <w:rFonts w:ascii="Times New Roman" w:hAnsi="Times New Roman" w:cs="Times New Roman"/>
          <w:szCs w:val="24"/>
        </w:rPr>
      </w:pPr>
      <w:ins w:id="3661" w:author="Jordon Beijing" w:date="2020-09-05T19:54:00Z">
        <w:r w:rsidRPr="00A646A5">
          <w:rPr>
            <w:rFonts w:ascii="Times New Roman" w:hAnsi="Times New Roman" w:cs="Times New Roman"/>
            <w:szCs w:val="24"/>
          </w:rPr>
          <w:t xml:space="preserve">The first reason </w:t>
        </w:r>
        <w:r>
          <w:rPr>
            <w:rFonts w:ascii="Times New Roman" w:hAnsi="Times New Roman" w:cs="Times New Roman"/>
            <w:szCs w:val="24"/>
          </w:rPr>
          <w:t>why</w:t>
        </w:r>
        <w:r w:rsidRPr="00A646A5">
          <w:rPr>
            <w:rFonts w:ascii="Times New Roman" w:hAnsi="Times New Roman" w:cs="Times New Roman"/>
            <w:szCs w:val="24"/>
          </w:rPr>
          <w:t xml:space="preserve"> I think this is my most important </w:t>
        </w:r>
        <w:r>
          <w:rPr>
            <w:rFonts w:ascii="Times New Roman" w:hAnsi="Times New Roman" w:cs="Times New Roman"/>
            <w:szCs w:val="24"/>
          </w:rPr>
          <w:t>characteristic is because</w:t>
        </w:r>
        <w:r w:rsidRPr="00A646A5">
          <w:rPr>
            <w:rFonts w:ascii="Times New Roman" w:hAnsi="Times New Roman" w:cs="Times New Roman"/>
            <w:szCs w:val="24"/>
          </w:rPr>
          <w:t xml:space="preserve"> I usually don’t provoke others</w:t>
        </w:r>
        <w:r>
          <w:rPr>
            <w:rFonts w:ascii="Times New Roman" w:hAnsi="Times New Roman" w:cs="Times New Roman"/>
            <w:szCs w:val="24"/>
          </w:rPr>
          <w:t xml:space="preserve"> and</w:t>
        </w:r>
        <w:r w:rsidRPr="00A646A5">
          <w:rPr>
            <w:rFonts w:ascii="Times New Roman" w:hAnsi="Times New Roman" w:cs="Times New Roman"/>
            <w:szCs w:val="24"/>
          </w:rPr>
          <w:t xml:space="preserve"> carefully avoid anger</w:t>
        </w:r>
        <w:r>
          <w:rPr>
            <w:rFonts w:ascii="Times New Roman" w:hAnsi="Times New Roman" w:cs="Times New Roman"/>
            <w:szCs w:val="24"/>
          </w:rPr>
          <w:t>ing</w:t>
        </w:r>
        <w:r w:rsidRPr="00A646A5">
          <w:rPr>
            <w:rFonts w:ascii="Times New Roman" w:hAnsi="Times New Roman" w:cs="Times New Roman"/>
            <w:szCs w:val="24"/>
          </w:rPr>
          <w:t xml:space="preserve"> others</w:t>
        </w:r>
        <w:r>
          <w:rPr>
            <w:rFonts w:ascii="Times New Roman" w:hAnsi="Times New Roman" w:cs="Times New Roman"/>
            <w:szCs w:val="24"/>
          </w:rPr>
          <w:t>. S</w:t>
        </w:r>
        <w:r w:rsidRPr="00A646A5">
          <w:rPr>
            <w:rFonts w:ascii="Times New Roman" w:hAnsi="Times New Roman" w:cs="Times New Roman"/>
            <w:szCs w:val="24"/>
          </w:rPr>
          <w:t xml:space="preserve">o I have </w:t>
        </w:r>
        <w:r>
          <w:rPr>
            <w:rFonts w:ascii="Times New Roman" w:hAnsi="Times New Roman" w:cs="Times New Roman"/>
            <w:szCs w:val="24"/>
          </w:rPr>
          <w:t xml:space="preserve">a </w:t>
        </w:r>
        <w:r w:rsidRPr="00A646A5">
          <w:rPr>
            <w:rFonts w:ascii="Times New Roman" w:hAnsi="Times New Roman" w:cs="Times New Roman"/>
            <w:szCs w:val="24"/>
          </w:rPr>
          <w:t xml:space="preserve">good relationship with many people. </w:t>
        </w:r>
      </w:ins>
    </w:p>
    <w:p w14:paraId="2E05D312" w14:textId="77777777" w:rsidR="006776A9" w:rsidRDefault="006776A9" w:rsidP="006776A9">
      <w:pPr>
        <w:ind w:firstLine="420"/>
        <w:rPr>
          <w:ins w:id="3662" w:author="Jordon Beijing" w:date="2020-09-05T19:54:00Z"/>
          <w:rFonts w:ascii="Times New Roman" w:hAnsi="Times New Roman" w:cs="Times New Roman"/>
          <w:szCs w:val="24"/>
        </w:rPr>
      </w:pPr>
      <w:ins w:id="3663" w:author="Jordon Beijing" w:date="2020-09-05T19:54:00Z">
        <w:r w:rsidRPr="00A646A5">
          <w:rPr>
            <w:rFonts w:ascii="Times New Roman" w:hAnsi="Times New Roman" w:cs="Times New Roman"/>
            <w:szCs w:val="24"/>
          </w:rPr>
          <w:t xml:space="preserve">The second reason is that I </w:t>
        </w:r>
        <w:r>
          <w:rPr>
            <w:rFonts w:ascii="Times New Roman" w:hAnsi="Times New Roman" w:cs="Times New Roman"/>
            <w:szCs w:val="24"/>
          </w:rPr>
          <w:t>usually</w:t>
        </w:r>
        <w:r w:rsidRPr="00A646A5">
          <w:rPr>
            <w:rFonts w:ascii="Times New Roman" w:hAnsi="Times New Roman" w:cs="Times New Roman"/>
            <w:szCs w:val="24"/>
          </w:rPr>
          <w:t xml:space="preserve"> know what other people like and don't like, so that I know </w:t>
        </w:r>
        <w:r>
          <w:rPr>
            <w:rFonts w:ascii="Times New Roman" w:hAnsi="Times New Roman" w:cs="Times New Roman"/>
            <w:szCs w:val="24"/>
          </w:rPr>
          <w:t>how to treat others</w:t>
        </w:r>
        <w:r w:rsidRPr="00A646A5">
          <w:rPr>
            <w:rFonts w:ascii="Times New Roman" w:hAnsi="Times New Roman" w:cs="Times New Roman"/>
            <w:szCs w:val="24"/>
          </w:rPr>
          <w:t xml:space="preserve"> </w:t>
        </w:r>
        <w:r>
          <w:rPr>
            <w:rFonts w:ascii="Times New Roman" w:hAnsi="Times New Roman" w:cs="Times New Roman"/>
            <w:szCs w:val="24"/>
          </w:rPr>
          <w:t>in order</w:t>
        </w:r>
        <w:r w:rsidRPr="00A646A5">
          <w:rPr>
            <w:rFonts w:ascii="Times New Roman" w:hAnsi="Times New Roman" w:cs="Times New Roman"/>
            <w:szCs w:val="24"/>
          </w:rPr>
          <w:t xml:space="preserve"> to achieve </w:t>
        </w:r>
        <w:r>
          <w:rPr>
            <w:rFonts w:ascii="Times New Roman" w:hAnsi="Times New Roman" w:cs="Times New Roman"/>
            <w:szCs w:val="24"/>
          </w:rPr>
          <w:t>a particular</w:t>
        </w:r>
        <w:r w:rsidRPr="00A646A5">
          <w:rPr>
            <w:rFonts w:ascii="Times New Roman" w:hAnsi="Times New Roman" w:cs="Times New Roman"/>
            <w:szCs w:val="24"/>
          </w:rPr>
          <w:t xml:space="preserve"> purpose</w:t>
        </w:r>
        <w:r>
          <w:rPr>
            <w:rFonts w:ascii="Times New Roman" w:hAnsi="Times New Roman" w:cs="Times New Roman"/>
            <w:szCs w:val="24"/>
          </w:rPr>
          <w:t>. B</w:t>
        </w:r>
        <w:r w:rsidRPr="00A646A5">
          <w:rPr>
            <w:rFonts w:ascii="Times New Roman" w:hAnsi="Times New Roman" w:cs="Times New Roman"/>
            <w:szCs w:val="24"/>
          </w:rPr>
          <w:t xml:space="preserve">ut I never use unscrupulous </w:t>
        </w:r>
        <w:r>
          <w:rPr>
            <w:rFonts w:ascii="Times New Roman" w:hAnsi="Times New Roman" w:cs="Times New Roman"/>
            <w:szCs w:val="24"/>
          </w:rPr>
          <w:t xml:space="preserve">or </w:t>
        </w:r>
        <w:r w:rsidRPr="00A646A5">
          <w:rPr>
            <w:rFonts w:ascii="Times New Roman" w:hAnsi="Times New Roman" w:cs="Times New Roman"/>
            <w:szCs w:val="24"/>
          </w:rPr>
          <w:t xml:space="preserve">divisive tactics </w:t>
        </w:r>
        <w:r>
          <w:rPr>
            <w:rFonts w:ascii="Times New Roman" w:hAnsi="Times New Roman" w:cs="Times New Roman"/>
            <w:szCs w:val="24"/>
          </w:rPr>
          <w:t>to</w:t>
        </w:r>
        <w:r w:rsidRPr="00A646A5">
          <w:rPr>
            <w:rFonts w:ascii="Times New Roman" w:hAnsi="Times New Roman" w:cs="Times New Roman"/>
            <w:szCs w:val="24"/>
          </w:rPr>
          <w:t xml:space="preserve"> </w:t>
        </w:r>
        <w:r>
          <w:rPr>
            <w:rFonts w:ascii="Times New Roman" w:hAnsi="Times New Roman" w:cs="Times New Roman"/>
            <w:szCs w:val="24"/>
          </w:rPr>
          <w:t>achieve</w:t>
        </w:r>
        <w:r w:rsidRPr="00A646A5">
          <w:rPr>
            <w:rFonts w:ascii="Times New Roman" w:hAnsi="Times New Roman" w:cs="Times New Roman"/>
            <w:szCs w:val="24"/>
          </w:rPr>
          <w:t xml:space="preserve"> my </w:t>
        </w:r>
        <w:r>
          <w:rPr>
            <w:rFonts w:ascii="Times New Roman" w:hAnsi="Times New Roman" w:cs="Times New Roman"/>
            <w:szCs w:val="24"/>
          </w:rPr>
          <w:t>goal</w:t>
        </w:r>
        <w:r w:rsidRPr="00A646A5">
          <w:rPr>
            <w:rFonts w:ascii="Times New Roman" w:hAnsi="Times New Roman" w:cs="Times New Roman"/>
            <w:szCs w:val="24"/>
          </w:rPr>
          <w:t xml:space="preserve"> </w:t>
        </w:r>
        <w:r>
          <w:rPr>
            <w:rFonts w:ascii="Times New Roman" w:hAnsi="Times New Roman" w:cs="Times New Roman"/>
            <w:szCs w:val="24"/>
          </w:rPr>
          <w:t>as</w:t>
        </w:r>
        <w:r w:rsidRPr="00A646A5">
          <w:rPr>
            <w:rFonts w:ascii="Times New Roman" w:hAnsi="Times New Roman" w:cs="Times New Roman"/>
            <w:szCs w:val="24"/>
          </w:rPr>
          <w:t xml:space="preserve"> an unfaithful friend</w:t>
        </w:r>
        <w:r>
          <w:rPr>
            <w:rFonts w:ascii="Times New Roman" w:hAnsi="Times New Roman" w:cs="Times New Roman"/>
            <w:szCs w:val="24"/>
          </w:rPr>
          <w:t>. On the contrary</w:t>
        </w:r>
        <w:r w:rsidRPr="00A646A5">
          <w:rPr>
            <w:rFonts w:ascii="Times New Roman" w:hAnsi="Times New Roman" w:cs="Times New Roman"/>
            <w:szCs w:val="24"/>
          </w:rPr>
          <w:t xml:space="preserve">, I </w:t>
        </w:r>
        <w:r>
          <w:rPr>
            <w:rFonts w:ascii="Times New Roman" w:hAnsi="Times New Roman" w:cs="Times New Roman"/>
            <w:szCs w:val="24"/>
          </w:rPr>
          <w:t>am</w:t>
        </w:r>
        <w:r w:rsidRPr="00A646A5">
          <w:rPr>
            <w:rFonts w:ascii="Times New Roman" w:hAnsi="Times New Roman" w:cs="Times New Roman"/>
            <w:szCs w:val="24"/>
          </w:rPr>
          <w:t xml:space="preserve"> </w:t>
        </w:r>
        <w:r>
          <w:rPr>
            <w:rFonts w:ascii="Times New Roman" w:hAnsi="Times New Roman" w:cs="Times New Roman"/>
            <w:szCs w:val="24"/>
          </w:rPr>
          <w:t>always a</w:t>
        </w:r>
        <w:r w:rsidRPr="00A646A5">
          <w:rPr>
            <w:rFonts w:ascii="Times New Roman" w:hAnsi="Times New Roman" w:cs="Times New Roman"/>
            <w:szCs w:val="24"/>
          </w:rPr>
          <w:t xml:space="preserve"> faithful friend. </w:t>
        </w:r>
      </w:ins>
    </w:p>
    <w:p w14:paraId="307F321B" w14:textId="77777777" w:rsidR="006776A9" w:rsidRDefault="006776A9" w:rsidP="006776A9">
      <w:pPr>
        <w:ind w:firstLine="420"/>
        <w:rPr>
          <w:ins w:id="3664" w:author="Jordon Beijing" w:date="2020-09-05T19:54:00Z"/>
          <w:rFonts w:ascii="Times New Roman" w:hAnsi="Times New Roman" w:cs="Times New Roman"/>
          <w:szCs w:val="24"/>
        </w:rPr>
      </w:pPr>
      <w:ins w:id="3665" w:author="Jordon Beijing" w:date="2020-09-05T19:54:00Z">
        <w:r w:rsidRPr="00A646A5">
          <w:rPr>
            <w:rFonts w:ascii="Times New Roman" w:hAnsi="Times New Roman" w:cs="Times New Roman"/>
            <w:szCs w:val="24"/>
          </w:rPr>
          <w:t xml:space="preserve">The last reason is I know exactly how to improve my relationship with other people and improve it in a way that is acceptable to both </w:t>
        </w:r>
        <w:r>
          <w:rPr>
            <w:rFonts w:ascii="Times New Roman" w:hAnsi="Times New Roman" w:cs="Times New Roman"/>
            <w:szCs w:val="24"/>
          </w:rPr>
          <w:t>me and the other person</w:t>
        </w:r>
        <w:r w:rsidRPr="00A646A5">
          <w:rPr>
            <w:rFonts w:ascii="Times New Roman" w:hAnsi="Times New Roman" w:cs="Times New Roman"/>
            <w:szCs w:val="24"/>
          </w:rPr>
          <w:t>; I also know how to destroy the relationship with others, but I</w:t>
        </w:r>
        <w:r>
          <w:rPr>
            <w:rFonts w:ascii="Times New Roman" w:hAnsi="Times New Roman" w:cs="Times New Roman"/>
            <w:szCs w:val="24"/>
          </w:rPr>
          <w:t>’ve</w:t>
        </w:r>
        <w:r w:rsidRPr="00A646A5">
          <w:rPr>
            <w:rFonts w:ascii="Times New Roman" w:hAnsi="Times New Roman" w:cs="Times New Roman"/>
            <w:szCs w:val="24"/>
          </w:rPr>
          <w:t xml:space="preserve"> never </w:t>
        </w:r>
        <w:r>
          <w:rPr>
            <w:rFonts w:ascii="Times New Roman" w:hAnsi="Times New Roman" w:cs="Times New Roman"/>
            <w:szCs w:val="24"/>
          </w:rPr>
          <w:t>done</w:t>
        </w:r>
        <w:r w:rsidRPr="00A646A5">
          <w:rPr>
            <w:rFonts w:ascii="Times New Roman" w:hAnsi="Times New Roman" w:cs="Times New Roman"/>
            <w:szCs w:val="24"/>
          </w:rPr>
          <w:t xml:space="preserve"> that. </w:t>
        </w:r>
      </w:ins>
    </w:p>
    <w:p w14:paraId="1AB2041C" w14:textId="77777777" w:rsidR="006776A9" w:rsidRPr="00A646A5" w:rsidRDefault="006776A9" w:rsidP="006776A9">
      <w:pPr>
        <w:ind w:firstLine="420"/>
        <w:rPr>
          <w:ins w:id="3666" w:author="Jordon Beijing" w:date="2020-09-05T19:54:00Z"/>
          <w:rStyle w:val="SubtleEmphasis1"/>
          <w:rFonts w:ascii="Times New Roman" w:hAnsi="Times New Roman" w:cs="Times New Roman"/>
          <w:i w:val="0"/>
          <w:szCs w:val="24"/>
        </w:rPr>
      </w:pPr>
      <w:ins w:id="3667" w:author="Jordon Beijing" w:date="2020-09-05T19:54:00Z">
        <w:r>
          <w:rPr>
            <w:rFonts w:ascii="Times New Roman" w:hAnsi="Times New Roman" w:cs="Times New Roman"/>
            <w:szCs w:val="24"/>
          </w:rPr>
          <w:t xml:space="preserve">In a word, </w:t>
        </w:r>
        <w:r w:rsidRPr="00A646A5">
          <w:rPr>
            <w:rFonts w:ascii="Times New Roman" w:hAnsi="Times New Roman" w:cs="Times New Roman"/>
            <w:szCs w:val="24"/>
          </w:rPr>
          <w:t xml:space="preserve">I think this character trait is very important </w:t>
        </w:r>
        <w:r>
          <w:rPr>
            <w:rFonts w:ascii="Times New Roman" w:hAnsi="Times New Roman" w:cs="Times New Roman"/>
            <w:szCs w:val="24"/>
          </w:rPr>
          <w:t>because it always</w:t>
        </w:r>
        <w:r w:rsidRPr="00A646A5">
          <w:rPr>
            <w:rFonts w:ascii="Times New Roman" w:hAnsi="Times New Roman" w:cs="Times New Roman"/>
            <w:szCs w:val="24"/>
          </w:rPr>
          <w:t xml:space="preserve"> me</w:t>
        </w:r>
        <w:r>
          <w:rPr>
            <w:rFonts w:ascii="Times New Roman" w:hAnsi="Times New Roman" w:cs="Times New Roman"/>
            <w:szCs w:val="24"/>
          </w:rPr>
          <w:t xml:space="preserve"> to</w:t>
        </w:r>
        <w:r w:rsidRPr="00A646A5">
          <w:rPr>
            <w:rFonts w:ascii="Times New Roman" w:hAnsi="Times New Roman" w:cs="Times New Roman"/>
            <w:szCs w:val="24"/>
          </w:rPr>
          <w:t xml:space="preserve"> easily have good relationship</w:t>
        </w:r>
        <w:r>
          <w:rPr>
            <w:rFonts w:ascii="Times New Roman" w:hAnsi="Times New Roman" w:cs="Times New Roman"/>
            <w:szCs w:val="24"/>
          </w:rPr>
          <w:t>s. O</w:t>
        </w:r>
        <w:r w:rsidRPr="00A646A5">
          <w:rPr>
            <w:rFonts w:ascii="Times New Roman" w:hAnsi="Times New Roman" w:cs="Times New Roman"/>
            <w:szCs w:val="24"/>
          </w:rPr>
          <w:t>f course</w:t>
        </w:r>
        <w:r>
          <w:rPr>
            <w:rFonts w:ascii="Times New Roman" w:hAnsi="Times New Roman" w:cs="Times New Roman"/>
            <w:szCs w:val="24"/>
          </w:rPr>
          <w:t>,</w:t>
        </w:r>
        <w:r w:rsidRPr="00A646A5">
          <w:rPr>
            <w:rFonts w:ascii="Times New Roman" w:hAnsi="Times New Roman" w:cs="Times New Roman"/>
            <w:szCs w:val="24"/>
          </w:rPr>
          <w:t xml:space="preserve"> I have this </w:t>
        </w:r>
        <w:r>
          <w:rPr>
            <w:rFonts w:ascii="Times New Roman" w:hAnsi="Times New Roman" w:cs="Times New Roman"/>
            <w:szCs w:val="24"/>
          </w:rPr>
          <w:t xml:space="preserve">developed this </w:t>
        </w:r>
        <w:r w:rsidRPr="00A646A5">
          <w:rPr>
            <w:rFonts w:ascii="Times New Roman" w:hAnsi="Times New Roman" w:cs="Times New Roman"/>
            <w:szCs w:val="24"/>
          </w:rPr>
          <w:t>character trait because I have experienced and seen a lot of things happen</w:t>
        </w:r>
        <w:r>
          <w:rPr>
            <w:rFonts w:ascii="Times New Roman" w:hAnsi="Times New Roman" w:cs="Times New Roman"/>
            <w:szCs w:val="24"/>
          </w:rPr>
          <w:t xml:space="preserve">, so I </w:t>
        </w:r>
        <w:r w:rsidRPr="00A646A5">
          <w:rPr>
            <w:rFonts w:ascii="Times New Roman" w:hAnsi="Times New Roman" w:cs="Times New Roman"/>
            <w:szCs w:val="24"/>
          </w:rPr>
          <w:t>know how to improve my emotional intelligence</w:t>
        </w:r>
        <w:r w:rsidRPr="00A646A5">
          <w:rPr>
            <w:rStyle w:val="SubtleEmphasis1"/>
            <w:rFonts w:ascii="Times New Roman" w:hAnsi="Times New Roman" w:cs="Times New Roman"/>
            <w:i w:val="0"/>
            <w:szCs w:val="24"/>
          </w:rPr>
          <w:t xml:space="preserve">. </w:t>
        </w:r>
      </w:ins>
    </w:p>
    <w:p w14:paraId="26CA70D7" w14:textId="3F57B847" w:rsidR="007A4CFC" w:rsidRPr="006776A9" w:rsidRDefault="007A4CFC" w:rsidP="004168D5">
      <w:pPr>
        <w:rPr>
          <w:ins w:id="3668" w:author="Jordon Beijing" w:date="2020-09-04T10:39:00Z"/>
          <w:rFonts w:ascii="Times" w:hAnsi="Times"/>
          <w:color w:val="4472C4" w:themeColor="accent1"/>
          <w:rPrChange w:id="3669" w:author="Jordon Beijing" w:date="2020-09-05T19:54:00Z">
            <w:rPr>
              <w:ins w:id="3670" w:author="Jordon Beijing" w:date="2020-09-04T10:39:00Z"/>
              <w:rFonts w:ascii="Times" w:hAnsi="Times"/>
              <w:color w:val="4472C4" w:themeColor="accent1"/>
              <w:lang w:val="en-US"/>
            </w:rPr>
          </w:rPrChange>
        </w:rPr>
      </w:pPr>
    </w:p>
    <w:p w14:paraId="23456345" w14:textId="37FE21FD" w:rsidR="007A4CFC" w:rsidRDefault="007A4CFC" w:rsidP="004168D5">
      <w:pPr>
        <w:rPr>
          <w:ins w:id="3671" w:author="Jordon Beijing" w:date="2020-09-04T10:39:00Z"/>
          <w:rFonts w:ascii="Times" w:hAnsi="Times"/>
          <w:color w:val="4472C4" w:themeColor="accent1"/>
          <w:lang w:val="en-US"/>
        </w:rPr>
      </w:pPr>
    </w:p>
    <w:p w14:paraId="2B6AAB2C" w14:textId="36357CAB" w:rsidR="007A4CFC" w:rsidRDefault="007A4CFC" w:rsidP="004168D5">
      <w:pPr>
        <w:rPr>
          <w:ins w:id="3672" w:author="Jordon Beijing" w:date="2020-09-04T10:39:00Z"/>
          <w:rFonts w:ascii="Times" w:hAnsi="Times"/>
          <w:color w:val="4472C4" w:themeColor="accent1"/>
          <w:lang w:val="en-US"/>
        </w:rPr>
      </w:pPr>
    </w:p>
    <w:p w14:paraId="3CFC831D" w14:textId="3E3EC4F4" w:rsidR="007A4CFC" w:rsidRDefault="007A4CFC" w:rsidP="004168D5">
      <w:pPr>
        <w:rPr>
          <w:ins w:id="3673" w:author="Jordon Beijing" w:date="2020-09-04T10:39:00Z"/>
          <w:rFonts w:ascii="Times" w:hAnsi="Times"/>
          <w:color w:val="4472C4" w:themeColor="accent1"/>
          <w:lang w:val="en-US"/>
        </w:rPr>
      </w:pPr>
    </w:p>
    <w:p w14:paraId="0916A12E" w14:textId="443221B3" w:rsidR="007A4CFC" w:rsidRDefault="007A4CFC" w:rsidP="004168D5">
      <w:pPr>
        <w:rPr>
          <w:ins w:id="3674" w:author="Jordon Beijing" w:date="2020-09-04T10:39:00Z"/>
          <w:rFonts w:ascii="Times" w:hAnsi="Times"/>
          <w:color w:val="4472C4" w:themeColor="accent1"/>
          <w:lang w:val="en-US"/>
        </w:rPr>
      </w:pPr>
    </w:p>
    <w:p w14:paraId="5243AE83" w14:textId="098AB34E" w:rsidR="007A4CFC" w:rsidRDefault="007A4CFC" w:rsidP="004168D5">
      <w:pPr>
        <w:rPr>
          <w:ins w:id="3675" w:author="Jordon Beijing" w:date="2020-09-04T10:39:00Z"/>
          <w:rFonts w:ascii="Times" w:hAnsi="Times"/>
          <w:color w:val="4472C4" w:themeColor="accent1"/>
          <w:lang w:val="en-US"/>
        </w:rPr>
      </w:pPr>
    </w:p>
    <w:p w14:paraId="290D7767" w14:textId="04AA6983" w:rsidR="007A4CFC" w:rsidRDefault="007A4CFC" w:rsidP="004168D5">
      <w:pPr>
        <w:rPr>
          <w:ins w:id="3676" w:author="Jordon Beijing" w:date="2020-09-04T10:39:00Z"/>
          <w:rFonts w:ascii="Times" w:hAnsi="Times"/>
          <w:color w:val="4472C4" w:themeColor="accent1"/>
          <w:lang w:val="en-US"/>
        </w:rPr>
      </w:pPr>
    </w:p>
    <w:p w14:paraId="189E77D2" w14:textId="126773BB" w:rsidR="007A4CFC" w:rsidRDefault="007A4CFC" w:rsidP="004168D5">
      <w:pPr>
        <w:rPr>
          <w:ins w:id="3677" w:author="Jordon Beijing" w:date="2020-09-04T10:39:00Z"/>
          <w:rFonts w:ascii="Times" w:hAnsi="Times"/>
          <w:color w:val="4472C4" w:themeColor="accent1"/>
          <w:lang w:val="en-US"/>
        </w:rPr>
      </w:pPr>
    </w:p>
    <w:p w14:paraId="25CF8881" w14:textId="25B47FDA" w:rsidR="007A4CFC" w:rsidRDefault="007A4CFC" w:rsidP="004168D5">
      <w:pPr>
        <w:rPr>
          <w:ins w:id="3678" w:author="Jordon Beijing" w:date="2020-09-04T10:39:00Z"/>
          <w:rFonts w:ascii="Times" w:hAnsi="Times"/>
          <w:color w:val="4472C4" w:themeColor="accent1"/>
          <w:lang w:val="en-US"/>
        </w:rPr>
      </w:pPr>
    </w:p>
    <w:p w14:paraId="18999082" w14:textId="56499B8C" w:rsidR="007A4CFC" w:rsidRDefault="007A4CFC" w:rsidP="004168D5">
      <w:pPr>
        <w:rPr>
          <w:ins w:id="3679" w:author="Jordon Beijing" w:date="2020-09-04T10:39:00Z"/>
          <w:rFonts w:ascii="Times" w:hAnsi="Times"/>
          <w:color w:val="4472C4" w:themeColor="accent1"/>
          <w:lang w:val="en-US"/>
        </w:rPr>
      </w:pPr>
    </w:p>
    <w:p w14:paraId="60E13F45" w14:textId="3C452C1C" w:rsidR="007A4CFC" w:rsidRDefault="007A4CFC" w:rsidP="004168D5">
      <w:pPr>
        <w:rPr>
          <w:ins w:id="3680" w:author="Jordon Beijing" w:date="2020-09-04T10:39:00Z"/>
          <w:rFonts w:ascii="Times" w:hAnsi="Times"/>
          <w:color w:val="4472C4" w:themeColor="accent1"/>
          <w:lang w:val="en-US"/>
        </w:rPr>
      </w:pPr>
    </w:p>
    <w:p w14:paraId="44B9F32E" w14:textId="2CB310B7" w:rsidR="007A4CFC" w:rsidRDefault="007A4CFC" w:rsidP="004168D5">
      <w:pPr>
        <w:rPr>
          <w:ins w:id="3681" w:author="Jordon Beijing" w:date="2020-09-04T10:39:00Z"/>
          <w:rFonts w:ascii="Times" w:hAnsi="Times"/>
          <w:color w:val="4472C4" w:themeColor="accent1"/>
          <w:lang w:val="en-US"/>
        </w:rPr>
      </w:pPr>
    </w:p>
    <w:p w14:paraId="6590CCF8" w14:textId="77777777" w:rsidR="007A4CFC" w:rsidRDefault="007A4CFC" w:rsidP="004168D5">
      <w:pPr>
        <w:rPr>
          <w:rFonts w:ascii="Times" w:hAnsi="Times"/>
          <w:color w:val="4472C4" w:themeColor="accent1"/>
          <w:lang w:val="en-US"/>
        </w:rPr>
      </w:pPr>
    </w:p>
    <w:p w14:paraId="0F5E0535" w14:textId="7A06680C" w:rsidR="004168D5" w:rsidRDefault="00BC0A2B" w:rsidP="004168D5">
      <w:pPr>
        <w:rPr>
          <w:rFonts w:ascii="Times" w:hAnsi="Times"/>
          <w:color w:val="4472C4" w:themeColor="accent1"/>
          <w:lang w:val="en-US"/>
        </w:rPr>
      </w:pPr>
      <w:r>
        <w:rPr>
          <w:rFonts w:ascii="Times" w:hAnsi="Times"/>
          <w:color w:val="4472C4" w:themeColor="accent1"/>
          <w:lang w:val="en-US"/>
        </w:rPr>
        <w:lastRenderedPageBreak/>
        <w:t xml:space="preserve">[Journal 8: </w:t>
      </w:r>
      <w:r w:rsidR="004168D5" w:rsidRPr="004168D5">
        <w:rPr>
          <w:rFonts w:ascii="Times" w:hAnsi="Times"/>
          <w:color w:val="4472C4" w:themeColor="accent1"/>
          <w:lang w:val="en-US"/>
        </w:rPr>
        <w:t>Why do some people struggle to do the right thing?: Draft 1</w:t>
      </w:r>
      <w:r>
        <w:rPr>
          <w:rFonts w:ascii="Times" w:hAnsi="Times"/>
          <w:color w:val="4472C4" w:themeColor="accent1"/>
          <w:lang w:val="en-US"/>
        </w:rPr>
        <w:t>]</w:t>
      </w:r>
    </w:p>
    <w:p w14:paraId="37D792B6" w14:textId="1130FE5B" w:rsidR="008C18AB" w:rsidRDefault="008C18AB" w:rsidP="004168D5">
      <w:pPr>
        <w:rPr>
          <w:ins w:id="3682" w:author="Jordon Beijing" w:date="2020-09-05T20:56:00Z"/>
          <w:rFonts w:ascii="Times" w:hAnsi="Times"/>
          <w:color w:val="4472C4" w:themeColor="accent1"/>
          <w:lang w:val="en-US"/>
        </w:rPr>
      </w:pPr>
    </w:p>
    <w:p w14:paraId="19816D13" w14:textId="3E5F4710" w:rsidR="00A54001" w:rsidRPr="00A54001" w:rsidRDefault="00A54001" w:rsidP="00A54001">
      <w:pPr>
        <w:jc w:val="center"/>
        <w:rPr>
          <w:ins w:id="3683" w:author="Jordon Beijing" w:date="2020-09-05T20:56:00Z"/>
          <w:rFonts w:ascii="Times" w:hAnsi="Times"/>
          <w:b/>
          <w:bCs/>
          <w:color w:val="000000" w:themeColor="text1"/>
          <w:lang w:val="en-US"/>
          <w:rPrChange w:id="3684" w:author="Jordon Beijing" w:date="2020-09-05T20:56:00Z">
            <w:rPr>
              <w:ins w:id="3685" w:author="Jordon Beijing" w:date="2020-09-05T20:56:00Z"/>
              <w:rFonts w:ascii="Times" w:hAnsi="Times"/>
              <w:color w:val="4472C4" w:themeColor="accent1"/>
              <w:lang w:val="en-US"/>
            </w:rPr>
          </w:rPrChange>
        </w:rPr>
        <w:pPrChange w:id="3686" w:author="Jordon Beijing" w:date="2020-09-05T20:56:00Z">
          <w:pPr/>
        </w:pPrChange>
      </w:pPr>
      <w:ins w:id="3687" w:author="Jordon Beijing" w:date="2020-09-05T20:56:00Z">
        <w:r w:rsidRPr="00A54001">
          <w:rPr>
            <w:rFonts w:ascii="Times" w:hAnsi="Times"/>
            <w:b/>
            <w:bCs/>
            <w:color w:val="000000" w:themeColor="text1"/>
            <w:lang w:val="en-US"/>
            <w:rPrChange w:id="3688" w:author="Jordon Beijing" w:date="2020-09-05T20:56:00Z">
              <w:rPr>
                <w:rFonts w:ascii="Times" w:hAnsi="Times"/>
                <w:color w:val="4472C4" w:themeColor="accent1"/>
                <w:lang w:val="en-US"/>
              </w:rPr>
            </w:rPrChange>
          </w:rPr>
          <w:t>Journal Prompt 8: Why do some people struggle to do the right thing?</w:t>
        </w:r>
      </w:ins>
    </w:p>
    <w:p w14:paraId="27BA53BA" w14:textId="77777777" w:rsidR="00A54001" w:rsidRDefault="00A54001" w:rsidP="004168D5">
      <w:pPr>
        <w:rPr>
          <w:rFonts w:ascii="Times" w:hAnsi="Times"/>
          <w:color w:val="4472C4" w:themeColor="accent1"/>
          <w:lang w:val="en-US"/>
        </w:rPr>
      </w:pPr>
    </w:p>
    <w:p w14:paraId="572E92EC" w14:textId="4EF0A135" w:rsidR="008C18AB" w:rsidRPr="00EA2D23" w:rsidRDefault="00EA2D23" w:rsidP="00EA2D23">
      <w:pPr>
        <w:ind w:firstLineChars="350" w:firstLine="840"/>
        <w:rPr>
          <w:rFonts w:ascii="Times" w:hAnsi="Times"/>
          <w:lang w:val="en-US"/>
        </w:rPr>
      </w:pPr>
      <w:r w:rsidRPr="00EA2D23">
        <w:rPr>
          <w:rFonts w:ascii="Times" w:hAnsi="Times"/>
          <w:lang w:val="en-US"/>
        </w:rPr>
        <w:t>So many people struggle to do the right thing, and why? I think one of the reason is most of the people were not “struggle” to do the right thing, is something might force them not letting them to do the right thing, like, bully. Many school have bully between the students, even teacher. Why did no one come forward to help those who were excluded, were bullied? Because people afraid to be bully too, they don’t want to stop other from bully others, they afraid they will be bully by them too. Another reason is some people are selfish, they only do something that will help them; they think do the right thing wouldn’t help them to get anything. Well, some people struggle to do the right thing is because they think do right thing is not fun, they like to see people suffered, or sad, but I don't think there's a lot of people do this kind of thing. There still a lot of people on the world are doing right thing every day, so let’s not just look at negative side.</w:t>
      </w:r>
    </w:p>
    <w:p w14:paraId="4F8D5D0F" w14:textId="77777777" w:rsidR="008C18AB" w:rsidRDefault="008C18AB" w:rsidP="004168D5">
      <w:pPr>
        <w:rPr>
          <w:rFonts w:ascii="Times" w:hAnsi="Times"/>
          <w:color w:val="4472C4" w:themeColor="accent1"/>
          <w:lang w:val="en-US"/>
        </w:rPr>
      </w:pPr>
    </w:p>
    <w:p w14:paraId="223EE3DE" w14:textId="361144E9"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8: </w:t>
      </w:r>
      <w:r w:rsidR="004168D5" w:rsidRPr="004168D5">
        <w:rPr>
          <w:rFonts w:ascii="Times" w:hAnsi="Times"/>
          <w:color w:val="4472C4" w:themeColor="accent1"/>
          <w:lang w:val="en-US"/>
        </w:rPr>
        <w:t>Why do some people struggle to do the right thing?: Draft 2</w:t>
      </w:r>
      <w:r>
        <w:rPr>
          <w:rFonts w:ascii="Times" w:hAnsi="Times"/>
          <w:color w:val="4472C4" w:themeColor="accent1"/>
          <w:lang w:val="en-US"/>
        </w:rPr>
        <w:t>]</w:t>
      </w:r>
    </w:p>
    <w:p w14:paraId="7C74CA50" w14:textId="7EC25141" w:rsidR="004168D5" w:rsidDel="006776A9" w:rsidRDefault="004168D5" w:rsidP="004168D5">
      <w:pPr>
        <w:rPr>
          <w:del w:id="3689" w:author="Jordon Beijing" w:date="2020-09-05T19:54:00Z"/>
          <w:rFonts w:ascii="Times" w:hAnsi="Times"/>
          <w:color w:val="4472C4" w:themeColor="accent1"/>
          <w:lang w:val="en-US"/>
        </w:rPr>
      </w:pPr>
    </w:p>
    <w:p w14:paraId="20C6255F" w14:textId="77777777" w:rsidR="006776A9" w:rsidRPr="00A646A5" w:rsidRDefault="006776A9" w:rsidP="006776A9">
      <w:pPr>
        <w:rPr>
          <w:ins w:id="3690" w:author="Jordon Beijing" w:date="2020-09-05T19:53:00Z"/>
          <w:rStyle w:val="SubtleEmphasis1"/>
          <w:rFonts w:ascii="Times New Roman" w:hAnsi="Times New Roman" w:cs="Times New Roman"/>
          <w:i w:val="0"/>
          <w:szCs w:val="24"/>
        </w:rPr>
      </w:pPr>
    </w:p>
    <w:p w14:paraId="6C946628" w14:textId="3CC38785" w:rsidR="006776A9" w:rsidRPr="00A646A5" w:rsidRDefault="006776A9" w:rsidP="006776A9">
      <w:pPr>
        <w:jc w:val="center"/>
        <w:rPr>
          <w:ins w:id="3691" w:author="Jordon Beijing" w:date="2020-09-05T19:53:00Z"/>
          <w:rFonts w:ascii="Times New Roman" w:hAnsi="Times New Roman" w:cs="Times New Roman"/>
          <w:b/>
          <w:bCs/>
          <w:szCs w:val="24"/>
        </w:rPr>
      </w:pPr>
      <w:ins w:id="3692" w:author="Jordon Beijing" w:date="2020-09-05T19:53:00Z">
        <w:r w:rsidRPr="00A646A5">
          <w:rPr>
            <w:rFonts w:ascii="Times New Roman" w:hAnsi="Times New Roman" w:cs="Times New Roman"/>
            <w:b/>
            <w:bCs/>
            <w:szCs w:val="24"/>
          </w:rPr>
          <w:t>Journal Prompt</w:t>
        </w:r>
      </w:ins>
      <w:ins w:id="3693" w:author="Jordon Beijing" w:date="2020-09-05T19:54:00Z">
        <w:r>
          <w:rPr>
            <w:rFonts w:ascii="Times New Roman" w:hAnsi="Times New Roman" w:cs="Times New Roman"/>
            <w:b/>
            <w:bCs/>
            <w:szCs w:val="24"/>
          </w:rPr>
          <w:t xml:space="preserve"> </w:t>
        </w:r>
        <w:r w:rsidRPr="00A646A5">
          <w:rPr>
            <w:rFonts w:ascii="Times New Roman" w:hAnsi="Times New Roman" w:cs="Times New Roman"/>
            <w:b/>
            <w:bCs/>
            <w:szCs w:val="24"/>
          </w:rPr>
          <w:t>8</w:t>
        </w:r>
      </w:ins>
      <w:ins w:id="3694" w:author="Jordon Beijing" w:date="2020-09-05T19:53:00Z">
        <w:r w:rsidRPr="00A646A5">
          <w:rPr>
            <w:rFonts w:ascii="Times New Roman" w:hAnsi="Times New Roman" w:cs="Times New Roman"/>
            <w:b/>
            <w:bCs/>
            <w:szCs w:val="24"/>
          </w:rPr>
          <w:t>: Why do some people struggle to do the right thing?</w:t>
        </w:r>
      </w:ins>
    </w:p>
    <w:p w14:paraId="141FF2A9" w14:textId="77777777" w:rsidR="006776A9" w:rsidRPr="00A646A5" w:rsidRDefault="006776A9" w:rsidP="006776A9">
      <w:pPr>
        <w:rPr>
          <w:ins w:id="3695" w:author="Jordon Beijing" w:date="2020-09-05T19:53:00Z"/>
          <w:rStyle w:val="SubtleEmphasis1"/>
          <w:rFonts w:ascii="Times New Roman" w:hAnsi="Times New Roman" w:cs="Times New Roman"/>
          <w:i w:val="0"/>
          <w:szCs w:val="24"/>
        </w:rPr>
      </w:pPr>
    </w:p>
    <w:p w14:paraId="28AD070D" w14:textId="77777777" w:rsidR="006776A9" w:rsidRPr="006776A9" w:rsidRDefault="006776A9" w:rsidP="006776A9">
      <w:pPr>
        <w:ind w:firstLine="420"/>
        <w:rPr>
          <w:ins w:id="3696"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697" w:author="Jordon Beijing" w:date="2020-09-05T19:53:00Z">
            <w:rPr>
              <w:ins w:id="3698"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pPr>
      <w:ins w:id="3699" w:author="Jordon Beijing" w:date="2020-09-05T19:53:00Z">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00"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So many people struggle to do the right thing</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01"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 </w:t>
        </w:r>
        <w:r w:rsidRPr="006776A9">
          <w:rPr>
            <w:rStyle w:val="SubtleEmphasis1"/>
            <w:rFonts w:ascii="Times New Roman" w:hAnsi="Times New Roman" w:cs="Times New Roman" w:hint="eastAsia"/>
            <w:i w:val="0"/>
            <w:color w:val="000000"/>
            <w:szCs w:val="24"/>
            <w14:textFill>
              <w14:solidFill>
                <w14:srgbClr w14:val="000000">
                  <w14:lumMod w14:val="75000"/>
                  <w14:lumOff w14:val="25000"/>
                </w14:srgbClr>
              </w14:solidFill>
            </w14:textFill>
            <w:rPrChange w:id="3702" w:author="Jordon Beijing" w:date="2020-09-05T19:53:00Z">
              <w:rPr>
                <w:rStyle w:val="SubtleEmphasis1"/>
                <w:rFonts w:ascii="Times New Roman" w:hAnsi="Times New Roman" w:cs="Times New Roman" w:hint="eastAsia"/>
                <w:color w:val="000000"/>
                <w:szCs w:val="24"/>
                <w14:textFill>
                  <w14:solidFill>
                    <w14:srgbClr w14:val="000000">
                      <w14:lumMod w14:val="75000"/>
                      <w14:lumOff w14:val="25000"/>
                    </w14:srgbClr>
                  </w14:solidFill>
                </w14:textFill>
              </w:rPr>
            </w:rPrChange>
          </w:rPr>
          <w:t>W</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03"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hy?</w:t>
        </w:r>
      </w:ins>
    </w:p>
    <w:p w14:paraId="10F44668" w14:textId="77777777" w:rsidR="006776A9" w:rsidRPr="006776A9" w:rsidRDefault="006776A9" w:rsidP="006776A9">
      <w:pPr>
        <w:ind w:firstLine="420"/>
        <w:rPr>
          <w:ins w:id="3704"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05" w:author="Jordon Beijing" w:date="2020-09-05T19:53:00Z">
            <w:rPr>
              <w:ins w:id="3706"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pPr>
      <w:ins w:id="3707" w:author="Jordon Beijing" w:date="2020-09-05T19:53:00Z">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08"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I think one reason is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09"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because some</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0"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people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1"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do</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2"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not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3"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 really</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4"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“struggle” to do the right thing</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5"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6"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7"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In fact,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8"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som</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19"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e outside factor like a bully</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0"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might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1"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prevent them from doing what is right.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2"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Many school</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3"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s</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4"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have bulli</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5"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es</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6"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7"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among</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8"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the students, even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29"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some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0"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teacher</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1"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s</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2"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Why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3"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does</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4"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no one come forward to help those who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5"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are</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6"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excluded</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7"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 or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8"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bullied? Because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39"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the other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0"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people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1"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are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2"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afraid to be bull</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3"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ied,</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4"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too</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5"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6"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hey don’t want to stop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7"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the</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8"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bully</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49"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 because</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50"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they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51"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are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52"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afraid they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53"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might also</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54"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be bull</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55"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ied</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56"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by them.</w:t>
        </w:r>
      </w:ins>
    </w:p>
    <w:p w14:paraId="063DBE9B" w14:textId="77777777" w:rsidR="006776A9" w:rsidRPr="006776A9" w:rsidRDefault="006776A9" w:rsidP="006776A9">
      <w:pPr>
        <w:ind w:firstLine="420"/>
        <w:rPr>
          <w:ins w:id="3757"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58" w:author="Jordon Beijing" w:date="2020-09-05T19:53:00Z">
            <w:rPr>
              <w:ins w:id="3759"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pPr>
      <w:ins w:id="3760" w:author="Jordon Beijing" w:date="2020-09-05T19:53:00Z">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61"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Another reason is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62"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because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63"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some people are selfish</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64"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65"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they only do something that will help them</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66"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selves.</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67"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68"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69"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hey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70"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might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71"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think</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72"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 that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73"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do</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74"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ing</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75"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the right thing wouldn’t help them to get anything.</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76"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 There’s nothing in it for them.</w:t>
        </w:r>
      </w:ins>
    </w:p>
    <w:p w14:paraId="09C5E3FA" w14:textId="77777777" w:rsidR="006776A9" w:rsidRPr="006776A9" w:rsidRDefault="006776A9" w:rsidP="006776A9">
      <w:pPr>
        <w:ind w:firstLine="420"/>
        <w:rPr>
          <w:ins w:id="3777"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78" w:author="Jordon Beijing" w:date="2020-09-05T19:53:00Z">
            <w:rPr>
              <w:ins w:id="3779"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pPr>
      <w:ins w:id="3780" w:author="Jordon Beijing" w:date="2020-09-05T19:53:00Z">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81"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Well,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82"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other</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83"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people struggle to do the right thing because they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84"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might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85"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think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86"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that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87"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do</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88"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ing the</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89"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right thing is not fun</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0"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 Perhaps they actually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1"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like to see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2"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other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3"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people suffer or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4"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be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5"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sad</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6"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Fortunately,</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7"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I don't think there</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8"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 are</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799"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a lot of people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00"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who act this way</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01"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w:t>
        </w:r>
      </w:ins>
    </w:p>
    <w:p w14:paraId="07C7B2FC" w14:textId="77777777" w:rsidR="006776A9" w:rsidRPr="006776A9" w:rsidRDefault="006776A9" w:rsidP="006776A9">
      <w:pPr>
        <w:ind w:firstLine="420"/>
        <w:rPr>
          <w:ins w:id="3802"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03" w:author="Jordon Beijing" w:date="2020-09-05T19:53:00Z">
            <w:rPr>
              <w:ins w:id="3804" w:author="Jordon Beijing" w:date="2020-09-05T19:53:00Z"/>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pPr>
      <w:ins w:id="3805" w:author="Jordon Beijing" w:date="2020-09-05T19:53:00Z">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06"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In the end, I believe 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07"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here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08"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are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09"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still a lot of people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0"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in</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1"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the world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2"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who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3"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are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4"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doing righteous deeds</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5"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every day</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6"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7"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8"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S</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19"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o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20"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be positive and don’t</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21"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 xml:space="preserve"> just look at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22"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the </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23"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negative side</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24" w:author="Jordon Beijing" w:date="2020-09-05T19:53:00Z">
              <w:rPr>
                <w:rStyle w:val="SubtleEmphasis1"/>
                <w:rFonts w:ascii="Times New Roman" w:hAnsi="Times New Roman" w:cs="Times New Roman"/>
                <w:color w:val="000000"/>
                <w:szCs w:val="24"/>
                <w14:textFill>
                  <w14:solidFill>
                    <w14:srgbClr w14:val="000000">
                      <w14:lumMod w14:val="75000"/>
                      <w14:lumOff w14:val="25000"/>
                    </w14:srgbClr>
                  </w14:solidFill>
                </w14:textFill>
              </w:rPr>
            </w:rPrChange>
          </w:rPr>
          <w:t xml:space="preserve"> of life</w:t>
        </w:r>
        <w:r w:rsidRPr="006776A9">
          <w:rPr>
            <w:rStyle w:val="SubtleEmphasis1"/>
            <w:rFonts w:ascii="Times New Roman" w:hAnsi="Times New Roman" w:cs="Times New Roman"/>
            <w:i w:val="0"/>
            <w:color w:val="000000"/>
            <w:szCs w:val="24"/>
            <w14:textFill>
              <w14:solidFill>
                <w14:srgbClr w14:val="000000">
                  <w14:lumMod w14:val="75000"/>
                  <w14:lumOff w14:val="25000"/>
                </w14:srgbClr>
              </w14:solidFill>
            </w14:textFill>
            <w:rPrChange w:id="3825" w:author="Jordon Beijing" w:date="2020-09-05T19:53:00Z">
              <w:rPr>
                <w:rStyle w:val="SubtleEmphasis1"/>
                <w:rFonts w:ascii="Times New Roman" w:hAnsi="Times New Roman" w:cs="Times New Roman"/>
                <w:i w:val="0"/>
                <w:color w:val="000000"/>
                <w:szCs w:val="24"/>
                <w14:textFill>
                  <w14:solidFill>
                    <w14:srgbClr w14:val="000000">
                      <w14:lumMod w14:val="75000"/>
                      <w14:lumOff w14:val="25000"/>
                    </w14:srgbClr>
                  </w14:solidFill>
                </w14:textFill>
              </w:rPr>
            </w:rPrChange>
          </w:rPr>
          <w:t>.</w:t>
        </w:r>
      </w:ins>
    </w:p>
    <w:p w14:paraId="65B44E40" w14:textId="77777777" w:rsidR="008C18AB" w:rsidRPr="006776A9" w:rsidRDefault="008C18AB" w:rsidP="004168D5">
      <w:pPr>
        <w:rPr>
          <w:rFonts w:ascii="Times" w:hAnsi="Times"/>
          <w:color w:val="4472C4" w:themeColor="accent1"/>
          <w:rPrChange w:id="3826" w:author="Jordon Beijing" w:date="2020-09-05T19:53:00Z">
            <w:rPr>
              <w:rFonts w:ascii="Times" w:hAnsi="Times"/>
              <w:color w:val="4472C4" w:themeColor="accent1"/>
              <w:lang w:val="en-US"/>
            </w:rPr>
          </w:rPrChange>
        </w:rPr>
      </w:pPr>
    </w:p>
    <w:p w14:paraId="71DC86BF" w14:textId="77777777" w:rsidR="008C18AB" w:rsidRDefault="008C18AB" w:rsidP="004168D5">
      <w:pPr>
        <w:rPr>
          <w:rFonts w:ascii="Times" w:hAnsi="Times"/>
          <w:color w:val="4472C4" w:themeColor="accent1"/>
          <w:lang w:val="en-US"/>
        </w:rPr>
      </w:pPr>
    </w:p>
    <w:p w14:paraId="5696241A" w14:textId="77777777" w:rsidR="008C18AB" w:rsidRDefault="008C18AB" w:rsidP="004168D5">
      <w:pPr>
        <w:rPr>
          <w:rFonts w:ascii="Times" w:hAnsi="Times"/>
          <w:color w:val="4472C4" w:themeColor="accent1"/>
          <w:lang w:val="en-US"/>
        </w:rPr>
      </w:pPr>
    </w:p>
    <w:p w14:paraId="1CA44D34" w14:textId="77777777" w:rsidR="008C18AB" w:rsidRDefault="008C18AB" w:rsidP="004168D5">
      <w:pPr>
        <w:rPr>
          <w:rFonts w:ascii="Times" w:hAnsi="Times"/>
          <w:color w:val="4472C4" w:themeColor="accent1"/>
          <w:lang w:val="en-US"/>
        </w:rPr>
      </w:pPr>
    </w:p>
    <w:p w14:paraId="3AEEADBE" w14:textId="77777777" w:rsidR="008C18AB" w:rsidRDefault="008C18AB" w:rsidP="004168D5">
      <w:pPr>
        <w:rPr>
          <w:rFonts w:ascii="Times" w:hAnsi="Times"/>
          <w:color w:val="4472C4" w:themeColor="accent1"/>
          <w:lang w:val="en-US"/>
        </w:rPr>
      </w:pPr>
    </w:p>
    <w:p w14:paraId="267C117D" w14:textId="77777777" w:rsidR="008C18AB" w:rsidRDefault="008C18AB" w:rsidP="004168D5">
      <w:pPr>
        <w:rPr>
          <w:rFonts w:ascii="Times" w:hAnsi="Times"/>
          <w:color w:val="4472C4" w:themeColor="accent1"/>
          <w:lang w:val="en-US"/>
        </w:rPr>
      </w:pPr>
    </w:p>
    <w:p w14:paraId="22C0F8A7" w14:textId="77777777" w:rsidR="008C18AB" w:rsidRDefault="008C18AB" w:rsidP="004168D5">
      <w:pPr>
        <w:rPr>
          <w:rFonts w:ascii="Times" w:hAnsi="Times"/>
          <w:color w:val="4472C4" w:themeColor="accent1"/>
          <w:lang w:val="en-US"/>
        </w:rPr>
      </w:pPr>
    </w:p>
    <w:p w14:paraId="5A317049" w14:textId="77777777" w:rsidR="008C18AB" w:rsidRDefault="008C18AB" w:rsidP="004168D5">
      <w:pPr>
        <w:rPr>
          <w:rFonts w:ascii="Times" w:hAnsi="Times"/>
          <w:color w:val="4472C4" w:themeColor="accent1"/>
          <w:lang w:val="en-US"/>
        </w:rPr>
      </w:pPr>
    </w:p>
    <w:p w14:paraId="5DBCF041" w14:textId="77777777" w:rsidR="008C18AB" w:rsidRDefault="008C18AB" w:rsidP="004168D5">
      <w:pPr>
        <w:rPr>
          <w:rFonts w:ascii="Times" w:hAnsi="Times"/>
          <w:color w:val="4472C4" w:themeColor="accent1"/>
          <w:lang w:val="en-US"/>
        </w:rPr>
      </w:pPr>
    </w:p>
    <w:p w14:paraId="73765C9C" w14:textId="77777777" w:rsidR="008C18AB" w:rsidRDefault="008C18AB" w:rsidP="004168D5">
      <w:pPr>
        <w:rPr>
          <w:rFonts w:ascii="Times" w:hAnsi="Times"/>
          <w:color w:val="4472C4" w:themeColor="accent1"/>
          <w:lang w:val="en-US"/>
        </w:rPr>
      </w:pPr>
    </w:p>
    <w:p w14:paraId="0C6E1477" w14:textId="77777777" w:rsidR="008C18AB" w:rsidRDefault="008C18AB" w:rsidP="004168D5">
      <w:pPr>
        <w:rPr>
          <w:rFonts w:ascii="Times" w:hAnsi="Times"/>
          <w:color w:val="4472C4" w:themeColor="accent1"/>
          <w:lang w:val="en-US"/>
        </w:rPr>
      </w:pPr>
    </w:p>
    <w:p w14:paraId="73221095" w14:textId="77777777" w:rsidR="008C18AB" w:rsidRDefault="008C18AB" w:rsidP="004168D5">
      <w:pPr>
        <w:rPr>
          <w:rFonts w:ascii="Times" w:hAnsi="Times"/>
          <w:color w:val="4472C4" w:themeColor="accent1"/>
          <w:lang w:val="en-US"/>
        </w:rPr>
      </w:pPr>
    </w:p>
    <w:p w14:paraId="3129604D" w14:textId="77777777" w:rsidR="008C18AB" w:rsidRDefault="008C18AB" w:rsidP="004168D5">
      <w:pPr>
        <w:rPr>
          <w:rFonts w:ascii="Times" w:hAnsi="Times"/>
          <w:color w:val="4472C4" w:themeColor="accent1"/>
          <w:lang w:val="en-US"/>
        </w:rPr>
      </w:pPr>
    </w:p>
    <w:p w14:paraId="52B546AC" w14:textId="77777777" w:rsidR="008C18AB" w:rsidRDefault="008C18AB" w:rsidP="004168D5">
      <w:pPr>
        <w:rPr>
          <w:rFonts w:ascii="Times" w:hAnsi="Times"/>
          <w:color w:val="4472C4" w:themeColor="accent1"/>
          <w:lang w:val="en-US"/>
        </w:rPr>
      </w:pPr>
    </w:p>
    <w:p w14:paraId="3236DF96" w14:textId="77777777" w:rsidR="008C18AB" w:rsidDel="00A54001" w:rsidRDefault="008C18AB" w:rsidP="004168D5">
      <w:pPr>
        <w:rPr>
          <w:del w:id="3827" w:author="Jordon Beijing" w:date="2020-09-05T20:57:00Z"/>
          <w:rFonts w:ascii="Times" w:hAnsi="Times"/>
          <w:color w:val="4472C4" w:themeColor="accent1"/>
          <w:lang w:val="en-US"/>
        </w:rPr>
      </w:pPr>
    </w:p>
    <w:p w14:paraId="02DD8F0F" w14:textId="77777777" w:rsidR="008C18AB" w:rsidDel="00A54001" w:rsidRDefault="008C18AB" w:rsidP="004168D5">
      <w:pPr>
        <w:rPr>
          <w:del w:id="3828" w:author="Jordon Beijing" w:date="2020-09-05T20:57:00Z"/>
          <w:rFonts w:ascii="Times" w:hAnsi="Times"/>
          <w:color w:val="4472C4" w:themeColor="accent1"/>
          <w:lang w:val="en-US"/>
        </w:rPr>
      </w:pPr>
    </w:p>
    <w:p w14:paraId="2BE17D76" w14:textId="77777777" w:rsidR="008C18AB" w:rsidDel="000214BA" w:rsidRDefault="008C18AB" w:rsidP="004168D5">
      <w:pPr>
        <w:rPr>
          <w:del w:id="3829" w:author="Jordon Beijing" w:date="2020-09-05T19:59:00Z"/>
          <w:rFonts w:ascii="Times" w:hAnsi="Times"/>
          <w:color w:val="4472C4" w:themeColor="accent1"/>
          <w:lang w:val="en-US"/>
        </w:rPr>
      </w:pPr>
    </w:p>
    <w:p w14:paraId="2CEB8C27" w14:textId="77777777" w:rsidR="008C18AB" w:rsidDel="000214BA" w:rsidRDefault="008C18AB" w:rsidP="004168D5">
      <w:pPr>
        <w:rPr>
          <w:del w:id="3830" w:author="Jordon Beijing" w:date="2020-09-05T19:59:00Z"/>
          <w:rFonts w:ascii="Times" w:hAnsi="Times"/>
          <w:color w:val="4472C4" w:themeColor="accent1"/>
          <w:lang w:val="en-US"/>
        </w:rPr>
      </w:pPr>
    </w:p>
    <w:p w14:paraId="54282023" w14:textId="77777777" w:rsidR="008C18AB" w:rsidDel="000214BA" w:rsidRDefault="008C18AB" w:rsidP="004168D5">
      <w:pPr>
        <w:rPr>
          <w:del w:id="3831" w:author="Jordon Beijing" w:date="2020-09-05T19:59:00Z"/>
          <w:rFonts w:ascii="Times" w:hAnsi="Times"/>
          <w:color w:val="4472C4" w:themeColor="accent1"/>
          <w:lang w:val="en-US"/>
        </w:rPr>
      </w:pPr>
    </w:p>
    <w:p w14:paraId="3670EE36" w14:textId="77777777" w:rsidR="008C18AB" w:rsidDel="000214BA" w:rsidRDefault="008C18AB" w:rsidP="004168D5">
      <w:pPr>
        <w:rPr>
          <w:del w:id="3832" w:author="Jordon Beijing" w:date="2020-09-05T19:59:00Z"/>
          <w:rFonts w:ascii="Times" w:hAnsi="Times"/>
          <w:color w:val="4472C4" w:themeColor="accent1"/>
          <w:lang w:val="en-US"/>
        </w:rPr>
      </w:pPr>
    </w:p>
    <w:p w14:paraId="3D2BAD53" w14:textId="77777777" w:rsidR="008C18AB" w:rsidDel="000214BA" w:rsidRDefault="008C18AB" w:rsidP="004168D5">
      <w:pPr>
        <w:rPr>
          <w:del w:id="3833" w:author="Jordon Beijing" w:date="2020-09-05T19:59:00Z"/>
          <w:rFonts w:ascii="Times" w:hAnsi="Times"/>
          <w:color w:val="4472C4" w:themeColor="accent1"/>
          <w:lang w:val="en-US"/>
        </w:rPr>
      </w:pPr>
    </w:p>
    <w:p w14:paraId="0BD4EC1D" w14:textId="77777777" w:rsidR="008C18AB" w:rsidDel="000214BA" w:rsidRDefault="008C18AB" w:rsidP="004168D5">
      <w:pPr>
        <w:rPr>
          <w:del w:id="3834" w:author="Jordon Beijing" w:date="2020-09-05T19:59:00Z"/>
          <w:rFonts w:ascii="Times" w:hAnsi="Times"/>
          <w:color w:val="4472C4" w:themeColor="accent1"/>
          <w:lang w:val="en-US"/>
        </w:rPr>
      </w:pPr>
    </w:p>
    <w:p w14:paraId="0AD43138" w14:textId="77777777" w:rsidR="008C18AB" w:rsidDel="000214BA" w:rsidRDefault="008C18AB" w:rsidP="004168D5">
      <w:pPr>
        <w:rPr>
          <w:del w:id="3835" w:author="Jordon Beijing" w:date="2020-09-05T19:59:00Z"/>
          <w:rFonts w:ascii="Times" w:hAnsi="Times"/>
          <w:color w:val="4472C4" w:themeColor="accent1"/>
          <w:lang w:val="en-US"/>
        </w:rPr>
      </w:pPr>
    </w:p>
    <w:p w14:paraId="4BA54DD7" w14:textId="77777777" w:rsidR="008C18AB" w:rsidDel="000214BA" w:rsidRDefault="008C18AB" w:rsidP="004168D5">
      <w:pPr>
        <w:rPr>
          <w:del w:id="3836" w:author="Jordon Beijing" w:date="2020-09-05T19:59:00Z"/>
          <w:rFonts w:ascii="Times" w:hAnsi="Times"/>
          <w:color w:val="4472C4" w:themeColor="accent1"/>
          <w:lang w:val="en-US"/>
        </w:rPr>
      </w:pPr>
    </w:p>
    <w:p w14:paraId="09585EF8" w14:textId="77777777" w:rsidR="007A4CFC" w:rsidRDefault="007A4CFC" w:rsidP="004168D5">
      <w:pPr>
        <w:rPr>
          <w:rFonts w:ascii="Times" w:hAnsi="Times"/>
          <w:color w:val="4472C4" w:themeColor="accent1"/>
          <w:lang w:val="en-US"/>
        </w:rPr>
      </w:pPr>
    </w:p>
    <w:p w14:paraId="24FA86BE" w14:textId="1FA81C0F" w:rsidR="004168D5" w:rsidRDefault="00BC0A2B" w:rsidP="004168D5">
      <w:pPr>
        <w:rPr>
          <w:rFonts w:ascii="Times" w:hAnsi="Times"/>
          <w:color w:val="4472C4" w:themeColor="accent1"/>
          <w:lang w:val="en-US"/>
        </w:rPr>
      </w:pPr>
      <w:r>
        <w:rPr>
          <w:rFonts w:ascii="Times" w:hAnsi="Times"/>
          <w:color w:val="4472C4" w:themeColor="accent1"/>
          <w:lang w:val="en-US"/>
        </w:rPr>
        <w:lastRenderedPageBreak/>
        <w:t xml:space="preserve">[Journal 9: </w:t>
      </w:r>
      <w:r w:rsidR="004168D5" w:rsidRPr="004168D5">
        <w:rPr>
          <w:rFonts w:ascii="Times" w:hAnsi="Times"/>
          <w:color w:val="4472C4" w:themeColor="accent1"/>
          <w:lang w:val="en-US"/>
        </w:rPr>
        <w:t>What does it mean to have integrity?: Draft 1</w:t>
      </w:r>
      <w:r>
        <w:rPr>
          <w:rFonts w:ascii="Times" w:hAnsi="Times"/>
          <w:color w:val="4472C4" w:themeColor="accent1"/>
          <w:lang w:val="en-US"/>
        </w:rPr>
        <w:t>]</w:t>
      </w:r>
    </w:p>
    <w:p w14:paraId="09755BE0" w14:textId="683609FA" w:rsidR="008C18AB" w:rsidRDefault="008C18AB" w:rsidP="004168D5">
      <w:pPr>
        <w:rPr>
          <w:ins w:id="3837" w:author="Jordon Beijing" w:date="2020-09-05T20:57:00Z"/>
          <w:rFonts w:ascii="Times" w:hAnsi="Times"/>
          <w:color w:val="4472C4" w:themeColor="accent1"/>
          <w:lang w:val="en-US"/>
        </w:rPr>
      </w:pPr>
    </w:p>
    <w:p w14:paraId="7C299B80" w14:textId="029B81CD" w:rsidR="00A54001" w:rsidRPr="00A54001" w:rsidRDefault="00A54001" w:rsidP="00A54001">
      <w:pPr>
        <w:jc w:val="center"/>
        <w:rPr>
          <w:ins w:id="3838" w:author="Jordon Beijing" w:date="2020-09-05T20:57:00Z"/>
          <w:rFonts w:ascii="Times New Roman" w:hAnsi="Times New Roman" w:cs="Times New Roman"/>
          <w:b/>
          <w:szCs w:val="24"/>
          <w:rPrChange w:id="3839" w:author="Jordon Beijing" w:date="2020-09-05T20:57:00Z">
            <w:rPr>
              <w:ins w:id="3840" w:author="Jordon Beijing" w:date="2020-09-05T20:57:00Z"/>
              <w:rFonts w:ascii="Times" w:hAnsi="Times"/>
              <w:color w:val="4472C4" w:themeColor="accent1"/>
              <w:lang w:val="en-US"/>
            </w:rPr>
          </w:rPrChange>
        </w:rPr>
        <w:pPrChange w:id="3841" w:author="Jordon Beijing" w:date="2020-09-05T20:57:00Z">
          <w:pPr/>
        </w:pPrChange>
      </w:pPr>
      <w:ins w:id="3842" w:author="Jordon Beijing" w:date="2020-09-05T20:57:00Z">
        <w:r w:rsidRPr="00A646A5">
          <w:rPr>
            <w:rFonts w:ascii="Times New Roman" w:hAnsi="Times New Roman" w:cs="Times New Roman"/>
            <w:b/>
            <w:bCs/>
            <w:szCs w:val="24"/>
          </w:rPr>
          <w:t>Journal Prompt 9:</w:t>
        </w:r>
        <w:r>
          <w:rPr>
            <w:rFonts w:ascii="Times New Roman" w:hAnsi="Times New Roman" w:cs="Times New Roman"/>
            <w:b/>
            <w:bCs/>
            <w:szCs w:val="24"/>
          </w:rPr>
          <w:t xml:space="preserve"> </w:t>
        </w:r>
        <w:r w:rsidRPr="00A646A5">
          <w:rPr>
            <w:rFonts w:ascii="Times New Roman" w:hAnsi="Times New Roman" w:cs="Times New Roman"/>
            <w:b/>
            <w:szCs w:val="24"/>
          </w:rPr>
          <w:t>What does it mean to have integrity?</w:t>
        </w:r>
      </w:ins>
    </w:p>
    <w:p w14:paraId="1584170A" w14:textId="77777777" w:rsidR="00A54001" w:rsidRDefault="00A54001" w:rsidP="004168D5">
      <w:pPr>
        <w:rPr>
          <w:rFonts w:ascii="Times" w:hAnsi="Times"/>
          <w:color w:val="4472C4" w:themeColor="accent1"/>
          <w:lang w:val="en-US"/>
        </w:rPr>
      </w:pPr>
    </w:p>
    <w:p w14:paraId="4D81D9B9" w14:textId="7AB931EB" w:rsidR="008C18AB" w:rsidRPr="00EA2D23" w:rsidRDefault="00EA2D23" w:rsidP="004168D5">
      <w:pPr>
        <w:rPr>
          <w:rFonts w:ascii="Times" w:hAnsi="Times"/>
          <w:lang w:val="en-US"/>
        </w:rPr>
      </w:pPr>
      <w:r w:rsidRPr="00EA2D23">
        <w:rPr>
          <w:rFonts w:ascii="Times" w:hAnsi="Times"/>
          <w:color w:val="4472C4" w:themeColor="accent1"/>
          <w:lang w:val="en-US"/>
        </w:rPr>
        <w:t xml:space="preserve"> </w:t>
      </w:r>
      <w:r>
        <w:rPr>
          <w:rFonts w:ascii="Times" w:hAnsi="Times"/>
          <w:color w:val="4472C4" w:themeColor="accent1"/>
          <w:lang w:val="en-US"/>
        </w:rPr>
        <w:t xml:space="preserve">      </w:t>
      </w:r>
      <w:r w:rsidRPr="00EA2D23">
        <w:rPr>
          <w:rFonts w:ascii="Times" w:hAnsi="Times"/>
          <w:lang w:val="en-US"/>
        </w:rPr>
        <w:t xml:space="preserve"> I think there is nothing on the world is perfect. If people called somebody is integrity, that’s mean he/she is more integrity than normal people, that doesn’t mean he is totally integrity on anything. People always think they love integrity people, but the truth is not what they think; because integrity people seek for righteous, but sometime right thing doesn’t always have right ending. Like, some single mom have no more money to raise her own kids, but she still want to keep her own children beside her; but the most of the time that court will take the children away from their mother, and put them in the orphanage. It’s the right thing, but it’s not humanization. The meaning of have integrity is to have the quality of honest, and full of righteous. –</w:t>
      </w:r>
    </w:p>
    <w:p w14:paraId="65AEC635" w14:textId="77777777" w:rsidR="007A4CFC" w:rsidRDefault="007A4CFC" w:rsidP="004168D5">
      <w:pPr>
        <w:rPr>
          <w:rFonts w:ascii="Times" w:hAnsi="Times"/>
          <w:color w:val="4472C4" w:themeColor="accent1"/>
          <w:lang w:val="en-US"/>
        </w:rPr>
      </w:pPr>
    </w:p>
    <w:p w14:paraId="66D4C610" w14:textId="20FF9C73"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9: </w:t>
      </w:r>
      <w:r w:rsidR="004168D5" w:rsidRPr="004168D5">
        <w:rPr>
          <w:rFonts w:ascii="Times" w:hAnsi="Times"/>
          <w:color w:val="4472C4" w:themeColor="accent1"/>
          <w:lang w:val="en-US"/>
        </w:rPr>
        <w:t>What does it mean to have integrity?: Draft 2</w:t>
      </w:r>
      <w:r>
        <w:rPr>
          <w:rFonts w:ascii="Times" w:hAnsi="Times"/>
          <w:color w:val="4472C4" w:themeColor="accent1"/>
          <w:lang w:val="en-US"/>
        </w:rPr>
        <w:t>]</w:t>
      </w:r>
    </w:p>
    <w:p w14:paraId="4417F9BE" w14:textId="77777777" w:rsidR="004168D5" w:rsidRPr="004168D5" w:rsidDel="006776A9" w:rsidRDefault="004168D5" w:rsidP="004168D5">
      <w:pPr>
        <w:ind w:left="360"/>
        <w:rPr>
          <w:del w:id="3843" w:author="Jordon Beijing" w:date="2020-09-05T19:52:00Z"/>
          <w:rFonts w:ascii="Times" w:hAnsi="Times"/>
          <w:color w:val="4472C4" w:themeColor="accent1"/>
          <w:lang w:val="en-US"/>
        </w:rPr>
      </w:pPr>
    </w:p>
    <w:p w14:paraId="7F28DF10" w14:textId="77777777" w:rsidR="006776A9" w:rsidRPr="004168D5" w:rsidRDefault="006776A9" w:rsidP="006776A9">
      <w:pPr>
        <w:rPr>
          <w:ins w:id="3844" w:author="Jordon Beijing" w:date="2020-09-05T19:52:00Z"/>
          <w:rFonts w:ascii="Times" w:hAnsi="Times"/>
          <w:color w:val="4472C4" w:themeColor="accent1"/>
          <w:lang w:val="en-US"/>
        </w:rPr>
        <w:pPrChange w:id="3845" w:author="Jordon Beijing" w:date="2020-09-05T19:52:00Z">
          <w:pPr>
            <w:ind w:left="360"/>
          </w:pPr>
        </w:pPrChange>
      </w:pPr>
    </w:p>
    <w:p w14:paraId="5E027095" w14:textId="07749FB8" w:rsidR="006776A9" w:rsidRDefault="006776A9" w:rsidP="006776A9">
      <w:pPr>
        <w:jc w:val="center"/>
        <w:rPr>
          <w:ins w:id="3846" w:author="Jordon Beijing" w:date="2020-09-05T19:52:00Z"/>
          <w:rFonts w:ascii="Times New Roman" w:hAnsi="Times New Roman" w:cs="Times New Roman"/>
          <w:b/>
          <w:szCs w:val="24"/>
        </w:rPr>
        <w:pPrChange w:id="3847" w:author="Jordon Beijing" w:date="2020-09-05T19:52:00Z">
          <w:pPr>
            <w:jc w:val="center"/>
          </w:pPr>
        </w:pPrChange>
      </w:pPr>
      <w:ins w:id="3848" w:author="Jordon Beijing" w:date="2020-09-05T19:52:00Z">
        <w:r w:rsidRPr="00A646A5">
          <w:rPr>
            <w:rFonts w:ascii="Times New Roman" w:hAnsi="Times New Roman" w:cs="Times New Roman"/>
            <w:b/>
            <w:bCs/>
            <w:szCs w:val="24"/>
          </w:rPr>
          <w:t>Journal Prompt 9:</w:t>
        </w:r>
      </w:ins>
      <w:ins w:id="3849" w:author="Jordon Beijing" w:date="2020-09-05T20:57:00Z">
        <w:r w:rsidR="00A54001">
          <w:rPr>
            <w:rFonts w:ascii="Times New Roman" w:hAnsi="Times New Roman" w:cs="Times New Roman"/>
            <w:b/>
            <w:bCs/>
            <w:szCs w:val="24"/>
          </w:rPr>
          <w:t xml:space="preserve"> </w:t>
        </w:r>
      </w:ins>
      <w:ins w:id="3850" w:author="Jordon Beijing" w:date="2020-09-05T19:52:00Z">
        <w:r w:rsidRPr="00A646A5">
          <w:rPr>
            <w:rFonts w:ascii="Times New Roman" w:hAnsi="Times New Roman" w:cs="Times New Roman"/>
            <w:b/>
            <w:szCs w:val="24"/>
          </w:rPr>
          <w:t>What does it mean to have integrity?</w:t>
        </w:r>
      </w:ins>
    </w:p>
    <w:p w14:paraId="1EA5E311" w14:textId="77777777" w:rsidR="006776A9" w:rsidRPr="00A646A5" w:rsidRDefault="006776A9" w:rsidP="006776A9">
      <w:pPr>
        <w:rPr>
          <w:ins w:id="3851" w:author="Jordon Beijing" w:date="2020-09-05T19:52:00Z"/>
          <w:rFonts w:ascii="Times New Roman" w:hAnsi="Times New Roman" w:cs="Times New Roman"/>
          <w:szCs w:val="24"/>
        </w:rPr>
      </w:pPr>
    </w:p>
    <w:p w14:paraId="5D04BBF8" w14:textId="77777777" w:rsidR="006776A9" w:rsidRDefault="006776A9" w:rsidP="006776A9">
      <w:pPr>
        <w:rPr>
          <w:ins w:id="3852" w:author="Jordon Beijing" w:date="2020-09-05T19:52:00Z"/>
          <w:rFonts w:ascii="Times New Roman" w:hAnsi="Times New Roman" w:cs="Times New Roman"/>
          <w:b/>
          <w:szCs w:val="24"/>
        </w:rPr>
      </w:pPr>
      <w:ins w:id="3853" w:author="Jordon Beijing" w:date="2020-09-05T19:52:00Z">
        <w:r w:rsidRPr="00A646A5">
          <w:rPr>
            <w:rFonts w:ascii="Times New Roman" w:hAnsi="Times New Roman" w:cs="Times New Roman"/>
            <w:szCs w:val="24"/>
          </w:rPr>
          <w:t xml:space="preserve">   I think nothing </w:t>
        </w:r>
        <w:r>
          <w:rPr>
            <w:rFonts w:ascii="Times New Roman" w:hAnsi="Times New Roman" w:cs="Times New Roman"/>
            <w:szCs w:val="24"/>
          </w:rPr>
          <w:t>in</w:t>
        </w:r>
        <w:r w:rsidRPr="00A646A5">
          <w:rPr>
            <w:rFonts w:ascii="Times New Roman" w:hAnsi="Times New Roman" w:cs="Times New Roman"/>
            <w:szCs w:val="24"/>
          </w:rPr>
          <w:t xml:space="preserve"> the world is perfect. If people </w:t>
        </w:r>
        <w:r>
          <w:rPr>
            <w:rFonts w:ascii="Times New Roman" w:hAnsi="Times New Roman" w:cs="Times New Roman"/>
            <w:szCs w:val="24"/>
          </w:rPr>
          <w:t>say</w:t>
        </w:r>
        <w:r w:rsidRPr="00A646A5">
          <w:rPr>
            <w:rFonts w:ascii="Times New Roman" w:hAnsi="Times New Roman" w:cs="Times New Roman"/>
            <w:szCs w:val="24"/>
          </w:rPr>
          <w:t xml:space="preserve"> somebod</w:t>
        </w:r>
        <w:r>
          <w:rPr>
            <w:rFonts w:ascii="Times New Roman" w:hAnsi="Times New Roman" w:cs="Times New Roman"/>
            <w:szCs w:val="24"/>
          </w:rPr>
          <w:t>y</w:t>
        </w:r>
        <w:r w:rsidRPr="00A646A5">
          <w:rPr>
            <w:rFonts w:ascii="Times New Roman" w:hAnsi="Times New Roman" w:cs="Times New Roman"/>
            <w:szCs w:val="24"/>
          </w:rPr>
          <w:t xml:space="preserve"> </w:t>
        </w:r>
        <w:r>
          <w:rPr>
            <w:rFonts w:ascii="Times New Roman" w:hAnsi="Times New Roman" w:cs="Times New Roman"/>
            <w:szCs w:val="24"/>
          </w:rPr>
          <w:t>has</w:t>
        </w:r>
        <w:r w:rsidRPr="00A646A5">
          <w:rPr>
            <w:rFonts w:ascii="Times New Roman" w:hAnsi="Times New Roman" w:cs="Times New Roman"/>
            <w:szCs w:val="24"/>
          </w:rPr>
          <w:t xml:space="preserve"> integrity, that </w:t>
        </w:r>
        <w:r>
          <w:rPr>
            <w:rFonts w:ascii="Times New Roman" w:hAnsi="Times New Roman" w:cs="Times New Roman"/>
            <w:szCs w:val="24"/>
          </w:rPr>
          <w:t xml:space="preserve">probably </w:t>
        </w:r>
        <w:r w:rsidRPr="00A646A5">
          <w:rPr>
            <w:rFonts w:ascii="Times New Roman" w:hAnsi="Times New Roman" w:cs="Times New Roman"/>
            <w:szCs w:val="24"/>
          </w:rPr>
          <w:t>mean</w:t>
        </w:r>
        <w:r>
          <w:rPr>
            <w:rFonts w:ascii="Times New Roman" w:hAnsi="Times New Roman" w:cs="Times New Roman"/>
            <w:szCs w:val="24"/>
          </w:rPr>
          <w:t>s</w:t>
        </w:r>
        <w:r w:rsidRPr="00A646A5">
          <w:rPr>
            <w:rFonts w:ascii="Times New Roman" w:hAnsi="Times New Roman" w:cs="Times New Roman"/>
            <w:szCs w:val="24"/>
          </w:rPr>
          <w:t xml:space="preserve"> he/she </w:t>
        </w:r>
        <w:r>
          <w:rPr>
            <w:rFonts w:ascii="Times New Roman" w:hAnsi="Times New Roman" w:cs="Times New Roman"/>
            <w:szCs w:val="24"/>
          </w:rPr>
          <w:t>has</w:t>
        </w:r>
        <w:r w:rsidRPr="00A646A5">
          <w:rPr>
            <w:rFonts w:ascii="Times New Roman" w:hAnsi="Times New Roman" w:cs="Times New Roman"/>
            <w:szCs w:val="24"/>
          </w:rPr>
          <w:t xml:space="preserve"> more integrity than normal people, </w:t>
        </w:r>
        <w:r>
          <w:rPr>
            <w:rFonts w:ascii="Times New Roman" w:hAnsi="Times New Roman" w:cs="Times New Roman"/>
            <w:szCs w:val="24"/>
          </w:rPr>
          <w:t xml:space="preserve">but </w:t>
        </w:r>
        <w:r w:rsidRPr="00A646A5">
          <w:rPr>
            <w:rFonts w:ascii="Times New Roman" w:hAnsi="Times New Roman" w:cs="Times New Roman"/>
            <w:szCs w:val="24"/>
          </w:rPr>
          <w:t>that doesn’t mean he</w:t>
        </w:r>
        <w:r>
          <w:rPr>
            <w:rFonts w:ascii="Times New Roman" w:hAnsi="Times New Roman" w:cs="Times New Roman"/>
            <w:szCs w:val="24"/>
          </w:rPr>
          <w:t>/she</w:t>
        </w:r>
        <w:r w:rsidRPr="00A646A5">
          <w:rPr>
            <w:rFonts w:ascii="Times New Roman" w:hAnsi="Times New Roman" w:cs="Times New Roman"/>
            <w:szCs w:val="24"/>
          </w:rPr>
          <w:t xml:space="preserve"> </w:t>
        </w:r>
        <w:r>
          <w:rPr>
            <w:rFonts w:ascii="Times New Roman" w:hAnsi="Times New Roman" w:cs="Times New Roman"/>
            <w:szCs w:val="24"/>
          </w:rPr>
          <w:t>has</w:t>
        </w:r>
        <w:r w:rsidRPr="00A646A5">
          <w:rPr>
            <w:rFonts w:ascii="Times New Roman" w:hAnsi="Times New Roman" w:cs="Times New Roman"/>
            <w:szCs w:val="24"/>
          </w:rPr>
          <w:t xml:space="preserve"> </w:t>
        </w:r>
        <w:r>
          <w:rPr>
            <w:rFonts w:ascii="Times New Roman" w:hAnsi="Times New Roman" w:cs="Times New Roman"/>
            <w:szCs w:val="24"/>
          </w:rPr>
          <w:t>perfect</w:t>
        </w:r>
        <w:r w:rsidRPr="00A646A5">
          <w:rPr>
            <w:rFonts w:ascii="Times New Roman" w:hAnsi="Times New Roman" w:cs="Times New Roman"/>
            <w:szCs w:val="24"/>
          </w:rPr>
          <w:t xml:space="preserve"> integrity </w:t>
        </w:r>
        <w:r>
          <w:rPr>
            <w:rFonts w:ascii="Times New Roman" w:hAnsi="Times New Roman" w:cs="Times New Roman"/>
            <w:szCs w:val="24"/>
          </w:rPr>
          <w:t>in</w:t>
        </w:r>
        <w:r w:rsidRPr="00A646A5">
          <w:rPr>
            <w:rFonts w:ascii="Times New Roman" w:hAnsi="Times New Roman" w:cs="Times New Roman"/>
            <w:szCs w:val="24"/>
          </w:rPr>
          <w:t xml:space="preserve"> anything. People always think they love people</w:t>
        </w:r>
        <w:r>
          <w:rPr>
            <w:rFonts w:ascii="Times New Roman" w:hAnsi="Times New Roman" w:cs="Times New Roman"/>
            <w:szCs w:val="24"/>
          </w:rPr>
          <w:t xml:space="preserve"> with </w:t>
        </w:r>
        <w:r w:rsidRPr="00D864DB">
          <w:rPr>
            <w:rFonts w:ascii="Times New Roman" w:hAnsi="Times New Roman" w:cs="Times New Roman"/>
            <w:szCs w:val="24"/>
          </w:rPr>
          <w:t>integrity</w:t>
        </w:r>
        <w:r w:rsidRPr="00A646A5">
          <w:rPr>
            <w:rFonts w:ascii="Times New Roman" w:hAnsi="Times New Roman" w:cs="Times New Roman"/>
            <w:szCs w:val="24"/>
          </w:rPr>
          <w:t>, but the truth is not what they think</w:t>
        </w:r>
        <w:r>
          <w:rPr>
            <w:rFonts w:ascii="Times New Roman" w:hAnsi="Times New Roman" w:cs="Times New Roman"/>
            <w:szCs w:val="24"/>
          </w:rPr>
          <w:t>.</w:t>
        </w:r>
        <w:r w:rsidRPr="00A646A5">
          <w:rPr>
            <w:rFonts w:ascii="Times New Roman" w:hAnsi="Times New Roman" w:cs="Times New Roman"/>
            <w:szCs w:val="24"/>
          </w:rPr>
          <w:t xml:space="preserve"> </w:t>
        </w:r>
        <w:r>
          <w:rPr>
            <w:rFonts w:ascii="Times New Roman" w:hAnsi="Times New Roman" w:cs="Times New Roman"/>
            <w:szCs w:val="24"/>
          </w:rPr>
          <w:t>B</w:t>
        </w:r>
        <w:r w:rsidRPr="00A646A5">
          <w:rPr>
            <w:rFonts w:ascii="Times New Roman" w:hAnsi="Times New Roman" w:cs="Times New Roman"/>
            <w:szCs w:val="24"/>
          </w:rPr>
          <w:t xml:space="preserve">ecause people </w:t>
        </w:r>
        <w:r>
          <w:rPr>
            <w:rFonts w:ascii="Times New Roman" w:hAnsi="Times New Roman" w:cs="Times New Roman"/>
            <w:szCs w:val="24"/>
          </w:rPr>
          <w:t xml:space="preserve">with </w:t>
        </w:r>
        <w:r w:rsidRPr="00D864DB">
          <w:rPr>
            <w:rFonts w:ascii="Times New Roman" w:hAnsi="Times New Roman" w:cs="Times New Roman"/>
            <w:szCs w:val="24"/>
          </w:rPr>
          <w:t xml:space="preserve">integrity </w:t>
        </w:r>
        <w:r w:rsidRPr="00A646A5">
          <w:rPr>
            <w:rFonts w:ascii="Times New Roman" w:hAnsi="Times New Roman" w:cs="Times New Roman"/>
            <w:szCs w:val="24"/>
          </w:rPr>
          <w:t>seek for righteous, but sometime</w:t>
        </w:r>
        <w:r>
          <w:rPr>
            <w:rFonts w:ascii="Times New Roman" w:hAnsi="Times New Roman" w:cs="Times New Roman"/>
            <w:szCs w:val="24"/>
          </w:rPr>
          <w:t>s the</w:t>
        </w:r>
        <w:r w:rsidRPr="00A646A5">
          <w:rPr>
            <w:rFonts w:ascii="Times New Roman" w:hAnsi="Times New Roman" w:cs="Times New Roman"/>
            <w:szCs w:val="24"/>
          </w:rPr>
          <w:t xml:space="preserve"> right thing doesn’t always have </w:t>
        </w:r>
        <w:r>
          <w:rPr>
            <w:rFonts w:ascii="Times New Roman" w:hAnsi="Times New Roman" w:cs="Times New Roman"/>
            <w:szCs w:val="24"/>
          </w:rPr>
          <w:t xml:space="preserve">a </w:t>
        </w:r>
        <w:r w:rsidRPr="00A646A5">
          <w:rPr>
            <w:rFonts w:ascii="Times New Roman" w:hAnsi="Times New Roman" w:cs="Times New Roman"/>
            <w:szCs w:val="24"/>
          </w:rPr>
          <w:t xml:space="preserve">right ending. </w:t>
        </w:r>
        <w:r>
          <w:rPr>
            <w:rFonts w:ascii="Times New Roman" w:hAnsi="Times New Roman" w:cs="Times New Roman"/>
            <w:szCs w:val="24"/>
          </w:rPr>
          <w:t>Take for example</w:t>
        </w:r>
        <w:r w:rsidRPr="00A646A5">
          <w:rPr>
            <w:rFonts w:ascii="Times New Roman" w:hAnsi="Times New Roman" w:cs="Times New Roman"/>
            <w:szCs w:val="24"/>
          </w:rPr>
          <w:t xml:space="preserve"> </w:t>
        </w:r>
        <w:r>
          <w:rPr>
            <w:rFonts w:ascii="Times New Roman" w:hAnsi="Times New Roman" w:cs="Times New Roman"/>
            <w:szCs w:val="24"/>
          </w:rPr>
          <w:t>a</w:t>
        </w:r>
        <w:r w:rsidRPr="00A646A5">
          <w:rPr>
            <w:rFonts w:ascii="Times New Roman" w:hAnsi="Times New Roman" w:cs="Times New Roman"/>
            <w:szCs w:val="24"/>
          </w:rPr>
          <w:t xml:space="preserve"> single mom</w:t>
        </w:r>
        <w:r>
          <w:rPr>
            <w:rFonts w:ascii="Times New Roman" w:hAnsi="Times New Roman" w:cs="Times New Roman"/>
            <w:szCs w:val="24"/>
          </w:rPr>
          <w:t xml:space="preserve"> who doesn’t have enough</w:t>
        </w:r>
        <w:r w:rsidRPr="00A646A5">
          <w:rPr>
            <w:rFonts w:ascii="Times New Roman" w:hAnsi="Times New Roman" w:cs="Times New Roman"/>
            <w:szCs w:val="24"/>
          </w:rPr>
          <w:t xml:space="preserve"> money to raise </w:t>
        </w:r>
        <w:r>
          <w:rPr>
            <w:rFonts w:ascii="Times New Roman" w:hAnsi="Times New Roman" w:cs="Times New Roman"/>
            <w:szCs w:val="24"/>
          </w:rPr>
          <w:t>her</w:t>
        </w:r>
        <w:r w:rsidRPr="00A646A5">
          <w:rPr>
            <w:rFonts w:ascii="Times New Roman" w:hAnsi="Times New Roman" w:cs="Times New Roman"/>
            <w:szCs w:val="24"/>
          </w:rPr>
          <w:t xml:space="preserve"> own kids, but still want</w:t>
        </w:r>
        <w:r>
          <w:rPr>
            <w:rFonts w:ascii="Times New Roman" w:hAnsi="Times New Roman" w:cs="Times New Roman"/>
            <w:szCs w:val="24"/>
          </w:rPr>
          <w:t>s</w:t>
        </w:r>
        <w:r w:rsidRPr="00A646A5">
          <w:rPr>
            <w:rFonts w:ascii="Times New Roman" w:hAnsi="Times New Roman" w:cs="Times New Roman"/>
            <w:szCs w:val="24"/>
          </w:rPr>
          <w:t xml:space="preserve"> to keep </w:t>
        </w:r>
        <w:r>
          <w:rPr>
            <w:rFonts w:ascii="Times New Roman" w:hAnsi="Times New Roman" w:cs="Times New Roman"/>
            <w:szCs w:val="24"/>
          </w:rPr>
          <w:t>them</w:t>
        </w:r>
        <w:r w:rsidRPr="00A646A5">
          <w:rPr>
            <w:rFonts w:ascii="Times New Roman" w:hAnsi="Times New Roman" w:cs="Times New Roman"/>
            <w:szCs w:val="24"/>
          </w:rPr>
          <w:t xml:space="preserve"> beside her</w:t>
        </w:r>
        <w:r>
          <w:rPr>
            <w:rFonts w:ascii="Times New Roman" w:hAnsi="Times New Roman" w:cs="Times New Roman"/>
            <w:szCs w:val="24"/>
          </w:rPr>
          <w:t>. M</w:t>
        </w:r>
        <w:r w:rsidRPr="00A646A5">
          <w:rPr>
            <w:rFonts w:ascii="Times New Roman" w:hAnsi="Times New Roman" w:cs="Times New Roman"/>
            <w:szCs w:val="24"/>
          </w:rPr>
          <w:t>ost of the time</w:t>
        </w:r>
        <w:r>
          <w:rPr>
            <w:rFonts w:ascii="Times New Roman" w:hAnsi="Times New Roman" w:cs="Times New Roman"/>
            <w:szCs w:val="24"/>
          </w:rPr>
          <w:t>,</w:t>
        </w:r>
        <w:r w:rsidRPr="00A646A5">
          <w:rPr>
            <w:rFonts w:ascii="Times New Roman" w:hAnsi="Times New Roman" w:cs="Times New Roman"/>
            <w:szCs w:val="24"/>
          </w:rPr>
          <w:t xml:space="preserve"> </w:t>
        </w:r>
        <w:r>
          <w:rPr>
            <w:rFonts w:ascii="Times New Roman" w:hAnsi="Times New Roman" w:cs="Times New Roman"/>
            <w:szCs w:val="24"/>
          </w:rPr>
          <w:t>the</w:t>
        </w:r>
        <w:r w:rsidRPr="00A646A5">
          <w:rPr>
            <w:rFonts w:ascii="Times New Roman" w:hAnsi="Times New Roman" w:cs="Times New Roman"/>
            <w:szCs w:val="24"/>
          </w:rPr>
          <w:t xml:space="preserve"> court </w:t>
        </w:r>
        <w:r>
          <w:rPr>
            <w:rFonts w:ascii="Times New Roman" w:hAnsi="Times New Roman" w:cs="Times New Roman"/>
            <w:szCs w:val="24"/>
          </w:rPr>
          <w:t>would</w:t>
        </w:r>
        <w:r w:rsidRPr="00A646A5">
          <w:rPr>
            <w:rFonts w:ascii="Times New Roman" w:hAnsi="Times New Roman" w:cs="Times New Roman"/>
            <w:szCs w:val="24"/>
          </w:rPr>
          <w:t xml:space="preserve"> take the children away from their mother and put them in the orphanage. </w:t>
        </w:r>
        <w:r>
          <w:rPr>
            <w:rFonts w:ascii="Times New Roman" w:hAnsi="Times New Roman" w:cs="Times New Roman"/>
            <w:szCs w:val="24"/>
          </w:rPr>
          <w:t>According to the law, i</w:t>
        </w:r>
        <w:r w:rsidRPr="00A646A5">
          <w:rPr>
            <w:rFonts w:ascii="Times New Roman" w:hAnsi="Times New Roman" w:cs="Times New Roman"/>
            <w:szCs w:val="24"/>
          </w:rPr>
          <w:t xml:space="preserve">t’s the </w:t>
        </w:r>
        <w:r>
          <w:rPr>
            <w:rFonts w:ascii="Times New Roman" w:hAnsi="Times New Roman" w:cs="Times New Roman"/>
            <w:szCs w:val="24"/>
          </w:rPr>
          <w:t>‘</w:t>
        </w:r>
        <w:r w:rsidRPr="00A646A5">
          <w:rPr>
            <w:rFonts w:ascii="Times New Roman" w:hAnsi="Times New Roman" w:cs="Times New Roman"/>
            <w:szCs w:val="24"/>
          </w:rPr>
          <w:t>right</w:t>
        </w:r>
        <w:r>
          <w:rPr>
            <w:rFonts w:ascii="Times New Roman" w:hAnsi="Times New Roman" w:cs="Times New Roman"/>
            <w:szCs w:val="24"/>
          </w:rPr>
          <w:t>’</w:t>
        </w:r>
        <w:r w:rsidRPr="00A646A5">
          <w:rPr>
            <w:rFonts w:ascii="Times New Roman" w:hAnsi="Times New Roman" w:cs="Times New Roman"/>
            <w:szCs w:val="24"/>
          </w:rPr>
          <w:t xml:space="preserve"> thing</w:t>
        </w:r>
        <w:r>
          <w:rPr>
            <w:rFonts w:ascii="Times New Roman" w:hAnsi="Times New Roman" w:cs="Times New Roman"/>
            <w:szCs w:val="24"/>
          </w:rPr>
          <w:t xml:space="preserve"> to do</w:t>
        </w:r>
        <w:r w:rsidRPr="00A646A5">
          <w:rPr>
            <w:rFonts w:ascii="Times New Roman" w:hAnsi="Times New Roman" w:cs="Times New Roman"/>
            <w:szCs w:val="24"/>
          </w:rPr>
          <w:t>, but it’s not human</w:t>
        </w:r>
        <w:r>
          <w:rPr>
            <w:rFonts w:ascii="Times New Roman" w:hAnsi="Times New Roman" w:cs="Times New Roman"/>
            <w:szCs w:val="24"/>
          </w:rPr>
          <w:t>e</w:t>
        </w:r>
        <w:r w:rsidRPr="00A646A5">
          <w:rPr>
            <w:rFonts w:ascii="Times New Roman" w:hAnsi="Times New Roman" w:cs="Times New Roman"/>
            <w:szCs w:val="24"/>
          </w:rPr>
          <w:t xml:space="preserve">. The meaning of integrity is to have the quality of </w:t>
        </w:r>
        <w:r>
          <w:rPr>
            <w:rFonts w:ascii="Times New Roman" w:hAnsi="Times New Roman" w:cs="Times New Roman"/>
            <w:szCs w:val="24"/>
          </w:rPr>
          <w:t xml:space="preserve">being </w:t>
        </w:r>
        <w:r w:rsidRPr="00A646A5">
          <w:rPr>
            <w:rFonts w:ascii="Times New Roman" w:hAnsi="Times New Roman" w:cs="Times New Roman"/>
            <w:szCs w:val="24"/>
          </w:rPr>
          <w:t>honest and full of righteous.</w:t>
        </w:r>
      </w:ins>
    </w:p>
    <w:p w14:paraId="7C929196" w14:textId="77777777" w:rsidR="008C18AB" w:rsidRPr="006776A9" w:rsidRDefault="008C18AB" w:rsidP="004168D5">
      <w:pPr>
        <w:rPr>
          <w:rFonts w:ascii="Times" w:hAnsi="Times"/>
          <w:color w:val="4472C4" w:themeColor="accent1"/>
          <w:rPrChange w:id="3854" w:author="Jordon Beijing" w:date="2020-09-05T19:52:00Z">
            <w:rPr>
              <w:rFonts w:ascii="Times" w:hAnsi="Times"/>
              <w:color w:val="4472C4" w:themeColor="accent1"/>
              <w:lang w:val="en-US"/>
            </w:rPr>
          </w:rPrChange>
        </w:rPr>
      </w:pPr>
    </w:p>
    <w:p w14:paraId="6F951A68" w14:textId="77777777" w:rsidR="008C18AB" w:rsidRDefault="008C18AB" w:rsidP="004168D5">
      <w:pPr>
        <w:rPr>
          <w:rFonts w:ascii="Times" w:hAnsi="Times"/>
          <w:color w:val="4472C4" w:themeColor="accent1"/>
          <w:lang w:val="en-US"/>
        </w:rPr>
      </w:pPr>
    </w:p>
    <w:p w14:paraId="4749D3A3" w14:textId="77777777" w:rsidR="008C18AB" w:rsidRDefault="008C18AB" w:rsidP="004168D5">
      <w:pPr>
        <w:rPr>
          <w:rFonts w:ascii="Times" w:hAnsi="Times"/>
          <w:color w:val="4472C4" w:themeColor="accent1"/>
          <w:lang w:val="en-US"/>
        </w:rPr>
      </w:pPr>
    </w:p>
    <w:p w14:paraId="68EF6917" w14:textId="77777777" w:rsidR="008C18AB" w:rsidRDefault="008C18AB" w:rsidP="004168D5">
      <w:pPr>
        <w:rPr>
          <w:rFonts w:ascii="Times" w:hAnsi="Times"/>
          <w:color w:val="4472C4" w:themeColor="accent1"/>
          <w:lang w:val="en-US"/>
        </w:rPr>
      </w:pPr>
    </w:p>
    <w:p w14:paraId="58AF06D9" w14:textId="77777777" w:rsidR="008C18AB" w:rsidRDefault="008C18AB" w:rsidP="004168D5">
      <w:pPr>
        <w:rPr>
          <w:rFonts w:ascii="Times" w:hAnsi="Times"/>
          <w:color w:val="4472C4" w:themeColor="accent1"/>
          <w:lang w:val="en-US"/>
        </w:rPr>
      </w:pPr>
    </w:p>
    <w:p w14:paraId="0D9CC40D" w14:textId="77777777" w:rsidR="008C18AB" w:rsidRDefault="008C18AB" w:rsidP="004168D5">
      <w:pPr>
        <w:rPr>
          <w:rFonts w:ascii="Times" w:hAnsi="Times"/>
          <w:color w:val="4472C4" w:themeColor="accent1"/>
          <w:lang w:val="en-US"/>
        </w:rPr>
      </w:pPr>
    </w:p>
    <w:p w14:paraId="44FCE663" w14:textId="77777777" w:rsidR="008C18AB" w:rsidRDefault="008C18AB" w:rsidP="004168D5">
      <w:pPr>
        <w:rPr>
          <w:rFonts w:ascii="Times" w:hAnsi="Times"/>
          <w:color w:val="4472C4" w:themeColor="accent1"/>
          <w:lang w:val="en-US"/>
        </w:rPr>
      </w:pPr>
    </w:p>
    <w:p w14:paraId="0D5BB970" w14:textId="77777777" w:rsidR="008C18AB" w:rsidRDefault="008C18AB" w:rsidP="004168D5">
      <w:pPr>
        <w:rPr>
          <w:rFonts w:ascii="Times" w:hAnsi="Times"/>
          <w:color w:val="4472C4" w:themeColor="accent1"/>
          <w:lang w:val="en-US"/>
        </w:rPr>
      </w:pPr>
    </w:p>
    <w:p w14:paraId="12CA12EA" w14:textId="77777777" w:rsidR="008C18AB" w:rsidRDefault="008C18AB" w:rsidP="004168D5">
      <w:pPr>
        <w:rPr>
          <w:rFonts w:ascii="Times" w:hAnsi="Times"/>
          <w:color w:val="4472C4" w:themeColor="accent1"/>
          <w:lang w:val="en-US"/>
        </w:rPr>
      </w:pPr>
    </w:p>
    <w:p w14:paraId="6FC04583" w14:textId="77777777" w:rsidR="008C18AB" w:rsidRDefault="008C18AB" w:rsidP="004168D5">
      <w:pPr>
        <w:rPr>
          <w:rFonts w:ascii="Times" w:hAnsi="Times"/>
          <w:color w:val="4472C4" w:themeColor="accent1"/>
          <w:lang w:val="en-US"/>
        </w:rPr>
      </w:pPr>
    </w:p>
    <w:p w14:paraId="75C8160C" w14:textId="77777777" w:rsidR="008C18AB" w:rsidRDefault="008C18AB" w:rsidP="004168D5">
      <w:pPr>
        <w:rPr>
          <w:rFonts w:ascii="Times" w:hAnsi="Times"/>
          <w:color w:val="4472C4" w:themeColor="accent1"/>
          <w:lang w:val="en-US"/>
        </w:rPr>
      </w:pPr>
    </w:p>
    <w:p w14:paraId="3D38F29C" w14:textId="77777777" w:rsidR="008C18AB" w:rsidRDefault="008C18AB" w:rsidP="004168D5">
      <w:pPr>
        <w:rPr>
          <w:rFonts w:ascii="Times" w:hAnsi="Times"/>
          <w:color w:val="4472C4" w:themeColor="accent1"/>
          <w:lang w:val="en-US"/>
        </w:rPr>
      </w:pPr>
    </w:p>
    <w:p w14:paraId="029323C6" w14:textId="77777777" w:rsidR="008C18AB" w:rsidRDefault="008C18AB" w:rsidP="004168D5">
      <w:pPr>
        <w:rPr>
          <w:rFonts w:ascii="Times" w:hAnsi="Times"/>
          <w:color w:val="4472C4" w:themeColor="accent1"/>
          <w:lang w:val="en-US"/>
        </w:rPr>
      </w:pPr>
    </w:p>
    <w:p w14:paraId="0779BFA4" w14:textId="77777777" w:rsidR="008C18AB" w:rsidRDefault="008C18AB" w:rsidP="004168D5">
      <w:pPr>
        <w:rPr>
          <w:rFonts w:ascii="Times" w:hAnsi="Times"/>
          <w:color w:val="4472C4" w:themeColor="accent1"/>
          <w:lang w:val="en-US"/>
        </w:rPr>
      </w:pPr>
    </w:p>
    <w:p w14:paraId="40537D0E" w14:textId="77777777" w:rsidR="008C18AB" w:rsidRDefault="008C18AB" w:rsidP="004168D5">
      <w:pPr>
        <w:rPr>
          <w:rFonts w:ascii="Times" w:hAnsi="Times"/>
          <w:color w:val="4472C4" w:themeColor="accent1"/>
          <w:lang w:val="en-US"/>
        </w:rPr>
      </w:pPr>
    </w:p>
    <w:p w14:paraId="0CA30454" w14:textId="77777777" w:rsidR="008C18AB" w:rsidRDefault="008C18AB" w:rsidP="004168D5">
      <w:pPr>
        <w:rPr>
          <w:rFonts w:ascii="Times" w:hAnsi="Times"/>
          <w:color w:val="4472C4" w:themeColor="accent1"/>
          <w:lang w:val="en-US"/>
        </w:rPr>
      </w:pPr>
    </w:p>
    <w:p w14:paraId="774FBDC0" w14:textId="77777777" w:rsidR="008C18AB" w:rsidRDefault="008C18AB" w:rsidP="004168D5">
      <w:pPr>
        <w:rPr>
          <w:rFonts w:ascii="Times" w:hAnsi="Times"/>
          <w:color w:val="4472C4" w:themeColor="accent1"/>
          <w:lang w:val="en-US"/>
        </w:rPr>
      </w:pPr>
    </w:p>
    <w:p w14:paraId="3BEE5652" w14:textId="77777777" w:rsidR="008C18AB" w:rsidDel="006776A9" w:rsidRDefault="008C18AB" w:rsidP="004168D5">
      <w:pPr>
        <w:rPr>
          <w:del w:id="3855" w:author="Jordon Beijing" w:date="2020-09-05T19:52:00Z"/>
          <w:rFonts w:ascii="Times" w:hAnsi="Times"/>
          <w:color w:val="4472C4" w:themeColor="accent1"/>
          <w:lang w:val="en-US"/>
        </w:rPr>
      </w:pPr>
    </w:p>
    <w:p w14:paraId="58F07380" w14:textId="77777777" w:rsidR="008C18AB" w:rsidDel="006776A9" w:rsidRDefault="008C18AB" w:rsidP="004168D5">
      <w:pPr>
        <w:rPr>
          <w:del w:id="3856" w:author="Jordon Beijing" w:date="2020-09-05T19:52:00Z"/>
          <w:rFonts w:ascii="Times" w:hAnsi="Times"/>
          <w:color w:val="4472C4" w:themeColor="accent1"/>
          <w:lang w:val="en-US"/>
        </w:rPr>
      </w:pPr>
    </w:p>
    <w:p w14:paraId="5E9DE2C4" w14:textId="77777777" w:rsidR="008C18AB" w:rsidDel="006776A9" w:rsidRDefault="008C18AB" w:rsidP="004168D5">
      <w:pPr>
        <w:rPr>
          <w:del w:id="3857" w:author="Jordon Beijing" w:date="2020-09-05T19:52:00Z"/>
          <w:rFonts w:ascii="Times" w:hAnsi="Times"/>
          <w:color w:val="4472C4" w:themeColor="accent1"/>
          <w:lang w:val="en-US"/>
        </w:rPr>
      </w:pPr>
    </w:p>
    <w:p w14:paraId="38212259" w14:textId="77777777" w:rsidR="008C18AB" w:rsidDel="006776A9" w:rsidRDefault="008C18AB" w:rsidP="004168D5">
      <w:pPr>
        <w:rPr>
          <w:del w:id="3858" w:author="Jordon Beijing" w:date="2020-09-05T19:52:00Z"/>
          <w:rFonts w:ascii="Times" w:hAnsi="Times"/>
          <w:color w:val="4472C4" w:themeColor="accent1"/>
          <w:lang w:val="en-US"/>
        </w:rPr>
      </w:pPr>
    </w:p>
    <w:p w14:paraId="39BE0F39" w14:textId="77777777" w:rsidR="008C18AB" w:rsidDel="006776A9" w:rsidRDefault="008C18AB" w:rsidP="004168D5">
      <w:pPr>
        <w:rPr>
          <w:del w:id="3859" w:author="Jordon Beijing" w:date="2020-09-05T19:52:00Z"/>
          <w:rFonts w:ascii="Times" w:hAnsi="Times"/>
          <w:color w:val="4472C4" w:themeColor="accent1"/>
          <w:lang w:val="en-US"/>
        </w:rPr>
      </w:pPr>
    </w:p>
    <w:p w14:paraId="745726B2" w14:textId="77777777" w:rsidR="008C18AB" w:rsidDel="006776A9" w:rsidRDefault="008C18AB" w:rsidP="004168D5">
      <w:pPr>
        <w:rPr>
          <w:del w:id="3860" w:author="Jordon Beijing" w:date="2020-09-05T19:52:00Z"/>
          <w:rFonts w:ascii="Times" w:hAnsi="Times"/>
          <w:color w:val="4472C4" w:themeColor="accent1"/>
          <w:lang w:val="en-US"/>
        </w:rPr>
      </w:pPr>
    </w:p>
    <w:p w14:paraId="64E55077" w14:textId="77777777" w:rsidR="008C18AB" w:rsidDel="006776A9" w:rsidRDefault="008C18AB" w:rsidP="004168D5">
      <w:pPr>
        <w:rPr>
          <w:del w:id="3861" w:author="Jordon Beijing" w:date="2020-09-05T19:52:00Z"/>
          <w:rFonts w:ascii="Times" w:hAnsi="Times"/>
          <w:color w:val="4472C4" w:themeColor="accent1"/>
          <w:lang w:val="en-US"/>
        </w:rPr>
      </w:pPr>
    </w:p>
    <w:p w14:paraId="3640568E" w14:textId="5D454A5E" w:rsidR="007A4CFC" w:rsidRDefault="007A4CFC" w:rsidP="004168D5">
      <w:pPr>
        <w:rPr>
          <w:ins w:id="3862" w:author="Jordon Beijing" w:date="2020-09-04T10:39:00Z"/>
          <w:rFonts w:ascii="Times" w:hAnsi="Times"/>
          <w:color w:val="4472C4" w:themeColor="accent1"/>
          <w:lang w:val="en-US"/>
        </w:rPr>
      </w:pPr>
    </w:p>
    <w:p w14:paraId="4642EE9C" w14:textId="10C8B72F" w:rsidR="007A4CFC" w:rsidRDefault="007A4CFC" w:rsidP="004168D5">
      <w:pPr>
        <w:rPr>
          <w:ins w:id="3863" w:author="Jordon Beijing" w:date="2020-09-04T10:39:00Z"/>
          <w:rFonts w:ascii="Times" w:hAnsi="Times"/>
          <w:color w:val="4472C4" w:themeColor="accent1"/>
          <w:lang w:val="en-US"/>
        </w:rPr>
      </w:pPr>
    </w:p>
    <w:p w14:paraId="7F2837C0" w14:textId="68E29B84" w:rsidR="007A4CFC" w:rsidRDefault="007A4CFC" w:rsidP="004168D5">
      <w:pPr>
        <w:rPr>
          <w:ins w:id="3864" w:author="Jordon Beijing" w:date="2020-09-05T20:00:00Z"/>
          <w:rFonts w:ascii="Times" w:hAnsi="Times"/>
          <w:color w:val="4472C4" w:themeColor="accent1"/>
          <w:lang w:val="en-US"/>
        </w:rPr>
      </w:pPr>
    </w:p>
    <w:p w14:paraId="58750565" w14:textId="1C5CE9DB" w:rsidR="000214BA" w:rsidRDefault="000214BA" w:rsidP="004168D5">
      <w:pPr>
        <w:rPr>
          <w:ins w:id="3865" w:author="Jordon Beijing" w:date="2020-09-05T20:00:00Z"/>
          <w:rFonts w:ascii="Times" w:hAnsi="Times"/>
          <w:color w:val="4472C4" w:themeColor="accent1"/>
          <w:lang w:val="en-US"/>
        </w:rPr>
      </w:pPr>
    </w:p>
    <w:p w14:paraId="33843B32" w14:textId="72DFAF53" w:rsidR="000214BA" w:rsidRDefault="000214BA" w:rsidP="004168D5">
      <w:pPr>
        <w:rPr>
          <w:ins w:id="3866" w:author="Jordon Beijing" w:date="2020-09-05T20:00:00Z"/>
          <w:rFonts w:ascii="Times" w:hAnsi="Times"/>
          <w:color w:val="4472C4" w:themeColor="accent1"/>
          <w:lang w:val="en-US"/>
        </w:rPr>
      </w:pPr>
    </w:p>
    <w:p w14:paraId="38B7F6E7" w14:textId="77777777" w:rsidR="000214BA" w:rsidRDefault="000214BA" w:rsidP="004168D5">
      <w:pPr>
        <w:rPr>
          <w:rFonts w:ascii="Times" w:hAnsi="Times"/>
          <w:color w:val="4472C4" w:themeColor="accent1"/>
          <w:lang w:val="en-US"/>
        </w:rPr>
      </w:pPr>
    </w:p>
    <w:p w14:paraId="3A0FDB40" w14:textId="4C4CDC11" w:rsidR="004168D5" w:rsidRDefault="00BC0A2B" w:rsidP="004168D5">
      <w:pPr>
        <w:rPr>
          <w:rFonts w:ascii="Times" w:hAnsi="Times"/>
          <w:color w:val="4472C4" w:themeColor="accent1"/>
          <w:lang w:val="en-US"/>
        </w:rPr>
      </w:pPr>
      <w:r>
        <w:rPr>
          <w:rFonts w:ascii="Times" w:hAnsi="Times"/>
          <w:color w:val="4472C4" w:themeColor="accent1"/>
          <w:lang w:val="en-US"/>
        </w:rPr>
        <w:lastRenderedPageBreak/>
        <w:t xml:space="preserve">[Journal 10: </w:t>
      </w:r>
      <w:r w:rsidR="004168D5" w:rsidRPr="004168D5">
        <w:rPr>
          <w:rFonts w:ascii="Times" w:hAnsi="Times"/>
          <w:color w:val="4472C4" w:themeColor="accent1"/>
          <w:lang w:val="en-US"/>
        </w:rPr>
        <w:t>What is the hardest lesson you’ve ever had to learn? Why?: Draft 1</w:t>
      </w:r>
      <w:r>
        <w:rPr>
          <w:rFonts w:ascii="Times" w:hAnsi="Times"/>
          <w:color w:val="4472C4" w:themeColor="accent1"/>
          <w:lang w:val="en-US"/>
        </w:rPr>
        <w:t>]</w:t>
      </w:r>
    </w:p>
    <w:p w14:paraId="6330AEED" w14:textId="77777777" w:rsidR="00A54001" w:rsidRDefault="00A54001" w:rsidP="00A54001">
      <w:pPr>
        <w:jc w:val="center"/>
        <w:rPr>
          <w:ins w:id="3867" w:author="Jordon Beijing" w:date="2020-09-05T20:57:00Z"/>
          <w:rFonts w:ascii="Times New Roman" w:hAnsi="Times New Roman" w:cs="Times New Roman"/>
          <w:b/>
          <w:szCs w:val="24"/>
        </w:rPr>
      </w:pPr>
    </w:p>
    <w:p w14:paraId="05877FF2" w14:textId="3A442448" w:rsidR="00A54001" w:rsidRDefault="00A54001" w:rsidP="00A54001">
      <w:pPr>
        <w:jc w:val="center"/>
        <w:rPr>
          <w:ins w:id="3868" w:author="Jordon Beijing" w:date="2020-09-05T20:57:00Z"/>
          <w:rFonts w:ascii="Times New Roman" w:hAnsi="Times New Roman" w:cs="Times New Roman"/>
          <w:b/>
          <w:szCs w:val="24"/>
        </w:rPr>
      </w:pPr>
      <w:ins w:id="3869" w:author="Jordon Beijing" w:date="2020-09-05T20:57:00Z">
        <w:r>
          <w:rPr>
            <w:rFonts w:ascii="Times New Roman" w:hAnsi="Times New Roman" w:cs="Times New Roman"/>
            <w:b/>
            <w:szCs w:val="24"/>
          </w:rPr>
          <w:t xml:space="preserve">Journal Prompt 10: </w:t>
        </w:r>
        <w:r w:rsidRPr="00A646A5">
          <w:rPr>
            <w:rFonts w:ascii="Times New Roman" w:hAnsi="Times New Roman" w:cs="Times New Roman"/>
            <w:b/>
            <w:szCs w:val="24"/>
          </w:rPr>
          <w:t>What is the hardest lesson you’ve ever had to learn?</w:t>
        </w:r>
      </w:ins>
    </w:p>
    <w:p w14:paraId="78819F3B" w14:textId="77777777" w:rsidR="006776A9" w:rsidRPr="00A54001" w:rsidRDefault="006776A9" w:rsidP="00EA2D23">
      <w:pPr>
        <w:ind w:firstLineChars="150" w:firstLine="360"/>
        <w:rPr>
          <w:ins w:id="3870" w:author="Jordon Beijing" w:date="2020-09-05T19:52:00Z"/>
          <w:rFonts w:ascii="Times" w:hAnsi="Times"/>
          <w:rPrChange w:id="3871" w:author="Jordon Beijing" w:date="2020-09-05T20:57:00Z">
            <w:rPr>
              <w:ins w:id="3872" w:author="Jordon Beijing" w:date="2020-09-05T19:52:00Z"/>
              <w:rFonts w:ascii="Times" w:hAnsi="Times"/>
              <w:lang w:val="en-US"/>
            </w:rPr>
          </w:rPrChange>
        </w:rPr>
      </w:pPr>
    </w:p>
    <w:p w14:paraId="1926456D" w14:textId="19AC0D29" w:rsidR="008C18AB" w:rsidRPr="00EA2D23" w:rsidRDefault="00EA2D23" w:rsidP="00EA2D23">
      <w:pPr>
        <w:ind w:firstLineChars="150" w:firstLine="360"/>
        <w:rPr>
          <w:rFonts w:ascii="Times" w:hAnsi="Times"/>
          <w:lang w:val="en-US"/>
        </w:rPr>
      </w:pPr>
      <w:r w:rsidRPr="00EA2D23">
        <w:rPr>
          <w:rFonts w:ascii="Times" w:hAnsi="Times"/>
          <w:lang w:val="en-US"/>
        </w:rPr>
        <w:t>I think the hardest lesson I’ve ever had to learn is get rid of everything you are addictive. It’s hard, and people could get rid of these thing by them self. Like some people are addictive to movies, they watch movie every day, every minuet, every second, at breakfast, at work, at lunch, at dinner, at shower, before bed. Some people are addictive on work, work every day, even break, even family meeting, even with friends, even went they already tired. Bible said everything that you are addictive is awful. You can have you favorite thing to do, but if it already became addictive, it’s bad.</w:t>
      </w:r>
    </w:p>
    <w:p w14:paraId="3F8D3576" w14:textId="77777777" w:rsidR="008C18AB" w:rsidDel="000214BA" w:rsidRDefault="008C18AB" w:rsidP="004168D5">
      <w:pPr>
        <w:rPr>
          <w:del w:id="3873" w:author="Jordon Beijing" w:date="2020-09-05T20:00:00Z"/>
          <w:rFonts w:ascii="Times" w:hAnsi="Times"/>
          <w:color w:val="4472C4" w:themeColor="accent1"/>
          <w:lang w:val="en-US"/>
        </w:rPr>
      </w:pPr>
    </w:p>
    <w:p w14:paraId="2EE7B0FF" w14:textId="77777777" w:rsidR="008C18AB" w:rsidDel="000214BA" w:rsidRDefault="008C18AB" w:rsidP="004168D5">
      <w:pPr>
        <w:rPr>
          <w:del w:id="3874" w:author="Jordon Beijing" w:date="2020-09-05T20:00:00Z"/>
          <w:rFonts w:ascii="Times" w:hAnsi="Times"/>
          <w:color w:val="4472C4" w:themeColor="accent1"/>
          <w:lang w:val="en-US"/>
        </w:rPr>
      </w:pPr>
    </w:p>
    <w:p w14:paraId="3EE2BCA7" w14:textId="77777777" w:rsidR="008C18AB" w:rsidDel="000214BA" w:rsidRDefault="008C18AB" w:rsidP="004168D5">
      <w:pPr>
        <w:rPr>
          <w:del w:id="3875" w:author="Jordon Beijing" w:date="2020-09-05T20:00:00Z"/>
          <w:rFonts w:ascii="Times" w:hAnsi="Times"/>
          <w:color w:val="4472C4" w:themeColor="accent1"/>
          <w:lang w:val="en-US"/>
        </w:rPr>
      </w:pPr>
    </w:p>
    <w:p w14:paraId="1EAC97A5" w14:textId="77777777" w:rsidR="008C18AB" w:rsidDel="000214BA" w:rsidRDefault="008C18AB" w:rsidP="004168D5">
      <w:pPr>
        <w:rPr>
          <w:del w:id="3876" w:author="Jordon Beijing" w:date="2020-09-05T20:00:00Z"/>
          <w:rFonts w:ascii="Times" w:hAnsi="Times"/>
          <w:color w:val="4472C4" w:themeColor="accent1"/>
          <w:lang w:val="en-US"/>
        </w:rPr>
      </w:pPr>
    </w:p>
    <w:p w14:paraId="3139F306" w14:textId="77777777" w:rsidR="008C18AB" w:rsidDel="000214BA" w:rsidRDefault="008C18AB" w:rsidP="004168D5">
      <w:pPr>
        <w:rPr>
          <w:del w:id="3877" w:author="Jordon Beijing" w:date="2020-09-05T20:00:00Z"/>
          <w:rFonts w:ascii="Times" w:hAnsi="Times"/>
          <w:color w:val="4472C4" w:themeColor="accent1"/>
          <w:lang w:val="en-US"/>
        </w:rPr>
      </w:pPr>
    </w:p>
    <w:p w14:paraId="3602D606" w14:textId="77777777" w:rsidR="008C18AB" w:rsidDel="000214BA" w:rsidRDefault="008C18AB" w:rsidP="004168D5">
      <w:pPr>
        <w:rPr>
          <w:del w:id="3878" w:author="Jordon Beijing" w:date="2020-09-05T20:00:00Z"/>
          <w:rFonts w:ascii="Times" w:hAnsi="Times"/>
          <w:color w:val="4472C4" w:themeColor="accent1"/>
          <w:lang w:val="en-US"/>
        </w:rPr>
      </w:pPr>
    </w:p>
    <w:p w14:paraId="2190F0D7" w14:textId="77777777" w:rsidR="008C18AB" w:rsidDel="000214BA" w:rsidRDefault="008C18AB" w:rsidP="004168D5">
      <w:pPr>
        <w:rPr>
          <w:del w:id="3879" w:author="Jordon Beijing" w:date="2020-09-05T20:00:00Z"/>
          <w:rFonts w:ascii="Times" w:hAnsi="Times"/>
          <w:color w:val="4472C4" w:themeColor="accent1"/>
          <w:lang w:val="en-US"/>
        </w:rPr>
      </w:pPr>
    </w:p>
    <w:p w14:paraId="119231F5" w14:textId="77777777" w:rsidR="008C18AB" w:rsidDel="000214BA" w:rsidRDefault="008C18AB" w:rsidP="004168D5">
      <w:pPr>
        <w:rPr>
          <w:del w:id="3880" w:author="Jordon Beijing" w:date="2020-09-05T20:00:00Z"/>
          <w:rFonts w:ascii="Times" w:hAnsi="Times"/>
          <w:color w:val="4472C4" w:themeColor="accent1"/>
          <w:lang w:val="en-US"/>
        </w:rPr>
      </w:pPr>
    </w:p>
    <w:p w14:paraId="1E5C11F9" w14:textId="77777777" w:rsidR="008C18AB" w:rsidDel="000214BA" w:rsidRDefault="008C18AB" w:rsidP="004168D5">
      <w:pPr>
        <w:rPr>
          <w:del w:id="3881" w:author="Jordon Beijing" w:date="2020-09-05T20:00:00Z"/>
          <w:rFonts w:ascii="Times" w:hAnsi="Times"/>
          <w:color w:val="4472C4" w:themeColor="accent1"/>
          <w:lang w:val="en-US"/>
        </w:rPr>
      </w:pPr>
    </w:p>
    <w:p w14:paraId="6A2AA9E3" w14:textId="77777777" w:rsidR="008C18AB" w:rsidDel="000214BA" w:rsidRDefault="008C18AB" w:rsidP="004168D5">
      <w:pPr>
        <w:rPr>
          <w:del w:id="3882" w:author="Jordon Beijing" w:date="2020-09-05T20:00:00Z"/>
          <w:rFonts w:ascii="Times" w:hAnsi="Times"/>
          <w:color w:val="4472C4" w:themeColor="accent1"/>
          <w:lang w:val="en-US"/>
        </w:rPr>
      </w:pPr>
    </w:p>
    <w:p w14:paraId="62D247EF" w14:textId="77777777" w:rsidR="008C18AB" w:rsidDel="000214BA" w:rsidRDefault="008C18AB" w:rsidP="004168D5">
      <w:pPr>
        <w:rPr>
          <w:del w:id="3883" w:author="Jordon Beijing" w:date="2020-09-05T20:00:00Z"/>
          <w:rFonts w:ascii="Times" w:hAnsi="Times"/>
          <w:color w:val="4472C4" w:themeColor="accent1"/>
          <w:lang w:val="en-US"/>
        </w:rPr>
      </w:pPr>
    </w:p>
    <w:p w14:paraId="083AEDE5" w14:textId="77777777" w:rsidR="008C18AB" w:rsidDel="007A4CFC" w:rsidRDefault="008C18AB" w:rsidP="004168D5">
      <w:pPr>
        <w:rPr>
          <w:del w:id="3884" w:author="Jordon Beijing" w:date="2020-09-04T10:39:00Z"/>
          <w:rFonts w:ascii="Times" w:hAnsi="Times"/>
          <w:color w:val="4472C4" w:themeColor="accent1"/>
          <w:lang w:val="en-US"/>
        </w:rPr>
      </w:pPr>
    </w:p>
    <w:p w14:paraId="41AB084D" w14:textId="77777777" w:rsidR="008C18AB" w:rsidDel="007A4CFC" w:rsidRDefault="008C18AB" w:rsidP="004168D5">
      <w:pPr>
        <w:rPr>
          <w:del w:id="3885" w:author="Jordon Beijing" w:date="2020-09-04T10:39:00Z"/>
          <w:rFonts w:ascii="Times" w:hAnsi="Times"/>
          <w:color w:val="4472C4" w:themeColor="accent1"/>
          <w:lang w:val="en-US"/>
        </w:rPr>
      </w:pPr>
    </w:p>
    <w:p w14:paraId="5BC634EF" w14:textId="77777777" w:rsidR="008C18AB" w:rsidDel="007A4CFC" w:rsidRDefault="008C18AB" w:rsidP="004168D5">
      <w:pPr>
        <w:rPr>
          <w:del w:id="3886" w:author="Jordon Beijing" w:date="2020-09-04T10:39:00Z"/>
          <w:rFonts w:ascii="Times" w:hAnsi="Times"/>
          <w:color w:val="4472C4" w:themeColor="accent1"/>
          <w:lang w:val="en-US"/>
        </w:rPr>
      </w:pPr>
    </w:p>
    <w:p w14:paraId="66FB5FEF" w14:textId="77777777" w:rsidR="008C18AB" w:rsidDel="007A4CFC" w:rsidRDefault="008C18AB" w:rsidP="004168D5">
      <w:pPr>
        <w:rPr>
          <w:del w:id="3887" w:author="Jordon Beijing" w:date="2020-09-04T10:39:00Z"/>
          <w:rFonts w:ascii="Times" w:hAnsi="Times"/>
          <w:color w:val="4472C4" w:themeColor="accent1"/>
          <w:lang w:val="en-US"/>
        </w:rPr>
      </w:pPr>
    </w:p>
    <w:p w14:paraId="0784F971" w14:textId="77777777" w:rsidR="008C18AB" w:rsidDel="007A4CFC" w:rsidRDefault="008C18AB" w:rsidP="004168D5">
      <w:pPr>
        <w:rPr>
          <w:del w:id="3888" w:author="Jordon Beijing" w:date="2020-09-04T10:39:00Z"/>
          <w:rFonts w:ascii="Times" w:hAnsi="Times"/>
          <w:color w:val="4472C4" w:themeColor="accent1"/>
          <w:lang w:val="en-US"/>
        </w:rPr>
      </w:pPr>
    </w:p>
    <w:p w14:paraId="345B9128" w14:textId="77777777" w:rsidR="008C18AB" w:rsidDel="007A4CFC" w:rsidRDefault="008C18AB" w:rsidP="004168D5">
      <w:pPr>
        <w:rPr>
          <w:del w:id="3889" w:author="Jordon Beijing" w:date="2020-09-04T10:39:00Z"/>
          <w:rFonts w:ascii="Times" w:hAnsi="Times"/>
          <w:color w:val="4472C4" w:themeColor="accent1"/>
          <w:lang w:val="en-US"/>
        </w:rPr>
      </w:pPr>
    </w:p>
    <w:p w14:paraId="20FB4A70" w14:textId="77777777" w:rsidR="008C18AB" w:rsidDel="007A4CFC" w:rsidRDefault="008C18AB" w:rsidP="004168D5">
      <w:pPr>
        <w:rPr>
          <w:del w:id="3890" w:author="Jordon Beijing" w:date="2020-09-04T10:39:00Z"/>
          <w:rFonts w:ascii="Times" w:hAnsi="Times"/>
          <w:color w:val="4472C4" w:themeColor="accent1"/>
          <w:lang w:val="en-US"/>
        </w:rPr>
      </w:pPr>
    </w:p>
    <w:p w14:paraId="780BCCD0" w14:textId="77777777" w:rsidR="008C18AB" w:rsidDel="007A4CFC" w:rsidRDefault="008C18AB" w:rsidP="004168D5">
      <w:pPr>
        <w:rPr>
          <w:del w:id="3891" w:author="Jordon Beijing" w:date="2020-09-04T10:39:00Z"/>
          <w:rFonts w:ascii="Times" w:hAnsi="Times"/>
          <w:color w:val="4472C4" w:themeColor="accent1"/>
          <w:lang w:val="en-US"/>
        </w:rPr>
      </w:pPr>
    </w:p>
    <w:p w14:paraId="31467518" w14:textId="77777777" w:rsidR="008C18AB" w:rsidDel="007A4CFC" w:rsidRDefault="008C18AB" w:rsidP="004168D5">
      <w:pPr>
        <w:rPr>
          <w:del w:id="3892" w:author="Jordon Beijing" w:date="2020-09-04T10:39:00Z"/>
          <w:rFonts w:ascii="Times" w:hAnsi="Times"/>
          <w:color w:val="4472C4" w:themeColor="accent1"/>
          <w:lang w:val="en-US"/>
        </w:rPr>
      </w:pPr>
    </w:p>
    <w:p w14:paraId="605E8AC2" w14:textId="77777777" w:rsidR="008C18AB" w:rsidRDefault="008C18AB" w:rsidP="004168D5">
      <w:pPr>
        <w:rPr>
          <w:rFonts w:ascii="Times" w:hAnsi="Times"/>
          <w:color w:val="4472C4" w:themeColor="accent1"/>
          <w:lang w:val="en-US"/>
        </w:rPr>
      </w:pPr>
    </w:p>
    <w:p w14:paraId="33813445" w14:textId="7706F128"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10: </w:t>
      </w:r>
      <w:r w:rsidR="004168D5" w:rsidRPr="004168D5">
        <w:rPr>
          <w:rFonts w:ascii="Times" w:hAnsi="Times"/>
          <w:color w:val="4472C4" w:themeColor="accent1"/>
          <w:lang w:val="en-US"/>
        </w:rPr>
        <w:t>What is the hardest lesson you’ve ever had to learn? Why?: Draft 2</w:t>
      </w:r>
      <w:r>
        <w:rPr>
          <w:rFonts w:ascii="Times" w:hAnsi="Times"/>
          <w:color w:val="4472C4" w:themeColor="accent1"/>
          <w:lang w:val="en-US"/>
        </w:rPr>
        <w:t>]</w:t>
      </w:r>
    </w:p>
    <w:p w14:paraId="5C79460C" w14:textId="18BB22FA" w:rsidR="004168D5" w:rsidRPr="004168D5" w:rsidDel="006776A9" w:rsidRDefault="004168D5" w:rsidP="004168D5">
      <w:pPr>
        <w:ind w:left="360"/>
        <w:rPr>
          <w:del w:id="3893" w:author="Jordon Beijing" w:date="2020-09-05T19:52:00Z"/>
          <w:rFonts w:ascii="Times" w:hAnsi="Times"/>
          <w:color w:val="4472C4" w:themeColor="accent1"/>
          <w:lang w:val="en-US"/>
        </w:rPr>
      </w:pPr>
    </w:p>
    <w:p w14:paraId="6C967588" w14:textId="77777777" w:rsidR="006776A9" w:rsidRPr="00A646A5" w:rsidRDefault="006776A9" w:rsidP="006776A9">
      <w:pPr>
        <w:rPr>
          <w:ins w:id="3894" w:author="Jordon Beijing" w:date="2020-09-05T19:51:00Z"/>
          <w:rFonts w:ascii="Times New Roman" w:hAnsi="Times New Roman" w:cs="Times New Roman"/>
          <w:b/>
          <w:szCs w:val="24"/>
        </w:rPr>
      </w:pPr>
    </w:p>
    <w:p w14:paraId="6327E322" w14:textId="77777777" w:rsidR="006776A9" w:rsidRDefault="006776A9" w:rsidP="006776A9">
      <w:pPr>
        <w:jc w:val="center"/>
        <w:rPr>
          <w:ins w:id="3895" w:author="Jordon Beijing" w:date="2020-09-05T19:51:00Z"/>
          <w:rFonts w:ascii="Times New Roman" w:hAnsi="Times New Roman" w:cs="Times New Roman"/>
          <w:b/>
          <w:szCs w:val="24"/>
        </w:rPr>
      </w:pPr>
      <w:ins w:id="3896" w:author="Jordon Beijing" w:date="2020-09-05T19:51:00Z">
        <w:r>
          <w:rPr>
            <w:rFonts w:ascii="Times New Roman" w:hAnsi="Times New Roman" w:cs="Times New Roman"/>
            <w:b/>
            <w:szCs w:val="24"/>
          </w:rPr>
          <w:t xml:space="preserve">Journal Prompt 10: </w:t>
        </w:r>
        <w:r w:rsidRPr="00A646A5">
          <w:rPr>
            <w:rFonts w:ascii="Times New Roman" w:hAnsi="Times New Roman" w:cs="Times New Roman"/>
            <w:b/>
            <w:szCs w:val="24"/>
          </w:rPr>
          <w:t>What is the hardest lesson you’ve ever had to learn?</w:t>
        </w:r>
      </w:ins>
    </w:p>
    <w:p w14:paraId="0C416B97" w14:textId="77777777" w:rsidR="006776A9" w:rsidRPr="00A646A5" w:rsidRDefault="006776A9" w:rsidP="006776A9">
      <w:pPr>
        <w:rPr>
          <w:ins w:id="3897" w:author="Jordon Beijing" w:date="2020-09-05T19:51:00Z"/>
          <w:rFonts w:ascii="Times New Roman" w:hAnsi="Times New Roman" w:cs="Times New Roman"/>
          <w:b/>
          <w:szCs w:val="24"/>
        </w:rPr>
      </w:pPr>
    </w:p>
    <w:p w14:paraId="44C94A56" w14:textId="77777777" w:rsidR="006776A9" w:rsidRPr="00A646A5" w:rsidRDefault="006776A9" w:rsidP="006776A9">
      <w:pPr>
        <w:rPr>
          <w:ins w:id="3898" w:author="Jordon Beijing" w:date="2020-09-05T19:51:00Z"/>
          <w:rFonts w:ascii="Times New Roman" w:hAnsi="Times New Roman" w:cs="Times New Roman"/>
          <w:szCs w:val="24"/>
        </w:rPr>
      </w:pPr>
      <w:ins w:id="3899" w:author="Jordon Beijing" w:date="2020-09-05T19:51:00Z">
        <w:r w:rsidRPr="00A646A5">
          <w:rPr>
            <w:rFonts w:ascii="Times New Roman" w:hAnsi="Times New Roman" w:cs="Times New Roman"/>
            <w:szCs w:val="24"/>
          </w:rPr>
          <w:t xml:space="preserve">   I think the hardest lesson I’ve ever had to learn is get</w:t>
        </w:r>
        <w:r>
          <w:rPr>
            <w:rFonts w:ascii="Times New Roman" w:hAnsi="Times New Roman" w:cs="Times New Roman"/>
            <w:szCs w:val="24"/>
          </w:rPr>
          <w:t>ting</w:t>
        </w:r>
        <w:r w:rsidRPr="00A646A5">
          <w:rPr>
            <w:rFonts w:ascii="Times New Roman" w:hAnsi="Times New Roman" w:cs="Times New Roman"/>
            <w:szCs w:val="24"/>
          </w:rPr>
          <w:t xml:space="preserve"> rid of everything </w:t>
        </w:r>
        <w:r>
          <w:rPr>
            <w:rFonts w:ascii="Times New Roman" w:hAnsi="Times New Roman" w:cs="Times New Roman"/>
            <w:szCs w:val="24"/>
          </w:rPr>
          <w:t>I am</w:t>
        </w:r>
        <w:r w:rsidRPr="00A646A5">
          <w:rPr>
            <w:rFonts w:ascii="Times New Roman" w:hAnsi="Times New Roman" w:cs="Times New Roman"/>
            <w:szCs w:val="24"/>
          </w:rPr>
          <w:t xml:space="preserve"> addict</w:t>
        </w:r>
        <w:r>
          <w:rPr>
            <w:rFonts w:ascii="Times New Roman" w:hAnsi="Times New Roman" w:cs="Times New Roman"/>
            <w:szCs w:val="24"/>
          </w:rPr>
          <w:t>ed to</w:t>
        </w:r>
        <w:r w:rsidRPr="00A646A5">
          <w:rPr>
            <w:rFonts w:ascii="Times New Roman" w:hAnsi="Times New Roman" w:cs="Times New Roman"/>
            <w:szCs w:val="24"/>
          </w:rPr>
          <w:t xml:space="preserve">. It’s hard </w:t>
        </w:r>
        <w:r>
          <w:rPr>
            <w:rFonts w:ascii="Times New Roman" w:hAnsi="Times New Roman" w:cs="Times New Roman"/>
            <w:szCs w:val="24"/>
          </w:rPr>
          <w:t>for</w:t>
        </w:r>
        <w:r w:rsidRPr="00A646A5">
          <w:rPr>
            <w:rFonts w:ascii="Times New Roman" w:hAnsi="Times New Roman" w:cs="Times New Roman"/>
            <w:szCs w:val="24"/>
          </w:rPr>
          <w:t xml:space="preserve"> people </w:t>
        </w:r>
        <w:r>
          <w:rPr>
            <w:rFonts w:ascii="Times New Roman" w:hAnsi="Times New Roman" w:cs="Times New Roman"/>
            <w:szCs w:val="24"/>
          </w:rPr>
          <w:t>to</w:t>
        </w:r>
        <w:r w:rsidRPr="00A646A5">
          <w:rPr>
            <w:rFonts w:ascii="Times New Roman" w:hAnsi="Times New Roman" w:cs="Times New Roman"/>
            <w:szCs w:val="24"/>
          </w:rPr>
          <w:t xml:space="preserve"> get rid of these thing</w:t>
        </w:r>
        <w:r>
          <w:rPr>
            <w:rFonts w:ascii="Times New Roman" w:hAnsi="Times New Roman" w:cs="Times New Roman"/>
            <w:szCs w:val="24"/>
          </w:rPr>
          <w:t>s</w:t>
        </w:r>
        <w:r w:rsidRPr="00A646A5">
          <w:rPr>
            <w:rFonts w:ascii="Times New Roman" w:hAnsi="Times New Roman" w:cs="Times New Roman"/>
            <w:szCs w:val="24"/>
          </w:rPr>
          <w:t xml:space="preserve"> by </w:t>
        </w:r>
        <w:r w:rsidRPr="00B830C4">
          <w:rPr>
            <w:rFonts w:ascii="Times New Roman" w:hAnsi="Times New Roman" w:cs="Times New Roman"/>
            <w:szCs w:val="24"/>
          </w:rPr>
          <w:t>themselves</w:t>
        </w:r>
        <w:r w:rsidRPr="00A646A5">
          <w:rPr>
            <w:rFonts w:ascii="Times New Roman" w:hAnsi="Times New Roman" w:cs="Times New Roman"/>
            <w:szCs w:val="24"/>
          </w:rPr>
          <w:t xml:space="preserve">. </w:t>
        </w:r>
        <w:r>
          <w:rPr>
            <w:rFonts w:ascii="Times New Roman" w:hAnsi="Times New Roman" w:cs="Times New Roman"/>
            <w:szCs w:val="24"/>
          </w:rPr>
          <w:t>For example,</w:t>
        </w:r>
        <w:r w:rsidRPr="00A646A5">
          <w:rPr>
            <w:rFonts w:ascii="Times New Roman" w:hAnsi="Times New Roman" w:cs="Times New Roman"/>
            <w:szCs w:val="24"/>
          </w:rPr>
          <w:t xml:space="preserve"> some people are addictive to movies</w:t>
        </w:r>
        <w:r>
          <w:rPr>
            <w:rFonts w:ascii="Times New Roman" w:hAnsi="Times New Roman" w:cs="Times New Roman"/>
            <w:szCs w:val="24"/>
          </w:rPr>
          <w:t>. T</w:t>
        </w:r>
        <w:r w:rsidRPr="00A646A5">
          <w:rPr>
            <w:rFonts w:ascii="Times New Roman" w:hAnsi="Times New Roman" w:cs="Times New Roman"/>
            <w:szCs w:val="24"/>
          </w:rPr>
          <w:t>hey watch movie</w:t>
        </w:r>
        <w:r>
          <w:rPr>
            <w:rFonts w:ascii="Times New Roman" w:hAnsi="Times New Roman" w:cs="Times New Roman"/>
            <w:szCs w:val="24"/>
          </w:rPr>
          <w:t>s</w:t>
        </w:r>
        <w:r w:rsidRPr="00A646A5">
          <w:rPr>
            <w:rFonts w:ascii="Times New Roman" w:hAnsi="Times New Roman" w:cs="Times New Roman"/>
            <w:szCs w:val="24"/>
          </w:rPr>
          <w:t xml:space="preserve"> every day, every </w:t>
        </w:r>
        <w:r>
          <w:rPr>
            <w:rFonts w:ascii="Times New Roman" w:hAnsi="Times New Roman" w:cs="Times New Roman"/>
            <w:szCs w:val="24"/>
          </w:rPr>
          <w:t>minute</w:t>
        </w:r>
        <w:r w:rsidRPr="00A646A5">
          <w:rPr>
            <w:rFonts w:ascii="Times New Roman" w:hAnsi="Times New Roman" w:cs="Times New Roman"/>
            <w:szCs w:val="24"/>
          </w:rPr>
          <w:t>, every second</w:t>
        </w:r>
        <w:r>
          <w:rPr>
            <w:rFonts w:ascii="Times New Roman" w:hAnsi="Times New Roman" w:cs="Times New Roman"/>
            <w:szCs w:val="24"/>
          </w:rPr>
          <w:t>;</w:t>
        </w:r>
        <w:r w:rsidRPr="00A646A5">
          <w:rPr>
            <w:rFonts w:ascii="Times New Roman" w:hAnsi="Times New Roman" w:cs="Times New Roman"/>
            <w:szCs w:val="24"/>
          </w:rPr>
          <w:t xml:space="preserve"> at breakfast, at work, at lunch, at dinner, </w:t>
        </w:r>
        <w:r>
          <w:rPr>
            <w:rFonts w:ascii="Times New Roman" w:hAnsi="Times New Roman" w:cs="Times New Roman"/>
            <w:szCs w:val="24"/>
          </w:rPr>
          <w:t>in the</w:t>
        </w:r>
        <w:r w:rsidRPr="00A646A5">
          <w:rPr>
            <w:rFonts w:ascii="Times New Roman" w:hAnsi="Times New Roman" w:cs="Times New Roman"/>
            <w:szCs w:val="24"/>
          </w:rPr>
          <w:t xml:space="preserve"> shower</w:t>
        </w:r>
        <w:r>
          <w:rPr>
            <w:rFonts w:ascii="Times New Roman" w:hAnsi="Times New Roman" w:cs="Times New Roman"/>
            <w:szCs w:val="24"/>
          </w:rPr>
          <w:t xml:space="preserve"> and </w:t>
        </w:r>
        <w:r w:rsidRPr="00A646A5">
          <w:rPr>
            <w:rFonts w:ascii="Times New Roman" w:hAnsi="Times New Roman" w:cs="Times New Roman"/>
            <w:szCs w:val="24"/>
          </w:rPr>
          <w:t xml:space="preserve">before bed. </w:t>
        </w:r>
        <w:r>
          <w:rPr>
            <w:rFonts w:ascii="Times New Roman" w:hAnsi="Times New Roman" w:cs="Times New Roman"/>
            <w:szCs w:val="24"/>
          </w:rPr>
          <w:t>Other</w:t>
        </w:r>
        <w:r w:rsidRPr="00A646A5">
          <w:rPr>
            <w:rFonts w:ascii="Times New Roman" w:hAnsi="Times New Roman" w:cs="Times New Roman"/>
            <w:szCs w:val="24"/>
          </w:rPr>
          <w:t xml:space="preserve"> people are addict</w:t>
        </w:r>
        <w:r>
          <w:rPr>
            <w:rFonts w:ascii="Times New Roman" w:hAnsi="Times New Roman" w:cs="Times New Roman"/>
            <w:szCs w:val="24"/>
          </w:rPr>
          <w:t xml:space="preserve">ed to </w:t>
        </w:r>
        <w:r w:rsidRPr="00A646A5">
          <w:rPr>
            <w:rFonts w:ascii="Times New Roman" w:hAnsi="Times New Roman" w:cs="Times New Roman"/>
            <w:szCs w:val="24"/>
          </w:rPr>
          <w:t>work</w:t>
        </w:r>
        <w:r>
          <w:rPr>
            <w:rFonts w:ascii="Times New Roman" w:hAnsi="Times New Roman" w:cs="Times New Roman"/>
            <w:szCs w:val="24"/>
          </w:rPr>
          <w:t xml:space="preserve">. They </w:t>
        </w:r>
        <w:r w:rsidRPr="00A646A5">
          <w:rPr>
            <w:rFonts w:ascii="Times New Roman" w:hAnsi="Times New Roman" w:cs="Times New Roman"/>
            <w:szCs w:val="24"/>
          </w:rPr>
          <w:t xml:space="preserve">work every day, </w:t>
        </w:r>
        <w:r>
          <w:rPr>
            <w:rFonts w:ascii="Times New Roman" w:hAnsi="Times New Roman" w:cs="Times New Roman"/>
            <w:szCs w:val="24"/>
          </w:rPr>
          <w:t xml:space="preserve">during </w:t>
        </w:r>
        <w:r w:rsidRPr="00A646A5">
          <w:rPr>
            <w:rFonts w:ascii="Times New Roman" w:hAnsi="Times New Roman" w:cs="Times New Roman"/>
            <w:szCs w:val="24"/>
          </w:rPr>
          <w:t>even break</w:t>
        </w:r>
        <w:r>
          <w:rPr>
            <w:rFonts w:ascii="Times New Roman" w:hAnsi="Times New Roman" w:cs="Times New Roman"/>
            <w:szCs w:val="24"/>
          </w:rPr>
          <w:t>;</w:t>
        </w:r>
        <w:r w:rsidRPr="00A646A5">
          <w:rPr>
            <w:rFonts w:ascii="Times New Roman" w:hAnsi="Times New Roman" w:cs="Times New Roman"/>
            <w:szCs w:val="24"/>
          </w:rPr>
          <w:t xml:space="preserve"> even</w:t>
        </w:r>
        <w:r>
          <w:rPr>
            <w:rFonts w:ascii="Times New Roman" w:hAnsi="Times New Roman" w:cs="Times New Roman"/>
            <w:szCs w:val="24"/>
          </w:rPr>
          <w:t xml:space="preserve"> during</w:t>
        </w:r>
        <w:r w:rsidRPr="00A646A5">
          <w:rPr>
            <w:rFonts w:ascii="Times New Roman" w:hAnsi="Times New Roman" w:cs="Times New Roman"/>
            <w:szCs w:val="24"/>
          </w:rPr>
          <w:t xml:space="preserve"> family meeting</w:t>
        </w:r>
        <w:r>
          <w:rPr>
            <w:rFonts w:ascii="Times New Roman" w:hAnsi="Times New Roman" w:cs="Times New Roman"/>
            <w:szCs w:val="24"/>
          </w:rPr>
          <w:t>s</w:t>
        </w:r>
        <w:r w:rsidRPr="00A646A5">
          <w:rPr>
            <w:rFonts w:ascii="Times New Roman" w:hAnsi="Times New Roman" w:cs="Times New Roman"/>
            <w:szCs w:val="24"/>
          </w:rPr>
          <w:t xml:space="preserve">, even </w:t>
        </w:r>
        <w:r>
          <w:rPr>
            <w:rFonts w:ascii="Times New Roman" w:hAnsi="Times New Roman" w:cs="Times New Roman"/>
            <w:szCs w:val="24"/>
          </w:rPr>
          <w:t xml:space="preserve">when hanging out </w:t>
        </w:r>
        <w:r w:rsidRPr="00A646A5">
          <w:rPr>
            <w:rFonts w:ascii="Times New Roman" w:hAnsi="Times New Roman" w:cs="Times New Roman"/>
            <w:szCs w:val="24"/>
          </w:rPr>
          <w:t xml:space="preserve">with friends, even went they </w:t>
        </w:r>
        <w:r>
          <w:rPr>
            <w:rFonts w:ascii="Times New Roman" w:hAnsi="Times New Roman" w:cs="Times New Roman"/>
            <w:szCs w:val="24"/>
          </w:rPr>
          <w:t xml:space="preserve">are </w:t>
        </w:r>
        <w:r w:rsidRPr="00A646A5">
          <w:rPr>
            <w:rFonts w:ascii="Times New Roman" w:hAnsi="Times New Roman" w:cs="Times New Roman"/>
            <w:szCs w:val="24"/>
          </w:rPr>
          <w:t xml:space="preserve">already tired. </w:t>
        </w:r>
        <w:r>
          <w:rPr>
            <w:rFonts w:ascii="Times New Roman" w:hAnsi="Times New Roman" w:cs="Times New Roman"/>
            <w:szCs w:val="24"/>
          </w:rPr>
          <w:t xml:space="preserve">The </w:t>
        </w:r>
        <w:r w:rsidRPr="00A646A5">
          <w:rPr>
            <w:rFonts w:ascii="Times New Roman" w:hAnsi="Times New Roman" w:cs="Times New Roman"/>
            <w:szCs w:val="24"/>
          </w:rPr>
          <w:t xml:space="preserve">Bible </w:t>
        </w:r>
        <w:r>
          <w:rPr>
            <w:rFonts w:ascii="Times New Roman" w:hAnsi="Times New Roman" w:cs="Times New Roman"/>
            <w:szCs w:val="24"/>
          </w:rPr>
          <w:t>says that</w:t>
        </w:r>
        <w:r w:rsidRPr="00A646A5">
          <w:rPr>
            <w:rFonts w:ascii="Times New Roman" w:hAnsi="Times New Roman" w:cs="Times New Roman"/>
            <w:szCs w:val="24"/>
          </w:rPr>
          <w:t xml:space="preserve"> everything you are addict</w:t>
        </w:r>
        <w:r>
          <w:rPr>
            <w:rFonts w:ascii="Times New Roman" w:hAnsi="Times New Roman" w:cs="Times New Roman"/>
            <w:szCs w:val="24"/>
          </w:rPr>
          <w:t>ed</w:t>
        </w:r>
        <w:r w:rsidRPr="00A646A5">
          <w:rPr>
            <w:rFonts w:ascii="Times New Roman" w:hAnsi="Times New Roman" w:cs="Times New Roman"/>
            <w:szCs w:val="24"/>
          </w:rPr>
          <w:t xml:space="preserve"> </w:t>
        </w:r>
        <w:r>
          <w:rPr>
            <w:rFonts w:ascii="Times New Roman" w:hAnsi="Times New Roman" w:cs="Times New Roman"/>
            <w:szCs w:val="24"/>
          </w:rPr>
          <w:t xml:space="preserve">to </w:t>
        </w:r>
        <w:r w:rsidRPr="00A646A5">
          <w:rPr>
            <w:rFonts w:ascii="Times New Roman" w:hAnsi="Times New Roman" w:cs="Times New Roman"/>
            <w:szCs w:val="24"/>
          </w:rPr>
          <w:t>is awful. You can have you</w:t>
        </w:r>
        <w:r>
          <w:rPr>
            <w:rFonts w:ascii="Times New Roman" w:hAnsi="Times New Roman" w:cs="Times New Roman"/>
            <w:szCs w:val="24"/>
          </w:rPr>
          <w:t>r</w:t>
        </w:r>
        <w:r w:rsidRPr="00A646A5">
          <w:rPr>
            <w:rFonts w:ascii="Times New Roman" w:hAnsi="Times New Roman" w:cs="Times New Roman"/>
            <w:szCs w:val="24"/>
          </w:rPr>
          <w:t xml:space="preserve"> </w:t>
        </w:r>
        <w:proofErr w:type="spellStart"/>
        <w:r w:rsidRPr="00A646A5">
          <w:rPr>
            <w:rFonts w:ascii="Times New Roman" w:hAnsi="Times New Roman" w:cs="Times New Roman"/>
            <w:szCs w:val="24"/>
          </w:rPr>
          <w:t>favorite</w:t>
        </w:r>
        <w:proofErr w:type="spellEnd"/>
        <w:r w:rsidRPr="00A646A5">
          <w:rPr>
            <w:rFonts w:ascii="Times New Roman" w:hAnsi="Times New Roman" w:cs="Times New Roman"/>
            <w:szCs w:val="24"/>
          </w:rPr>
          <w:t xml:space="preserve"> thing to do, but if it </w:t>
        </w:r>
        <w:r>
          <w:rPr>
            <w:rFonts w:ascii="Times New Roman" w:hAnsi="Times New Roman" w:cs="Times New Roman"/>
            <w:szCs w:val="24"/>
          </w:rPr>
          <w:t xml:space="preserve">has </w:t>
        </w:r>
        <w:r w:rsidRPr="00A646A5">
          <w:rPr>
            <w:rFonts w:ascii="Times New Roman" w:hAnsi="Times New Roman" w:cs="Times New Roman"/>
            <w:szCs w:val="24"/>
          </w:rPr>
          <w:t xml:space="preserve">already became </w:t>
        </w:r>
        <w:r>
          <w:rPr>
            <w:rFonts w:ascii="Times New Roman" w:hAnsi="Times New Roman" w:cs="Times New Roman"/>
            <w:szCs w:val="24"/>
          </w:rPr>
          <w:t xml:space="preserve">an </w:t>
        </w:r>
        <w:r w:rsidRPr="00A646A5">
          <w:rPr>
            <w:rFonts w:ascii="Times New Roman" w:hAnsi="Times New Roman" w:cs="Times New Roman"/>
            <w:szCs w:val="24"/>
          </w:rPr>
          <w:t>addicti</w:t>
        </w:r>
        <w:r>
          <w:rPr>
            <w:rFonts w:ascii="Times New Roman" w:hAnsi="Times New Roman" w:cs="Times New Roman"/>
            <w:szCs w:val="24"/>
          </w:rPr>
          <w:t>on</w:t>
        </w:r>
        <w:r w:rsidRPr="00A646A5">
          <w:rPr>
            <w:rFonts w:ascii="Times New Roman" w:hAnsi="Times New Roman" w:cs="Times New Roman"/>
            <w:szCs w:val="24"/>
          </w:rPr>
          <w:t xml:space="preserve">, </w:t>
        </w:r>
        <w:r>
          <w:rPr>
            <w:rFonts w:ascii="Times New Roman" w:hAnsi="Times New Roman" w:cs="Times New Roman"/>
            <w:szCs w:val="24"/>
          </w:rPr>
          <w:t xml:space="preserve">then </w:t>
        </w:r>
        <w:r w:rsidRPr="00A646A5">
          <w:rPr>
            <w:rFonts w:ascii="Times New Roman" w:hAnsi="Times New Roman" w:cs="Times New Roman"/>
            <w:szCs w:val="24"/>
          </w:rPr>
          <w:t>it’s bad</w:t>
        </w:r>
        <w:r>
          <w:rPr>
            <w:rFonts w:ascii="Times New Roman" w:hAnsi="Times New Roman" w:cs="Times New Roman"/>
            <w:szCs w:val="24"/>
          </w:rPr>
          <w:t xml:space="preserve"> for you</w:t>
        </w:r>
        <w:r w:rsidRPr="00A646A5">
          <w:rPr>
            <w:rFonts w:ascii="Times New Roman" w:hAnsi="Times New Roman" w:cs="Times New Roman"/>
            <w:szCs w:val="24"/>
          </w:rPr>
          <w:t>.</w:t>
        </w:r>
      </w:ins>
    </w:p>
    <w:p w14:paraId="20F06EA6" w14:textId="77777777" w:rsidR="008C18AB" w:rsidRPr="006776A9" w:rsidRDefault="008C18AB" w:rsidP="004168D5">
      <w:pPr>
        <w:rPr>
          <w:rFonts w:ascii="Times" w:hAnsi="Times"/>
          <w:color w:val="4472C4" w:themeColor="accent1"/>
          <w:rPrChange w:id="3900" w:author="Jordon Beijing" w:date="2020-09-05T19:51:00Z">
            <w:rPr>
              <w:rFonts w:ascii="Times" w:hAnsi="Times"/>
              <w:color w:val="4472C4" w:themeColor="accent1"/>
              <w:lang w:val="en-US"/>
            </w:rPr>
          </w:rPrChange>
        </w:rPr>
      </w:pPr>
    </w:p>
    <w:p w14:paraId="7DAAB7CA" w14:textId="77777777" w:rsidR="008C18AB" w:rsidRDefault="008C18AB" w:rsidP="004168D5">
      <w:pPr>
        <w:rPr>
          <w:rFonts w:ascii="Times" w:hAnsi="Times"/>
          <w:color w:val="4472C4" w:themeColor="accent1"/>
          <w:lang w:val="en-US"/>
        </w:rPr>
      </w:pPr>
    </w:p>
    <w:p w14:paraId="2002317D" w14:textId="77777777" w:rsidR="008C18AB" w:rsidRDefault="008C18AB" w:rsidP="004168D5">
      <w:pPr>
        <w:rPr>
          <w:rFonts w:ascii="Times" w:hAnsi="Times"/>
          <w:color w:val="4472C4" w:themeColor="accent1"/>
          <w:lang w:val="en-US"/>
        </w:rPr>
      </w:pPr>
    </w:p>
    <w:p w14:paraId="6F715E05" w14:textId="77777777" w:rsidR="008C18AB" w:rsidRDefault="008C18AB" w:rsidP="004168D5">
      <w:pPr>
        <w:rPr>
          <w:rFonts w:ascii="Times" w:hAnsi="Times"/>
          <w:color w:val="4472C4" w:themeColor="accent1"/>
          <w:lang w:val="en-US"/>
        </w:rPr>
      </w:pPr>
    </w:p>
    <w:p w14:paraId="4E6AFA2F" w14:textId="77777777" w:rsidR="008C18AB" w:rsidRDefault="008C18AB" w:rsidP="004168D5">
      <w:pPr>
        <w:rPr>
          <w:rFonts w:ascii="Times" w:hAnsi="Times"/>
          <w:color w:val="4472C4" w:themeColor="accent1"/>
          <w:lang w:val="en-US"/>
        </w:rPr>
      </w:pPr>
    </w:p>
    <w:p w14:paraId="7B3059E1" w14:textId="77777777" w:rsidR="008C18AB" w:rsidRDefault="008C18AB" w:rsidP="004168D5">
      <w:pPr>
        <w:rPr>
          <w:rFonts w:ascii="Times" w:hAnsi="Times"/>
          <w:color w:val="4472C4" w:themeColor="accent1"/>
          <w:lang w:val="en-US"/>
        </w:rPr>
      </w:pPr>
    </w:p>
    <w:p w14:paraId="3AA55AD1" w14:textId="77777777" w:rsidR="008C18AB" w:rsidRDefault="008C18AB" w:rsidP="004168D5">
      <w:pPr>
        <w:rPr>
          <w:rFonts w:ascii="Times" w:hAnsi="Times"/>
          <w:color w:val="4472C4" w:themeColor="accent1"/>
          <w:lang w:val="en-US"/>
        </w:rPr>
      </w:pPr>
    </w:p>
    <w:p w14:paraId="4E3695DE" w14:textId="77777777" w:rsidR="008C18AB" w:rsidRDefault="008C18AB" w:rsidP="004168D5">
      <w:pPr>
        <w:rPr>
          <w:rFonts w:ascii="Times" w:hAnsi="Times"/>
          <w:color w:val="4472C4" w:themeColor="accent1"/>
          <w:lang w:val="en-US"/>
        </w:rPr>
      </w:pPr>
    </w:p>
    <w:p w14:paraId="313C4696" w14:textId="77777777" w:rsidR="008C18AB" w:rsidRDefault="008C18AB" w:rsidP="004168D5">
      <w:pPr>
        <w:rPr>
          <w:rFonts w:ascii="Times" w:hAnsi="Times"/>
          <w:color w:val="4472C4" w:themeColor="accent1"/>
          <w:lang w:val="en-US"/>
        </w:rPr>
      </w:pPr>
    </w:p>
    <w:p w14:paraId="15909DC3" w14:textId="77777777" w:rsidR="008C18AB" w:rsidRDefault="008C18AB" w:rsidP="004168D5">
      <w:pPr>
        <w:rPr>
          <w:rFonts w:ascii="Times" w:hAnsi="Times"/>
          <w:color w:val="4472C4" w:themeColor="accent1"/>
          <w:lang w:val="en-US"/>
        </w:rPr>
      </w:pPr>
    </w:p>
    <w:p w14:paraId="0B50CDC0" w14:textId="77777777" w:rsidR="008C18AB" w:rsidRDefault="008C18AB" w:rsidP="004168D5">
      <w:pPr>
        <w:rPr>
          <w:rFonts w:ascii="Times" w:hAnsi="Times"/>
          <w:color w:val="4472C4" w:themeColor="accent1"/>
          <w:lang w:val="en-US"/>
        </w:rPr>
      </w:pPr>
    </w:p>
    <w:p w14:paraId="209E0D73" w14:textId="77777777" w:rsidR="008C18AB" w:rsidDel="006776A9" w:rsidRDefault="008C18AB" w:rsidP="004168D5">
      <w:pPr>
        <w:rPr>
          <w:del w:id="3901" w:author="Jordon Beijing" w:date="2020-09-05T19:52:00Z"/>
          <w:rFonts w:ascii="Times" w:hAnsi="Times"/>
          <w:color w:val="4472C4" w:themeColor="accent1"/>
          <w:lang w:val="en-US"/>
        </w:rPr>
      </w:pPr>
    </w:p>
    <w:p w14:paraId="651617CD" w14:textId="77777777" w:rsidR="008C18AB" w:rsidDel="006776A9" w:rsidRDefault="008C18AB" w:rsidP="004168D5">
      <w:pPr>
        <w:rPr>
          <w:del w:id="3902" w:author="Jordon Beijing" w:date="2020-09-05T19:52:00Z"/>
          <w:rFonts w:ascii="Times" w:hAnsi="Times"/>
          <w:color w:val="4472C4" w:themeColor="accent1"/>
          <w:lang w:val="en-US"/>
        </w:rPr>
      </w:pPr>
    </w:p>
    <w:p w14:paraId="4A530C0F" w14:textId="77777777" w:rsidR="008C18AB" w:rsidDel="006776A9" w:rsidRDefault="008C18AB" w:rsidP="004168D5">
      <w:pPr>
        <w:rPr>
          <w:del w:id="3903" w:author="Jordon Beijing" w:date="2020-09-05T19:52:00Z"/>
          <w:rFonts w:ascii="Times" w:hAnsi="Times"/>
          <w:color w:val="4472C4" w:themeColor="accent1"/>
          <w:lang w:val="en-US"/>
        </w:rPr>
      </w:pPr>
    </w:p>
    <w:p w14:paraId="4C5A698E" w14:textId="77777777" w:rsidR="008C18AB" w:rsidDel="006776A9" w:rsidRDefault="008C18AB" w:rsidP="004168D5">
      <w:pPr>
        <w:rPr>
          <w:del w:id="3904" w:author="Jordon Beijing" w:date="2020-09-05T19:52:00Z"/>
          <w:rFonts w:ascii="Times" w:hAnsi="Times"/>
          <w:color w:val="4472C4" w:themeColor="accent1"/>
          <w:lang w:val="en-US"/>
        </w:rPr>
      </w:pPr>
    </w:p>
    <w:p w14:paraId="10DF15CA" w14:textId="77777777" w:rsidR="008C18AB" w:rsidDel="006776A9" w:rsidRDefault="008C18AB" w:rsidP="004168D5">
      <w:pPr>
        <w:rPr>
          <w:del w:id="3905" w:author="Jordon Beijing" w:date="2020-09-05T19:52:00Z"/>
          <w:rFonts w:ascii="Times" w:hAnsi="Times"/>
          <w:color w:val="4472C4" w:themeColor="accent1"/>
          <w:lang w:val="en-US"/>
        </w:rPr>
      </w:pPr>
    </w:p>
    <w:p w14:paraId="79A982EA" w14:textId="77777777" w:rsidR="008C18AB" w:rsidDel="006776A9" w:rsidRDefault="008C18AB" w:rsidP="004168D5">
      <w:pPr>
        <w:rPr>
          <w:del w:id="3906" w:author="Jordon Beijing" w:date="2020-09-05T19:52:00Z"/>
          <w:rFonts w:ascii="Times" w:hAnsi="Times"/>
          <w:color w:val="4472C4" w:themeColor="accent1"/>
          <w:lang w:val="en-US"/>
        </w:rPr>
      </w:pPr>
    </w:p>
    <w:p w14:paraId="4722285D" w14:textId="77777777" w:rsidR="008C18AB" w:rsidDel="006776A9" w:rsidRDefault="008C18AB" w:rsidP="004168D5">
      <w:pPr>
        <w:rPr>
          <w:del w:id="3907" w:author="Jordon Beijing" w:date="2020-09-05T19:52:00Z"/>
          <w:rFonts w:ascii="Times" w:hAnsi="Times"/>
          <w:color w:val="4472C4" w:themeColor="accent1"/>
          <w:lang w:val="en-US"/>
        </w:rPr>
      </w:pPr>
    </w:p>
    <w:p w14:paraId="580C2D6A" w14:textId="77777777" w:rsidR="008C18AB" w:rsidDel="006776A9" w:rsidRDefault="008C18AB" w:rsidP="004168D5">
      <w:pPr>
        <w:rPr>
          <w:del w:id="3908" w:author="Jordon Beijing" w:date="2020-09-05T19:52:00Z"/>
          <w:rFonts w:ascii="Times" w:hAnsi="Times"/>
          <w:color w:val="4472C4" w:themeColor="accent1"/>
          <w:lang w:val="en-US"/>
        </w:rPr>
      </w:pPr>
    </w:p>
    <w:p w14:paraId="6D4E6591" w14:textId="77777777" w:rsidR="008C18AB" w:rsidDel="006776A9" w:rsidRDefault="008C18AB" w:rsidP="004168D5">
      <w:pPr>
        <w:rPr>
          <w:del w:id="3909" w:author="Jordon Beijing" w:date="2020-09-05T19:52:00Z"/>
          <w:rFonts w:ascii="Times" w:hAnsi="Times"/>
          <w:color w:val="4472C4" w:themeColor="accent1"/>
          <w:lang w:val="en-US"/>
        </w:rPr>
      </w:pPr>
    </w:p>
    <w:p w14:paraId="29F705F9" w14:textId="77777777" w:rsidR="008C18AB" w:rsidDel="006776A9" w:rsidRDefault="008C18AB" w:rsidP="004168D5">
      <w:pPr>
        <w:rPr>
          <w:del w:id="3910" w:author="Jordon Beijing" w:date="2020-09-05T19:52:00Z"/>
          <w:rFonts w:ascii="Times" w:hAnsi="Times"/>
          <w:color w:val="4472C4" w:themeColor="accent1"/>
          <w:lang w:val="en-US"/>
        </w:rPr>
      </w:pPr>
    </w:p>
    <w:p w14:paraId="7942FA86" w14:textId="77777777" w:rsidR="008C18AB" w:rsidDel="006776A9" w:rsidRDefault="008C18AB" w:rsidP="004168D5">
      <w:pPr>
        <w:rPr>
          <w:del w:id="3911" w:author="Jordon Beijing" w:date="2020-09-05T19:52:00Z"/>
          <w:rFonts w:ascii="Times" w:hAnsi="Times"/>
          <w:color w:val="4472C4" w:themeColor="accent1"/>
          <w:lang w:val="en-US"/>
        </w:rPr>
      </w:pPr>
    </w:p>
    <w:p w14:paraId="0A3FA14A" w14:textId="77777777" w:rsidR="008C18AB" w:rsidRDefault="008C18AB" w:rsidP="004168D5">
      <w:pPr>
        <w:rPr>
          <w:rFonts w:ascii="Times" w:hAnsi="Times"/>
          <w:color w:val="4472C4" w:themeColor="accent1"/>
          <w:lang w:val="en-US"/>
        </w:rPr>
      </w:pPr>
    </w:p>
    <w:p w14:paraId="1D45E059" w14:textId="77777777" w:rsidR="008C18AB" w:rsidRDefault="008C18AB" w:rsidP="004168D5">
      <w:pPr>
        <w:rPr>
          <w:rFonts w:ascii="Times" w:hAnsi="Times"/>
          <w:color w:val="4472C4" w:themeColor="accent1"/>
          <w:lang w:val="en-US"/>
        </w:rPr>
      </w:pPr>
    </w:p>
    <w:p w14:paraId="07C5E73D" w14:textId="77777777" w:rsidR="008C18AB" w:rsidRDefault="008C18AB" w:rsidP="004168D5">
      <w:pPr>
        <w:rPr>
          <w:rFonts w:ascii="Times" w:hAnsi="Times"/>
          <w:color w:val="4472C4" w:themeColor="accent1"/>
          <w:lang w:val="en-US"/>
        </w:rPr>
      </w:pPr>
    </w:p>
    <w:p w14:paraId="4075872B" w14:textId="44EFAB00" w:rsidR="008C18AB" w:rsidRDefault="008C18AB" w:rsidP="004168D5">
      <w:pPr>
        <w:rPr>
          <w:ins w:id="3912" w:author="Jordon Beijing" w:date="2020-09-04T10:39:00Z"/>
          <w:rFonts w:ascii="Times" w:hAnsi="Times"/>
          <w:color w:val="4472C4" w:themeColor="accent1"/>
          <w:lang w:val="en-US"/>
        </w:rPr>
      </w:pPr>
    </w:p>
    <w:p w14:paraId="397FE85B" w14:textId="7B01BE3A" w:rsidR="007A4CFC" w:rsidRDefault="007A4CFC" w:rsidP="004168D5">
      <w:pPr>
        <w:rPr>
          <w:ins w:id="3913" w:author="Jordon Beijing" w:date="2020-09-04T10:39:00Z"/>
          <w:rFonts w:ascii="Times" w:hAnsi="Times"/>
          <w:color w:val="4472C4" w:themeColor="accent1"/>
          <w:lang w:val="en-US"/>
        </w:rPr>
      </w:pPr>
    </w:p>
    <w:p w14:paraId="0CEBA8BD" w14:textId="0487C547" w:rsidR="007A4CFC" w:rsidRDefault="007A4CFC" w:rsidP="004168D5">
      <w:pPr>
        <w:rPr>
          <w:ins w:id="3914" w:author="Jordon Beijing" w:date="2020-09-05T20:00:00Z"/>
          <w:rFonts w:ascii="Times" w:hAnsi="Times"/>
          <w:color w:val="4472C4" w:themeColor="accent1"/>
          <w:lang w:val="en-US"/>
        </w:rPr>
      </w:pPr>
    </w:p>
    <w:p w14:paraId="67A7E199" w14:textId="2E869C40" w:rsidR="000214BA" w:rsidRDefault="000214BA" w:rsidP="004168D5">
      <w:pPr>
        <w:rPr>
          <w:ins w:id="3915" w:author="Jordon Beijing" w:date="2020-09-05T20:00:00Z"/>
          <w:rFonts w:ascii="Times" w:hAnsi="Times"/>
          <w:color w:val="4472C4" w:themeColor="accent1"/>
          <w:lang w:val="en-US"/>
        </w:rPr>
      </w:pPr>
    </w:p>
    <w:p w14:paraId="7D250BC7" w14:textId="1141CAE8" w:rsidR="000214BA" w:rsidRDefault="000214BA" w:rsidP="004168D5">
      <w:pPr>
        <w:rPr>
          <w:ins w:id="3916" w:author="Jordon Beijing" w:date="2020-09-05T20:00:00Z"/>
          <w:rFonts w:ascii="Times" w:hAnsi="Times"/>
          <w:color w:val="4472C4" w:themeColor="accent1"/>
          <w:lang w:val="en-US"/>
        </w:rPr>
      </w:pPr>
    </w:p>
    <w:p w14:paraId="2411D244" w14:textId="5ABC4614" w:rsidR="000214BA" w:rsidRDefault="000214BA" w:rsidP="004168D5">
      <w:pPr>
        <w:rPr>
          <w:ins w:id="3917" w:author="Jordon Beijing" w:date="2020-09-05T20:00:00Z"/>
          <w:rFonts w:ascii="Times" w:hAnsi="Times"/>
          <w:color w:val="4472C4" w:themeColor="accent1"/>
          <w:lang w:val="en-US"/>
        </w:rPr>
      </w:pPr>
    </w:p>
    <w:p w14:paraId="03D96322" w14:textId="45BCB81D" w:rsidR="000214BA" w:rsidRDefault="000214BA" w:rsidP="004168D5">
      <w:pPr>
        <w:rPr>
          <w:ins w:id="3918" w:author="Jordon Beijing" w:date="2020-09-05T20:00:00Z"/>
          <w:rFonts w:ascii="Times" w:hAnsi="Times"/>
          <w:color w:val="4472C4" w:themeColor="accent1"/>
          <w:lang w:val="en-US"/>
        </w:rPr>
      </w:pPr>
    </w:p>
    <w:p w14:paraId="73F0032E" w14:textId="59B6E2F6" w:rsidR="000214BA" w:rsidRDefault="000214BA" w:rsidP="004168D5">
      <w:pPr>
        <w:rPr>
          <w:ins w:id="3919" w:author="Jordon Beijing" w:date="2020-09-05T20:00:00Z"/>
          <w:rFonts w:ascii="Times" w:hAnsi="Times"/>
          <w:color w:val="4472C4" w:themeColor="accent1"/>
          <w:lang w:val="en-US"/>
        </w:rPr>
      </w:pPr>
    </w:p>
    <w:p w14:paraId="582DDCE5" w14:textId="72801BC0" w:rsidR="000214BA" w:rsidRDefault="000214BA" w:rsidP="004168D5">
      <w:pPr>
        <w:rPr>
          <w:ins w:id="3920" w:author="Jordon Beijing" w:date="2020-09-05T20:00:00Z"/>
          <w:rFonts w:ascii="Times" w:hAnsi="Times"/>
          <w:color w:val="4472C4" w:themeColor="accent1"/>
          <w:lang w:val="en-US"/>
        </w:rPr>
      </w:pPr>
    </w:p>
    <w:p w14:paraId="37B5776E" w14:textId="47B39957" w:rsidR="000214BA" w:rsidRDefault="000214BA" w:rsidP="004168D5">
      <w:pPr>
        <w:rPr>
          <w:ins w:id="3921" w:author="Jordon Beijing" w:date="2020-09-05T20:00:00Z"/>
          <w:rFonts w:ascii="Times" w:hAnsi="Times"/>
          <w:color w:val="4472C4" w:themeColor="accent1"/>
          <w:lang w:val="en-US"/>
        </w:rPr>
      </w:pPr>
    </w:p>
    <w:p w14:paraId="500E8B67" w14:textId="5906BE5E" w:rsidR="000214BA" w:rsidRDefault="000214BA" w:rsidP="004168D5">
      <w:pPr>
        <w:rPr>
          <w:ins w:id="3922" w:author="Jordon Beijing" w:date="2020-09-05T20:00:00Z"/>
          <w:rFonts w:ascii="Times" w:hAnsi="Times"/>
          <w:color w:val="4472C4" w:themeColor="accent1"/>
          <w:lang w:val="en-US"/>
        </w:rPr>
      </w:pPr>
    </w:p>
    <w:p w14:paraId="44D98636" w14:textId="77777777" w:rsidR="000214BA" w:rsidRDefault="000214BA" w:rsidP="004168D5">
      <w:pPr>
        <w:rPr>
          <w:rFonts w:ascii="Times" w:hAnsi="Times"/>
          <w:color w:val="4472C4" w:themeColor="accent1"/>
          <w:lang w:val="en-US"/>
        </w:rPr>
      </w:pPr>
    </w:p>
    <w:p w14:paraId="0D5AF0E2" w14:textId="78D5247F" w:rsidR="004168D5" w:rsidRDefault="0012632B" w:rsidP="004168D5">
      <w:pPr>
        <w:rPr>
          <w:rFonts w:ascii="Times" w:hAnsi="Times"/>
          <w:color w:val="4472C4" w:themeColor="accent1"/>
          <w:lang w:val="en-US"/>
        </w:rPr>
      </w:pPr>
      <w:r>
        <w:rPr>
          <w:rFonts w:ascii="Times" w:hAnsi="Times"/>
          <w:color w:val="4472C4" w:themeColor="accent1"/>
          <w:lang w:val="en-US"/>
        </w:rPr>
        <w:lastRenderedPageBreak/>
        <w:t xml:space="preserve">[Journal 11: </w:t>
      </w:r>
      <w:r w:rsidR="004168D5" w:rsidRPr="004168D5">
        <w:rPr>
          <w:rFonts w:ascii="Times" w:hAnsi="Times"/>
          <w:color w:val="4472C4" w:themeColor="accent1"/>
          <w:lang w:val="en-US"/>
        </w:rPr>
        <w:t>What is your favorite way to show your individuality? Why</w:t>
      </w:r>
      <w:r w:rsidR="00EA2D23" w:rsidRPr="004168D5">
        <w:rPr>
          <w:rFonts w:ascii="Times" w:hAnsi="Times"/>
          <w:color w:val="4472C4" w:themeColor="accent1"/>
          <w:lang w:val="en-US"/>
        </w:rPr>
        <w:t>?</w:t>
      </w:r>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7A7C533B" w14:textId="77777777" w:rsidR="00A54001" w:rsidRDefault="00A54001" w:rsidP="00A54001">
      <w:pPr>
        <w:jc w:val="center"/>
        <w:rPr>
          <w:ins w:id="3923" w:author="Jordon Beijing" w:date="2020-09-05T20:57:00Z"/>
          <w:rFonts w:ascii="Times New Roman" w:hAnsi="Times New Roman" w:cs="Times New Roman"/>
          <w:b/>
          <w:bCs/>
          <w:szCs w:val="24"/>
          <w:lang w:val="en-US"/>
        </w:rPr>
      </w:pPr>
    </w:p>
    <w:p w14:paraId="51E53A51" w14:textId="61FB230B" w:rsidR="00A54001" w:rsidRPr="00A646A5" w:rsidRDefault="00A54001" w:rsidP="00A54001">
      <w:pPr>
        <w:jc w:val="center"/>
        <w:rPr>
          <w:ins w:id="3924" w:author="Jordon Beijing" w:date="2020-09-05T20:57:00Z"/>
          <w:rFonts w:ascii="Times New Roman" w:hAnsi="Times New Roman" w:cs="Times New Roman"/>
          <w:b/>
          <w:bCs/>
          <w:szCs w:val="24"/>
        </w:rPr>
      </w:pPr>
      <w:ins w:id="3925" w:author="Jordon Beijing" w:date="2020-09-05T20:57:00Z">
        <w:r w:rsidRPr="00A646A5">
          <w:rPr>
            <w:rFonts w:ascii="Times New Roman" w:hAnsi="Times New Roman" w:cs="Times New Roman"/>
            <w:b/>
            <w:bCs/>
            <w:szCs w:val="24"/>
          </w:rPr>
          <w:t xml:space="preserve">Journal Prompt 11: What is your </w:t>
        </w:r>
        <w:proofErr w:type="spellStart"/>
        <w:r w:rsidRPr="00A646A5">
          <w:rPr>
            <w:rFonts w:ascii="Times New Roman" w:hAnsi="Times New Roman" w:cs="Times New Roman"/>
            <w:b/>
            <w:bCs/>
            <w:szCs w:val="24"/>
          </w:rPr>
          <w:t>favorite</w:t>
        </w:r>
        <w:proofErr w:type="spellEnd"/>
        <w:r w:rsidRPr="00A646A5">
          <w:rPr>
            <w:rFonts w:ascii="Times New Roman" w:hAnsi="Times New Roman" w:cs="Times New Roman"/>
            <w:b/>
            <w:bCs/>
            <w:szCs w:val="24"/>
          </w:rPr>
          <w:t xml:space="preserve"> way to show your individuality?</w:t>
        </w:r>
      </w:ins>
    </w:p>
    <w:p w14:paraId="5B6782CA" w14:textId="77777777" w:rsidR="008C18AB" w:rsidRDefault="008C18AB" w:rsidP="004168D5">
      <w:pPr>
        <w:rPr>
          <w:rFonts w:ascii="Times" w:hAnsi="Times"/>
          <w:color w:val="4472C4" w:themeColor="accent1"/>
          <w:lang w:val="en-US"/>
        </w:rPr>
      </w:pPr>
    </w:p>
    <w:p w14:paraId="11A662B2" w14:textId="41971FDD" w:rsidR="008C18AB" w:rsidRPr="00EA2D23" w:rsidDel="000214BA" w:rsidRDefault="00EA2D23" w:rsidP="004168D5">
      <w:pPr>
        <w:rPr>
          <w:del w:id="3926" w:author="Jordon Beijing" w:date="2020-09-05T20:00:00Z"/>
          <w:rFonts w:ascii="Times" w:hAnsi="Times"/>
          <w:lang w:val="en-US"/>
        </w:rPr>
      </w:pPr>
      <w:r w:rsidRPr="00EA2D23">
        <w:rPr>
          <w:rFonts w:ascii="Times" w:hAnsi="Times"/>
          <w:color w:val="4472C4" w:themeColor="accent1"/>
          <w:lang w:val="en-US"/>
        </w:rPr>
        <w:t xml:space="preserve"> </w:t>
      </w:r>
      <w:r w:rsidRPr="00EA2D23">
        <w:rPr>
          <w:rFonts w:ascii="Times" w:hAnsi="Times"/>
          <w:lang w:val="en-US"/>
        </w:rPr>
        <w:t xml:space="preserve"> I’m kind of listener, I always listen to everybody, some people complain about their parent to me, and some people narrate about people around them to me. Some people asked me about what choice should they make. People trust me and told me their troubles, I listen and give them my advice. I think I’m a good listener to people around me; but my advice is always rational, so I won’t stand at your side is because you are my friend, but usually I told people politely, and most of the time I still stand at my friend’s side. So I could said that I’m a good listener, because I could help my friends and give what they need.</w:t>
      </w:r>
    </w:p>
    <w:p w14:paraId="40693A4E" w14:textId="77777777" w:rsidR="008C18AB" w:rsidDel="000214BA" w:rsidRDefault="008C18AB" w:rsidP="004168D5">
      <w:pPr>
        <w:rPr>
          <w:del w:id="3927" w:author="Jordon Beijing" w:date="2020-09-05T20:00:00Z"/>
          <w:rFonts w:ascii="Times" w:hAnsi="Times"/>
          <w:color w:val="4472C4" w:themeColor="accent1"/>
          <w:lang w:val="en-US"/>
        </w:rPr>
      </w:pPr>
    </w:p>
    <w:p w14:paraId="4CE196D2" w14:textId="77777777" w:rsidR="007A4CFC" w:rsidRDefault="007A4CFC" w:rsidP="004168D5">
      <w:pPr>
        <w:rPr>
          <w:ins w:id="3928" w:author="Jordon Beijing" w:date="2020-09-04T10:39:00Z"/>
          <w:rFonts w:ascii="Times" w:hAnsi="Times"/>
          <w:color w:val="4472C4" w:themeColor="accent1"/>
          <w:lang w:val="en-US"/>
        </w:rPr>
      </w:pPr>
    </w:p>
    <w:p w14:paraId="642851A5" w14:textId="77777777" w:rsidR="007A4CFC" w:rsidRDefault="007A4CFC" w:rsidP="004168D5">
      <w:pPr>
        <w:rPr>
          <w:ins w:id="3929" w:author="Jordon Beijing" w:date="2020-09-04T10:40:00Z"/>
          <w:rFonts w:ascii="Times" w:hAnsi="Times"/>
          <w:color w:val="4472C4" w:themeColor="accent1"/>
          <w:lang w:val="en-US"/>
        </w:rPr>
      </w:pPr>
    </w:p>
    <w:p w14:paraId="18A14324" w14:textId="0563E3D7"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11: </w:t>
      </w:r>
      <w:r w:rsidR="004168D5" w:rsidRPr="004168D5">
        <w:rPr>
          <w:rFonts w:ascii="Times" w:hAnsi="Times"/>
          <w:color w:val="4472C4" w:themeColor="accent1"/>
          <w:lang w:val="en-US"/>
        </w:rPr>
        <w:t>What is your favorite way to show your individuality? Why?: Draft 2</w:t>
      </w:r>
      <w:r>
        <w:rPr>
          <w:rFonts w:ascii="Times" w:hAnsi="Times"/>
          <w:color w:val="4472C4" w:themeColor="accent1"/>
          <w:lang w:val="en-US"/>
        </w:rPr>
        <w:t>]</w:t>
      </w:r>
    </w:p>
    <w:p w14:paraId="3D198F75" w14:textId="77777777" w:rsidR="004168D5" w:rsidRPr="004168D5" w:rsidRDefault="004168D5" w:rsidP="004168D5">
      <w:pPr>
        <w:ind w:left="360"/>
        <w:rPr>
          <w:rFonts w:ascii="Times" w:hAnsi="Times"/>
          <w:color w:val="4472C4" w:themeColor="accent1"/>
          <w:lang w:val="en-US"/>
        </w:rPr>
      </w:pPr>
    </w:p>
    <w:p w14:paraId="68175FFD" w14:textId="77777777" w:rsidR="006776A9" w:rsidRPr="00A646A5" w:rsidRDefault="006776A9" w:rsidP="006776A9">
      <w:pPr>
        <w:jc w:val="center"/>
        <w:rPr>
          <w:ins w:id="3930" w:author="Jordon Beijing" w:date="2020-09-05T19:50:00Z"/>
          <w:rFonts w:ascii="Times New Roman" w:hAnsi="Times New Roman" w:cs="Times New Roman"/>
          <w:b/>
          <w:bCs/>
          <w:szCs w:val="24"/>
        </w:rPr>
      </w:pPr>
      <w:ins w:id="3931" w:author="Jordon Beijing" w:date="2020-09-05T19:50:00Z">
        <w:r w:rsidRPr="00A646A5">
          <w:rPr>
            <w:rFonts w:ascii="Times New Roman" w:hAnsi="Times New Roman" w:cs="Times New Roman"/>
            <w:b/>
            <w:bCs/>
            <w:szCs w:val="24"/>
          </w:rPr>
          <w:t xml:space="preserve">Journal Prompt 11: What is your </w:t>
        </w:r>
        <w:proofErr w:type="spellStart"/>
        <w:r w:rsidRPr="00A646A5">
          <w:rPr>
            <w:rFonts w:ascii="Times New Roman" w:hAnsi="Times New Roman" w:cs="Times New Roman"/>
            <w:b/>
            <w:bCs/>
            <w:szCs w:val="24"/>
          </w:rPr>
          <w:t>favorite</w:t>
        </w:r>
        <w:proofErr w:type="spellEnd"/>
        <w:r w:rsidRPr="00A646A5">
          <w:rPr>
            <w:rFonts w:ascii="Times New Roman" w:hAnsi="Times New Roman" w:cs="Times New Roman"/>
            <w:b/>
            <w:bCs/>
            <w:szCs w:val="24"/>
          </w:rPr>
          <w:t xml:space="preserve"> way to show your individuality?</w:t>
        </w:r>
      </w:ins>
    </w:p>
    <w:p w14:paraId="63CA59EE" w14:textId="77777777" w:rsidR="006776A9" w:rsidRPr="00A646A5" w:rsidRDefault="006776A9" w:rsidP="006776A9">
      <w:pPr>
        <w:rPr>
          <w:ins w:id="3932" w:author="Jordon Beijing" w:date="2020-09-05T19:50:00Z"/>
          <w:rFonts w:ascii="Times New Roman" w:hAnsi="Times New Roman" w:cs="Times New Roman"/>
          <w:szCs w:val="24"/>
        </w:rPr>
      </w:pPr>
    </w:p>
    <w:p w14:paraId="64E8E450" w14:textId="77777777" w:rsidR="006776A9" w:rsidRPr="00A646A5" w:rsidRDefault="006776A9" w:rsidP="006776A9">
      <w:pPr>
        <w:ind w:firstLine="420"/>
        <w:rPr>
          <w:ins w:id="3933" w:author="Jordon Beijing" w:date="2020-09-05T19:50:00Z"/>
          <w:rFonts w:ascii="Times New Roman" w:hAnsi="Times New Roman" w:cs="Times New Roman"/>
          <w:szCs w:val="24"/>
        </w:rPr>
      </w:pPr>
      <w:ins w:id="3934" w:author="Jordon Beijing" w:date="2020-09-05T19:50:00Z">
        <w:r w:rsidRPr="00A646A5">
          <w:rPr>
            <w:rFonts w:ascii="Times New Roman" w:hAnsi="Times New Roman" w:cs="Times New Roman"/>
            <w:szCs w:val="24"/>
          </w:rPr>
          <w:t xml:space="preserve">I’m </w:t>
        </w:r>
        <w:r>
          <w:rPr>
            <w:rFonts w:ascii="Times New Roman" w:hAnsi="Times New Roman" w:cs="Times New Roman"/>
            <w:szCs w:val="24"/>
          </w:rPr>
          <w:t>more</w:t>
        </w:r>
        <w:r w:rsidRPr="00A646A5">
          <w:rPr>
            <w:rFonts w:ascii="Times New Roman" w:hAnsi="Times New Roman" w:cs="Times New Roman"/>
            <w:szCs w:val="24"/>
          </w:rPr>
          <w:t xml:space="preserve"> of </w:t>
        </w:r>
        <w:r>
          <w:rPr>
            <w:rFonts w:ascii="Times New Roman" w:hAnsi="Times New Roman" w:cs="Times New Roman"/>
            <w:szCs w:val="24"/>
          </w:rPr>
          <w:t xml:space="preserve">a </w:t>
        </w:r>
        <w:r w:rsidRPr="00A646A5">
          <w:rPr>
            <w:rFonts w:ascii="Times New Roman" w:hAnsi="Times New Roman" w:cs="Times New Roman"/>
            <w:szCs w:val="24"/>
          </w:rPr>
          <w:t>listener</w:t>
        </w:r>
        <w:r>
          <w:rPr>
            <w:rFonts w:ascii="Times New Roman" w:hAnsi="Times New Roman" w:cs="Times New Roman"/>
            <w:szCs w:val="24"/>
          </w:rPr>
          <w:t>;</w:t>
        </w:r>
        <w:r w:rsidRPr="00A646A5">
          <w:rPr>
            <w:rFonts w:ascii="Times New Roman" w:hAnsi="Times New Roman" w:cs="Times New Roman"/>
            <w:szCs w:val="24"/>
          </w:rPr>
          <w:t xml:space="preserve"> I always listen to everybody</w:t>
        </w:r>
        <w:r>
          <w:rPr>
            <w:rFonts w:ascii="Times New Roman" w:hAnsi="Times New Roman" w:cs="Times New Roman"/>
            <w:szCs w:val="24"/>
          </w:rPr>
          <w:t>.</w:t>
        </w:r>
        <w:r w:rsidRPr="00A646A5">
          <w:rPr>
            <w:rFonts w:ascii="Times New Roman" w:hAnsi="Times New Roman" w:cs="Times New Roman"/>
            <w:szCs w:val="24"/>
          </w:rPr>
          <w:t xml:space="preserve"> </w:t>
        </w:r>
        <w:r>
          <w:rPr>
            <w:rFonts w:ascii="Times New Roman" w:hAnsi="Times New Roman" w:cs="Times New Roman"/>
            <w:szCs w:val="24"/>
          </w:rPr>
          <w:t>S</w:t>
        </w:r>
        <w:r w:rsidRPr="00A646A5">
          <w:rPr>
            <w:rFonts w:ascii="Times New Roman" w:hAnsi="Times New Roman" w:cs="Times New Roman"/>
            <w:szCs w:val="24"/>
          </w:rPr>
          <w:t xml:space="preserve">ome </w:t>
        </w:r>
        <w:r>
          <w:rPr>
            <w:rFonts w:ascii="Times New Roman" w:hAnsi="Times New Roman" w:cs="Times New Roman"/>
            <w:szCs w:val="24"/>
          </w:rPr>
          <w:t>friends</w:t>
        </w:r>
        <w:r w:rsidRPr="00A646A5">
          <w:rPr>
            <w:rFonts w:ascii="Times New Roman" w:hAnsi="Times New Roman" w:cs="Times New Roman"/>
            <w:szCs w:val="24"/>
          </w:rPr>
          <w:t xml:space="preserve"> complain about their parent</w:t>
        </w:r>
        <w:r>
          <w:rPr>
            <w:rFonts w:ascii="Times New Roman" w:hAnsi="Times New Roman" w:cs="Times New Roman"/>
            <w:szCs w:val="24"/>
          </w:rPr>
          <w:t>s</w:t>
        </w:r>
        <w:r w:rsidRPr="00A646A5">
          <w:rPr>
            <w:rFonts w:ascii="Times New Roman" w:hAnsi="Times New Roman" w:cs="Times New Roman"/>
            <w:szCs w:val="24"/>
          </w:rPr>
          <w:t xml:space="preserve"> to me and </w:t>
        </w:r>
        <w:r>
          <w:rPr>
            <w:rFonts w:ascii="Times New Roman" w:hAnsi="Times New Roman" w:cs="Times New Roman"/>
            <w:szCs w:val="24"/>
          </w:rPr>
          <w:t>other</w:t>
        </w:r>
        <w:r w:rsidRPr="00A646A5">
          <w:rPr>
            <w:rFonts w:ascii="Times New Roman" w:hAnsi="Times New Roman" w:cs="Times New Roman"/>
            <w:szCs w:val="24"/>
          </w:rPr>
          <w:t xml:space="preserve"> </w:t>
        </w:r>
        <w:r>
          <w:rPr>
            <w:rFonts w:ascii="Times New Roman" w:hAnsi="Times New Roman" w:cs="Times New Roman"/>
            <w:szCs w:val="24"/>
          </w:rPr>
          <w:t>friends</w:t>
        </w:r>
        <w:r w:rsidRPr="00A646A5">
          <w:rPr>
            <w:rFonts w:ascii="Times New Roman" w:hAnsi="Times New Roman" w:cs="Times New Roman"/>
            <w:szCs w:val="24"/>
          </w:rPr>
          <w:t xml:space="preserve"> </w:t>
        </w:r>
        <w:r>
          <w:rPr>
            <w:rFonts w:ascii="Times New Roman" w:hAnsi="Times New Roman" w:cs="Times New Roman"/>
            <w:szCs w:val="24"/>
          </w:rPr>
          <w:t>gossip</w:t>
        </w:r>
        <w:r w:rsidRPr="00A646A5">
          <w:rPr>
            <w:rFonts w:ascii="Times New Roman" w:hAnsi="Times New Roman" w:cs="Times New Roman"/>
            <w:szCs w:val="24"/>
          </w:rPr>
          <w:t xml:space="preserve"> about people around them</w:t>
        </w:r>
        <w:r>
          <w:rPr>
            <w:rFonts w:ascii="Times New Roman" w:hAnsi="Times New Roman" w:cs="Times New Roman"/>
            <w:szCs w:val="24"/>
          </w:rPr>
          <w:t xml:space="preserve">. </w:t>
        </w:r>
        <w:r w:rsidRPr="00A646A5">
          <w:rPr>
            <w:rFonts w:ascii="Times New Roman" w:hAnsi="Times New Roman" w:cs="Times New Roman"/>
            <w:szCs w:val="24"/>
          </w:rPr>
          <w:t xml:space="preserve">Some </w:t>
        </w:r>
        <w:r>
          <w:rPr>
            <w:rFonts w:ascii="Times New Roman" w:hAnsi="Times New Roman" w:cs="Times New Roman"/>
            <w:szCs w:val="24"/>
          </w:rPr>
          <w:t>friends</w:t>
        </w:r>
        <w:r w:rsidRPr="00A646A5">
          <w:rPr>
            <w:rFonts w:ascii="Times New Roman" w:hAnsi="Times New Roman" w:cs="Times New Roman"/>
            <w:szCs w:val="24"/>
          </w:rPr>
          <w:t xml:space="preserve"> </w:t>
        </w:r>
        <w:r>
          <w:rPr>
            <w:rFonts w:ascii="Times New Roman" w:hAnsi="Times New Roman" w:cs="Times New Roman"/>
            <w:szCs w:val="24"/>
          </w:rPr>
          <w:t xml:space="preserve">have </w:t>
        </w:r>
        <w:r w:rsidRPr="00A646A5">
          <w:rPr>
            <w:rFonts w:ascii="Times New Roman" w:hAnsi="Times New Roman" w:cs="Times New Roman"/>
            <w:szCs w:val="24"/>
          </w:rPr>
          <w:t>asked me about what choice</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 xml:space="preserve">they </w:t>
        </w:r>
        <w:r w:rsidRPr="00A646A5">
          <w:rPr>
            <w:rFonts w:ascii="Times New Roman" w:hAnsi="Times New Roman" w:cs="Times New Roman"/>
            <w:szCs w:val="24"/>
          </w:rPr>
          <w:t xml:space="preserve">should make. </w:t>
        </w:r>
        <w:r>
          <w:rPr>
            <w:rFonts w:ascii="Times New Roman" w:hAnsi="Times New Roman" w:cs="Times New Roman"/>
            <w:szCs w:val="24"/>
          </w:rPr>
          <w:t>When p</w:t>
        </w:r>
        <w:r w:rsidRPr="00A646A5">
          <w:rPr>
            <w:rFonts w:ascii="Times New Roman" w:hAnsi="Times New Roman" w:cs="Times New Roman"/>
            <w:szCs w:val="24"/>
          </w:rPr>
          <w:t xml:space="preserve">eople trust me </w:t>
        </w:r>
        <w:r>
          <w:rPr>
            <w:rFonts w:ascii="Times New Roman" w:hAnsi="Times New Roman" w:cs="Times New Roman"/>
            <w:szCs w:val="24"/>
          </w:rPr>
          <w:t>enough to tell</w:t>
        </w:r>
        <w:r w:rsidRPr="00A646A5">
          <w:rPr>
            <w:rFonts w:ascii="Times New Roman" w:hAnsi="Times New Roman" w:cs="Times New Roman"/>
            <w:szCs w:val="24"/>
          </w:rPr>
          <w:t xml:space="preserve"> me their troubles, I listen and give them my advice. I think I’m a good listener to </w:t>
        </w:r>
        <w:r>
          <w:rPr>
            <w:rFonts w:ascii="Times New Roman" w:hAnsi="Times New Roman" w:cs="Times New Roman"/>
            <w:szCs w:val="24"/>
          </w:rPr>
          <w:t>those</w:t>
        </w:r>
        <w:r w:rsidRPr="00A646A5">
          <w:rPr>
            <w:rFonts w:ascii="Times New Roman" w:hAnsi="Times New Roman" w:cs="Times New Roman"/>
            <w:szCs w:val="24"/>
          </w:rPr>
          <w:t xml:space="preserve"> around me</w:t>
        </w:r>
        <w:r>
          <w:rPr>
            <w:rFonts w:ascii="Times New Roman" w:hAnsi="Times New Roman" w:cs="Times New Roman"/>
            <w:szCs w:val="24"/>
          </w:rPr>
          <w:t>. B</w:t>
        </w:r>
        <w:r w:rsidRPr="00A646A5">
          <w:rPr>
            <w:rFonts w:ascii="Times New Roman" w:hAnsi="Times New Roman" w:cs="Times New Roman"/>
            <w:szCs w:val="24"/>
          </w:rPr>
          <w:t xml:space="preserve">ut my advice is always rational, so I won’t stand </w:t>
        </w:r>
        <w:r>
          <w:rPr>
            <w:rFonts w:ascii="Times New Roman" w:hAnsi="Times New Roman" w:cs="Times New Roman"/>
            <w:szCs w:val="24"/>
          </w:rPr>
          <w:t>on</w:t>
        </w:r>
        <w:r w:rsidRPr="00A646A5">
          <w:rPr>
            <w:rFonts w:ascii="Times New Roman" w:hAnsi="Times New Roman" w:cs="Times New Roman"/>
            <w:szCs w:val="24"/>
          </w:rPr>
          <w:t xml:space="preserve"> your side </w:t>
        </w:r>
        <w:r>
          <w:rPr>
            <w:rFonts w:ascii="Times New Roman" w:hAnsi="Times New Roman" w:cs="Times New Roman"/>
            <w:szCs w:val="24"/>
          </w:rPr>
          <w:t>just</w:t>
        </w:r>
        <w:r w:rsidRPr="00A646A5">
          <w:rPr>
            <w:rFonts w:ascii="Times New Roman" w:hAnsi="Times New Roman" w:cs="Times New Roman"/>
            <w:szCs w:val="24"/>
          </w:rPr>
          <w:t xml:space="preserve"> because you are my friend</w:t>
        </w:r>
        <w:r>
          <w:rPr>
            <w:rFonts w:ascii="Times New Roman" w:hAnsi="Times New Roman" w:cs="Times New Roman"/>
            <w:szCs w:val="24"/>
          </w:rPr>
          <w:t>. U</w:t>
        </w:r>
        <w:r w:rsidRPr="00A646A5">
          <w:rPr>
            <w:rFonts w:ascii="Times New Roman" w:hAnsi="Times New Roman" w:cs="Times New Roman"/>
            <w:szCs w:val="24"/>
          </w:rPr>
          <w:t xml:space="preserve">sually I </w:t>
        </w:r>
        <w:r>
          <w:rPr>
            <w:rFonts w:ascii="Times New Roman" w:hAnsi="Times New Roman" w:cs="Times New Roman"/>
            <w:szCs w:val="24"/>
          </w:rPr>
          <w:t>tell</w:t>
        </w:r>
        <w:r w:rsidRPr="00A646A5">
          <w:rPr>
            <w:rFonts w:ascii="Times New Roman" w:hAnsi="Times New Roman" w:cs="Times New Roman"/>
            <w:szCs w:val="24"/>
          </w:rPr>
          <w:t xml:space="preserve"> people </w:t>
        </w:r>
        <w:r>
          <w:rPr>
            <w:rFonts w:ascii="Times New Roman" w:hAnsi="Times New Roman" w:cs="Times New Roman"/>
            <w:szCs w:val="24"/>
          </w:rPr>
          <w:t xml:space="preserve">the truth </w:t>
        </w:r>
        <w:r w:rsidRPr="00A646A5">
          <w:rPr>
            <w:rFonts w:ascii="Times New Roman" w:hAnsi="Times New Roman" w:cs="Times New Roman"/>
            <w:szCs w:val="24"/>
          </w:rPr>
          <w:t xml:space="preserve">politely, and most of the time I still stand </w:t>
        </w:r>
        <w:r>
          <w:rPr>
            <w:rFonts w:ascii="Times New Roman" w:hAnsi="Times New Roman" w:cs="Times New Roman"/>
            <w:szCs w:val="24"/>
          </w:rPr>
          <w:t>on</w:t>
        </w:r>
        <w:r w:rsidRPr="00A646A5">
          <w:rPr>
            <w:rFonts w:ascii="Times New Roman" w:hAnsi="Times New Roman" w:cs="Times New Roman"/>
            <w:szCs w:val="24"/>
          </w:rPr>
          <w:t xml:space="preserve"> my friend’s side. So I could </w:t>
        </w:r>
        <w:r>
          <w:rPr>
            <w:rFonts w:ascii="Times New Roman" w:hAnsi="Times New Roman" w:cs="Times New Roman"/>
            <w:szCs w:val="24"/>
          </w:rPr>
          <w:t>say</w:t>
        </w:r>
        <w:r w:rsidRPr="00A646A5">
          <w:rPr>
            <w:rFonts w:ascii="Times New Roman" w:hAnsi="Times New Roman" w:cs="Times New Roman"/>
            <w:szCs w:val="24"/>
          </w:rPr>
          <w:t xml:space="preserve"> that I’m a good listener because I </w:t>
        </w:r>
        <w:r>
          <w:rPr>
            <w:rFonts w:ascii="Times New Roman" w:hAnsi="Times New Roman" w:cs="Times New Roman"/>
            <w:szCs w:val="24"/>
          </w:rPr>
          <w:t>can</w:t>
        </w:r>
        <w:r w:rsidRPr="00A646A5">
          <w:rPr>
            <w:rFonts w:ascii="Times New Roman" w:hAnsi="Times New Roman" w:cs="Times New Roman"/>
            <w:szCs w:val="24"/>
          </w:rPr>
          <w:t xml:space="preserve"> help my friends and give </w:t>
        </w:r>
        <w:r>
          <w:rPr>
            <w:rFonts w:ascii="Times New Roman" w:hAnsi="Times New Roman" w:cs="Times New Roman"/>
            <w:szCs w:val="24"/>
          </w:rPr>
          <w:t xml:space="preserve">them the true advice </w:t>
        </w:r>
        <w:r w:rsidRPr="00A646A5">
          <w:rPr>
            <w:rFonts w:ascii="Times New Roman" w:hAnsi="Times New Roman" w:cs="Times New Roman"/>
            <w:szCs w:val="24"/>
          </w:rPr>
          <w:t>they need</w:t>
        </w:r>
        <w:r>
          <w:rPr>
            <w:rFonts w:ascii="Times New Roman" w:hAnsi="Times New Roman" w:cs="Times New Roman"/>
            <w:szCs w:val="24"/>
          </w:rPr>
          <w:t>, not just what they want to hear.</w:t>
        </w:r>
        <w:r w:rsidRPr="00A646A5">
          <w:rPr>
            <w:rFonts w:ascii="Times New Roman" w:hAnsi="Times New Roman" w:cs="Times New Roman"/>
            <w:szCs w:val="24"/>
          </w:rPr>
          <w:t xml:space="preserve"> </w:t>
        </w:r>
      </w:ins>
    </w:p>
    <w:p w14:paraId="6528B3B4" w14:textId="77777777" w:rsidR="008C18AB" w:rsidRPr="006776A9" w:rsidRDefault="008C18AB" w:rsidP="004168D5">
      <w:pPr>
        <w:rPr>
          <w:rFonts w:ascii="Times" w:hAnsi="Times"/>
          <w:color w:val="4472C4" w:themeColor="accent1"/>
          <w:rPrChange w:id="3935" w:author="Jordon Beijing" w:date="2020-09-05T19:50:00Z">
            <w:rPr>
              <w:rFonts w:ascii="Times" w:hAnsi="Times"/>
              <w:color w:val="4472C4" w:themeColor="accent1"/>
              <w:lang w:val="en-US"/>
            </w:rPr>
          </w:rPrChange>
        </w:rPr>
      </w:pPr>
    </w:p>
    <w:p w14:paraId="6A5F1F8F" w14:textId="558BBDA2" w:rsidR="008C18AB" w:rsidDel="006776A9" w:rsidRDefault="008C18AB" w:rsidP="004168D5">
      <w:pPr>
        <w:rPr>
          <w:del w:id="3936" w:author="Jordon Beijing" w:date="2020-09-05T19:50:00Z"/>
          <w:rFonts w:ascii="Times" w:hAnsi="Times"/>
          <w:color w:val="4472C4" w:themeColor="accent1"/>
          <w:lang w:val="en-US"/>
        </w:rPr>
      </w:pPr>
    </w:p>
    <w:p w14:paraId="6CF6D142" w14:textId="53C6AFE9" w:rsidR="006776A9" w:rsidRDefault="006776A9" w:rsidP="004168D5">
      <w:pPr>
        <w:rPr>
          <w:ins w:id="3937" w:author="Jordon Beijing" w:date="2020-09-05T19:50:00Z"/>
          <w:rFonts w:ascii="Times" w:hAnsi="Times"/>
          <w:color w:val="4472C4" w:themeColor="accent1"/>
          <w:lang w:val="en-US"/>
        </w:rPr>
      </w:pPr>
    </w:p>
    <w:p w14:paraId="08575CE2" w14:textId="77777777" w:rsidR="006776A9" w:rsidRDefault="006776A9" w:rsidP="004168D5">
      <w:pPr>
        <w:rPr>
          <w:ins w:id="3938" w:author="Jordon Beijing" w:date="2020-09-05T19:50:00Z"/>
          <w:rFonts w:ascii="Times" w:hAnsi="Times"/>
          <w:color w:val="4472C4" w:themeColor="accent1"/>
          <w:lang w:val="en-US"/>
        </w:rPr>
      </w:pPr>
    </w:p>
    <w:p w14:paraId="6D5951F0" w14:textId="77777777" w:rsidR="008C18AB" w:rsidDel="006776A9" w:rsidRDefault="008C18AB" w:rsidP="004168D5">
      <w:pPr>
        <w:rPr>
          <w:del w:id="3939" w:author="Jordon Beijing" w:date="2020-09-05T19:50:00Z"/>
          <w:rFonts w:ascii="Times" w:hAnsi="Times"/>
          <w:color w:val="4472C4" w:themeColor="accent1"/>
          <w:lang w:val="en-US"/>
        </w:rPr>
      </w:pPr>
    </w:p>
    <w:p w14:paraId="7BF2FCB2" w14:textId="77777777" w:rsidR="008C18AB" w:rsidDel="006776A9" w:rsidRDefault="008C18AB" w:rsidP="004168D5">
      <w:pPr>
        <w:rPr>
          <w:del w:id="3940" w:author="Jordon Beijing" w:date="2020-09-05T19:50:00Z"/>
          <w:rFonts w:ascii="Times" w:hAnsi="Times"/>
          <w:color w:val="4472C4" w:themeColor="accent1"/>
          <w:lang w:val="en-US"/>
        </w:rPr>
      </w:pPr>
    </w:p>
    <w:p w14:paraId="138F2A05" w14:textId="77777777" w:rsidR="008C18AB" w:rsidDel="006776A9" w:rsidRDefault="008C18AB" w:rsidP="004168D5">
      <w:pPr>
        <w:rPr>
          <w:del w:id="3941" w:author="Jordon Beijing" w:date="2020-09-05T19:50:00Z"/>
          <w:rFonts w:ascii="Times" w:hAnsi="Times"/>
          <w:color w:val="4472C4" w:themeColor="accent1"/>
          <w:lang w:val="en-US"/>
        </w:rPr>
      </w:pPr>
    </w:p>
    <w:p w14:paraId="52CCE087" w14:textId="77777777" w:rsidR="008C18AB" w:rsidDel="006776A9" w:rsidRDefault="008C18AB" w:rsidP="004168D5">
      <w:pPr>
        <w:rPr>
          <w:del w:id="3942" w:author="Jordon Beijing" w:date="2020-09-05T19:50:00Z"/>
          <w:rFonts w:ascii="Times" w:hAnsi="Times"/>
          <w:color w:val="4472C4" w:themeColor="accent1"/>
          <w:lang w:val="en-US"/>
        </w:rPr>
      </w:pPr>
    </w:p>
    <w:p w14:paraId="44978611" w14:textId="77777777" w:rsidR="008C18AB" w:rsidDel="006776A9" w:rsidRDefault="008C18AB" w:rsidP="004168D5">
      <w:pPr>
        <w:rPr>
          <w:del w:id="3943" w:author="Jordon Beijing" w:date="2020-09-05T19:50:00Z"/>
          <w:rFonts w:ascii="Times" w:hAnsi="Times"/>
          <w:color w:val="4472C4" w:themeColor="accent1"/>
          <w:lang w:val="en-US"/>
        </w:rPr>
      </w:pPr>
    </w:p>
    <w:p w14:paraId="69654981" w14:textId="77777777" w:rsidR="008C18AB" w:rsidDel="006776A9" w:rsidRDefault="008C18AB" w:rsidP="004168D5">
      <w:pPr>
        <w:rPr>
          <w:del w:id="3944" w:author="Jordon Beijing" w:date="2020-09-05T19:50:00Z"/>
          <w:rFonts w:ascii="Times" w:hAnsi="Times"/>
          <w:color w:val="4472C4" w:themeColor="accent1"/>
          <w:lang w:val="en-US"/>
        </w:rPr>
      </w:pPr>
    </w:p>
    <w:p w14:paraId="4047D650" w14:textId="77777777" w:rsidR="008C18AB" w:rsidDel="006776A9" w:rsidRDefault="008C18AB" w:rsidP="004168D5">
      <w:pPr>
        <w:rPr>
          <w:del w:id="3945" w:author="Jordon Beijing" w:date="2020-09-05T19:50:00Z"/>
          <w:rFonts w:ascii="Times" w:hAnsi="Times"/>
          <w:color w:val="4472C4" w:themeColor="accent1"/>
          <w:lang w:val="en-US"/>
        </w:rPr>
      </w:pPr>
    </w:p>
    <w:p w14:paraId="506F1BCB" w14:textId="77777777" w:rsidR="008C18AB" w:rsidDel="006776A9" w:rsidRDefault="008C18AB" w:rsidP="004168D5">
      <w:pPr>
        <w:rPr>
          <w:del w:id="3946" w:author="Jordon Beijing" w:date="2020-09-05T19:50:00Z"/>
          <w:rFonts w:ascii="Times" w:hAnsi="Times"/>
          <w:color w:val="4472C4" w:themeColor="accent1"/>
          <w:lang w:val="en-US"/>
        </w:rPr>
      </w:pPr>
    </w:p>
    <w:p w14:paraId="3A8C416C" w14:textId="77777777" w:rsidR="008C18AB" w:rsidDel="006776A9" w:rsidRDefault="008C18AB" w:rsidP="004168D5">
      <w:pPr>
        <w:rPr>
          <w:del w:id="3947" w:author="Jordon Beijing" w:date="2020-09-05T19:50:00Z"/>
          <w:rFonts w:ascii="Times" w:hAnsi="Times"/>
          <w:color w:val="4472C4" w:themeColor="accent1"/>
          <w:lang w:val="en-US"/>
        </w:rPr>
      </w:pPr>
    </w:p>
    <w:p w14:paraId="459289A5" w14:textId="77777777" w:rsidR="008C18AB" w:rsidDel="006776A9" w:rsidRDefault="008C18AB" w:rsidP="004168D5">
      <w:pPr>
        <w:rPr>
          <w:del w:id="3948" w:author="Jordon Beijing" w:date="2020-09-05T19:50:00Z"/>
          <w:rFonts w:ascii="Times" w:hAnsi="Times"/>
          <w:color w:val="4472C4" w:themeColor="accent1"/>
          <w:lang w:val="en-US"/>
        </w:rPr>
      </w:pPr>
    </w:p>
    <w:p w14:paraId="12CCF736" w14:textId="77777777" w:rsidR="008C18AB" w:rsidDel="006776A9" w:rsidRDefault="008C18AB" w:rsidP="004168D5">
      <w:pPr>
        <w:rPr>
          <w:del w:id="3949" w:author="Jordon Beijing" w:date="2020-09-05T19:50:00Z"/>
          <w:rFonts w:ascii="Times" w:hAnsi="Times"/>
          <w:color w:val="4472C4" w:themeColor="accent1"/>
          <w:lang w:val="en-US"/>
        </w:rPr>
      </w:pPr>
    </w:p>
    <w:p w14:paraId="649928F1" w14:textId="77777777" w:rsidR="008C18AB" w:rsidRDefault="008C18AB" w:rsidP="004168D5">
      <w:pPr>
        <w:rPr>
          <w:rFonts w:ascii="Times" w:hAnsi="Times"/>
          <w:color w:val="4472C4" w:themeColor="accent1"/>
          <w:lang w:val="en-US"/>
        </w:rPr>
      </w:pPr>
    </w:p>
    <w:p w14:paraId="2B96801E" w14:textId="77777777" w:rsidR="008C18AB" w:rsidRDefault="008C18AB" w:rsidP="004168D5">
      <w:pPr>
        <w:rPr>
          <w:rFonts w:ascii="Times" w:hAnsi="Times"/>
          <w:color w:val="4472C4" w:themeColor="accent1"/>
          <w:lang w:val="en-US"/>
        </w:rPr>
      </w:pPr>
    </w:p>
    <w:p w14:paraId="55A44533" w14:textId="77777777" w:rsidR="008C18AB" w:rsidRDefault="008C18AB" w:rsidP="004168D5">
      <w:pPr>
        <w:rPr>
          <w:rFonts w:ascii="Times" w:hAnsi="Times"/>
          <w:color w:val="4472C4" w:themeColor="accent1"/>
          <w:lang w:val="en-US"/>
        </w:rPr>
      </w:pPr>
    </w:p>
    <w:p w14:paraId="7BCA1F37" w14:textId="77777777" w:rsidR="008C18AB" w:rsidRDefault="008C18AB" w:rsidP="004168D5">
      <w:pPr>
        <w:rPr>
          <w:rFonts w:ascii="Times" w:hAnsi="Times"/>
          <w:color w:val="4472C4" w:themeColor="accent1"/>
          <w:lang w:val="en-US"/>
        </w:rPr>
      </w:pPr>
    </w:p>
    <w:p w14:paraId="2283D19E" w14:textId="77777777" w:rsidR="008C18AB" w:rsidRDefault="008C18AB" w:rsidP="004168D5">
      <w:pPr>
        <w:rPr>
          <w:rFonts w:ascii="Times" w:hAnsi="Times"/>
          <w:color w:val="4472C4" w:themeColor="accent1"/>
          <w:lang w:val="en-US"/>
        </w:rPr>
      </w:pPr>
    </w:p>
    <w:p w14:paraId="3CD23E1A" w14:textId="77777777" w:rsidR="008C18AB" w:rsidRDefault="008C18AB" w:rsidP="004168D5">
      <w:pPr>
        <w:rPr>
          <w:rFonts w:ascii="Times" w:hAnsi="Times"/>
          <w:color w:val="4472C4" w:themeColor="accent1"/>
          <w:lang w:val="en-US"/>
        </w:rPr>
      </w:pPr>
    </w:p>
    <w:p w14:paraId="24B0D21A" w14:textId="77777777" w:rsidR="008C18AB" w:rsidRDefault="008C18AB" w:rsidP="004168D5">
      <w:pPr>
        <w:rPr>
          <w:rFonts w:ascii="Times" w:hAnsi="Times"/>
          <w:color w:val="4472C4" w:themeColor="accent1"/>
          <w:lang w:val="en-US"/>
        </w:rPr>
      </w:pPr>
    </w:p>
    <w:p w14:paraId="7274BD90" w14:textId="77777777" w:rsidR="008C18AB" w:rsidRDefault="008C18AB" w:rsidP="004168D5">
      <w:pPr>
        <w:rPr>
          <w:rFonts w:ascii="Times" w:hAnsi="Times"/>
          <w:color w:val="4472C4" w:themeColor="accent1"/>
          <w:lang w:val="en-US"/>
        </w:rPr>
      </w:pPr>
    </w:p>
    <w:p w14:paraId="26643EF3" w14:textId="77777777" w:rsidR="008C18AB" w:rsidRDefault="008C18AB" w:rsidP="004168D5">
      <w:pPr>
        <w:rPr>
          <w:rFonts w:ascii="Times" w:hAnsi="Times"/>
          <w:color w:val="4472C4" w:themeColor="accent1"/>
          <w:lang w:val="en-US"/>
        </w:rPr>
      </w:pPr>
    </w:p>
    <w:p w14:paraId="31BDF2C6" w14:textId="79D11D06" w:rsidR="008C18AB" w:rsidRDefault="008C18AB" w:rsidP="004168D5">
      <w:pPr>
        <w:rPr>
          <w:ins w:id="3950" w:author="Jordon Beijing" w:date="2020-09-04T10:40:00Z"/>
          <w:rFonts w:ascii="Times" w:hAnsi="Times"/>
          <w:color w:val="4472C4" w:themeColor="accent1"/>
          <w:lang w:val="en-US"/>
        </w:rPr>
      </w:pPr>
    </w:p>
    <w:p w14:paraId="66537992" w14:textId="2B6BC2C3" w:rsidR="007A4CFC" w:rsidRDefault="007A4CFC" w:rsidP="004168D5">
      <w:pPr>
        <w:rPr>
          <w:ins w:id="3951" w:author="Jordon Beijing" w:date="2020-09-04T10:40:00Z"/>
          <w:rFonts w:ascii="Times" w:hAnsi="Times"/>
          <w:color w:val="4472C4" w:themeColor="accent1"/>
          <w:lang w:val="en-US"/>
        </w:rPr>
      </w:pPr>
    </w:p>
    <w:p w14:paraId="601B7BD2" w14:textId="1969FDFC" w:rsidR="007A4CFC" w:rsidRDefault="007A4CFC" w:rsidP="004168D5">
      <w:pPr>
        <w:rPr>
          <w:ins w:id="3952" w:author="Jordon Beijing" w:date="2020-09-04T10:40:00Z"/>
          <w:rFonts w:ascii="Times" w:hAnsi="Times"/>
          <w:color w:val="4472C4" w:themeColor="accent1"/>
          <w:lang w:val="en-US"/>
        </w:rPr>
      </w:pPr>
    </w:p>
    <w:p w14:paraId="12416618" w14:textId="71F66D60" w:rsidR="007A4CFC" w:rsidRDefault="007A4CFC" w:rsidP="004168D5">
      <w:pPr>
        <w:rPr>
          <w:ins w:id="3953" w:author="Jordon Beijing" w:date="2020-09-04T10:40:00Z"/>
          <w:rFonts w:ascii="Times" w:hAnsi="Times"/>
          <w:color w:val="4472C4" w:themeColor="accent1"/>
          <w:lang w:val="en-US"/>
        </w:rPr>
      </w:pPr>
    </w:p>
    <w:p w14:paraId="15CEE0BB" w14:textId="3C902C4B" w:rsidR="007A4CFC" w:rsidRDefault="007A4CFC" w:rsidP="004168D5">
      <w:pPr>
        <w:rPr>
          <w:ins w:id="3954" w:author="Jordon Beijing" w:date="2020-09-04T10:40:00Z"/>
          <w:rFonts w:ascii="Times" w:hAnsi="Times"/>
          <w:color w:val="4472C4" w:themeColor="accent1"/>
          <w:lang w:val="en-US"/>
        </w:rPr>
      </w:pPr>
    </w:p>
    <w:p w14:paraId="0200023B" w14:textId="556241C3" w:rsidR="007A4CFC" w:rsidRDefault="007A4CFC" w:rsidP="004168D5">
      <w:pPr>
        <w:rPr>
          <w:ins w:id="3955" w:author="Jordon Beijing" w:date="2020-09-04T10:40:00Z"/>
          <w:rFonts w:ascii="Times" w:hAnsi="Times"/>
          <w:color w:val="4472C4" w:themeColor="accent1"/>
          <w:lang w:val="en-US"/>
        </w:rPr>
      </w:pPr>
    </w:p>
    <w:p w14:paraId="3581B5C0" w14:textId="67FE956A" w:rsidR="007A4CFC" w:rsidRDefault="007A4CFC" w:rsidP="004168D5">
      <w:pPr>
        <w:rPr>
          <w:ins w:id="3956" w:author="Jordon Beijing" w:date="2020-09-05T20:00:00Z"/>
          <w:rFonts w:ascii="Times" w:hAnsi="Times"/>
          <w:color w:val="4472C4" w:themeColor="accent1"/>
          <w:lang w:val="en-US"/>
        </w:rPr>
      </w:pPr>
    </w:p>
    <w:p w14:paraId="2CB6EE82" w14:textId="00E8B364" w:rsidR="000214BA" w:rsidRDefault="000214BA" w:rsidP="004168D5">
      <w:pPr>
        <w:rPr>
          <w:ins w:id="3957" w:author="Jordon Beijing" w:date="2020-09-05T20:00:00Z"/>
          <w:rFonts w:ascii="Times" w:hAnsi="Times"/>
          <w:color w:val="4472C4" w:themeColor="accent1"/>
          <w:lang w:val="en-US"/>
        </w:rPr>
      </w:pPr>
    </w:p>
    <w:p w14:paraId="7A36C5B6" w14:textId="224BD4C6" w:rsidR="000214BA" w:rsidRDefault="000214BA" w:rsidP="004168D5">
      <w:pPr>
        <w:rPr>
          <w:ins w:id="3958" w:author="Jordon Beijing" w:date="2020-09-05T20:00:00Z"/>
          <w:rFonts w:ascii="Times" w:hAnsi="Times"/>
          <w:color w:val="4472C4" w:themeColor="accent1"/>
          <w:lang w:val="en-US"/>
        </w:rPr>
      </w:pPr>
    </w:p>
    <w:p w14:paraId="522E8679" w14:textId="5DE9A1ED" w:rsidR="000214BA" w:rsidRDefault="000214BA" w:rsidP="004168D5">
      <w:pPr>
        <w:rPr>
          <w:ins w:id="3959" w:author="Jordon Beijing" w:date="2020-09-05T20:00:00Z"/>
          <w:rFonts w:ascii="Times" w:hAnsi="Times"/>
          <w:color w:val="4472C4" w:themeColor="accent1"/>
          <w:lang w:val="en-US"/>
        </w:rPr>
      </w:pPr>
    </w:p>
    <w:p w14:paraId="66F5F65C" w14:textId="04F90B88" w:rsidR="000214BA" w:rsidRDefault="000214BA" w:rsidP="004168D5">
      <w:pPr>
        <w:rPr>
          <w:ins w:id="3960" w:author="Jordon Beijing" w:date="2020-09-05T20:00:00Z"/>
          <w:rFonts w:ascii="Times" w:hAnsi="Times"/>
          <w:color w:val="4472C4" w:themeColor="accent1"/>
          <w:lang w:val="en-US"/>
        </w:rPr>
      </w:pPr>
    </w:p>
    <w:p w14:paraId="613C074B" w14:textId="56F0AC80" w:rsidR="000214BA" w:rsidRDefault="000214BA" w:rsidP="004168D5">
      <w:pPr>
        <w:rPr>
          <w:ins w:id="3961" w:author="Jordon Beijing" w:date="2020-09-05T20:00:00Z"/>
          <w:rFonts w:ascii="Times" w:hAnsi="Times"/>
          <w:color w:val="4472C4" w:themeColor="accent1"/>
          <w:lang w:val="en-US"/>
        </w:rPr>
      </w:pPr>
    </w:p>
    <w:p w14:paraId="6A1685AF" w14:textId="7D138CF2" w:rsidR="000214BA" w:rsidRDefault="000214BA" w:rsidP="004168D5">
      <w:pPr>
        <w:rPr>
          <w:ins w:id="3962" w:author="Jordon Beijing" w:date="2020-09-05T20:00:00Z"/>
          <w:rFonts w:ascii="Times" w:hAnsi="Times"/>
          <w:color w:val="4472C4" w:themeColor="accent1"/>
          <w:lang w:val="en-US"/>
        </w:rPr>
      </w:pPr>
    </w:p>
    <w:p w14:paraId="21A75F51" w14:textId="77777777" w:rsidR="000214BA" w:rsidRDefault="000214BA" w:rsidP="004168D5">
      <w:pPr>
        <w:rPr>
          <w:rFonts w:ascii="Times" w:hAnsi="Times"/>
          <w:color w:val="4472C4" w:themeColor="accent1"/>
          <w:lang w:val="en-US"/>
        </w:rPr>
      </w:pPr>
    </w:p>
    <w:p w14:paraId="74D7BE47" w14:textId="6ECFB775" w:rsidR="004168D5" w:rsidRDefault="0012632B" w:rsidP="004168D5">
      <w:pPr>
        <w:rPr>
          <w:rFonts w:ascii="Times" w:hAnsi="Times"/>
          <w:color w:val="4472C4" w:themeColor="accent1"/>
          <w:lang w:val="en-US"/>
        </w:rPr>
      </w:pPr>
      <w:r>
        <w:rPr>
          <w:rFonts w:ascii="Times" w:hAnsi="Times"/>
          <w:color w:val="4472C4" w:themeColor="accent1"/>
          <w:lang w:val="en-US"/>
        </w:rPr>
        <w:lastRenderedPageBreak/>
        <w:t xml:space="preserve">[Journal 12: </w:t>
      </w:r>
      <w:r w:rsidR="004168D5" w:rsidRPr="004168D5">
        <w:rPr>
          <w:rFonts w:ascii="Times" w:hAnsi="Times"/>
          <w:color w:val="4472C4" w:themeColor="accent1"/>
          <w:lang w:val="en-US"/>
        </w:rPr>
        <w:t>If you could take home any animal from the zoo as a pet, which would you choose?: Draft 1</w:t>
      </w:r>
      <w:r>
        <w:rPr>
          <w:rFonts w:ascii="Times" w:hAnsi="Times"/>
          <w:color w:val="4472C4" w:themeColor="accent1"/>
          <w:lang w:val="en-US"/>
        </w:rPr>
        <w:t>]</w:t>
      </w:r>
    </w:p>
    <w:p w14:paraId="2DF27026" w14:textId="77777777" w:rsidR="00A54001" w:rsidRDefault="00A54001" w:rsidP="00A54001">
      <w:pPr>
        <w:jc w:val="center"/>
        <w:rPr>
          <w:ins w:id="3963" w:author="Jordon Beijing" w:date="2020-09-05T20:57:00Z"/>
          <w:rFonts w:ascii="Times New Roman" w:hAnsi="Times New Roman" w:cs="Times New Roman"/>
          <w:b/>
          <w:bCs/>
          <w:szCs w:val="24"/>
          <w:lang w:val="en-US"/>
        </w:rPr>
      </w:pPr>
    </w:p>
    <w:p w14:paraId="0FC05D89" w14:textId="61D11A7F" w:rsidR="00A54001" w:rsidRDefault="00A54001" w:rsidP="00A54001">
      <w:pPr>
        <w:jc w:val="center"/>
        <w:rPr>
          <w:ins w:id="3964" w:author="Jordon Beijing" w:date="2020-09-05T20:57:00Z"/>
          <w:rFonts w:ascii="Times New Roman" w:hAnsi="Times New Roman" w:cs="Times New Roman"/>
          <w:b/>
          <w:bCs/>
          <w:szCs w:val="24"/>
        </w:rPr>
      </w:pPr>
      <w:ins w:id="3965" w:author="Jordon Beijing" w:date="2020-09-05T20:57:00Z">
        <w:r>
          <w:rPr>
            <w:rFonts w:ascii="Times New Roman" w:hAnsi="Times New Roman" w:cs="Times New Roman"/>
            <w:b/>
            <w:bCs/>
            <w:szCs w:val="24"/>
          </w:rPr>
          <w:t xml:space="preserve">Journal Prompt 12: </w:t>
        </w:r>
        <w:r w:rsidRPr="00A646A5">
          <w:rPr>
            <w:rFonts w:ascii="Times New Roman" w:hAnsi="Times New Roman" w:cs="Times New Roman"/>
            <w:b/>
            <w:bCs/>
            <w:szCs w:val="24"/>
          </w:rPr>
          <w:t>If you could take home any animal from the zoo as a pet, which would you choose</w:t>
        </w:r>
        <w:r>
          <w:rPr>
            <w:rFonts w:ascii="Times New Roman" w:hAnsi="Times New Roman" w:cs="Times New Roman"/>
            <w:b/>
            <w:bCs/>
            <w:szCs w:val="24"/>
          </w:rPr>
          <w:t xml:space="preserve"> – </w:t>
        </w:r>
        <w:r w:rsidRPr="00A646A5">
          <w:rPr>
            <w:rFonts w:ascii="Times New Roman" w:hAnsi="Times New Roman" w:cs="Times New Roman"/>
            <w:b/>
            <w:bCs/>
            <w:szCs w:val="24"/>
          </w:rPr>
          <w:t>and why?</w:t>
        </w:r>
      </w:ins>
    </w:p>
    <w:p w14:paraId="1FA67B92" w14:textId="77777777" w:rsidR="008C18AB" w:rsidRDefault="008C18AB" w:rsidP="004168D5">
      <w:pPr>
        <w:rPr>
          <w:rFonts w:ascii="Times" w:hAnsi="Times"/>
          <w:color w:val="4472C4" w:themeColor="accent1"/>
          <w:lang w:val="en-US"/>
        </w:rPr>
      </w:pPr>
    </w:p>
    <w:p w14:paraId="22615747" w14:textId="4DDFDD9E" w:rsidR="008C18AB" w:rsidRPr="006E3F1A" w:rsidDel="000214BA" w:rsidRDefault="006E3F1A" w:rsidP="006E3F1A">
      <w:pPr>
        <w:ind w:firstLineChars="250" w:firstLine="600"/>
        <w:rPr>
          <w:del w:id="3966" w:author="Jordon Beijing" w:date="2020-09-05T20:00:00Z"/>
          <w:rFonts w:ascii="Times" w:hAnsi="Times"/>
          <w:lang w:val="en-US"/>
        </w:rPr>
      </w:pPr>
      <w:r w:rsidRPr="006E3F1A">
        <w:rPr>
          <w:rFonts w:ascii="Times" w:hAnsi="Times"/>
          <w:lang w:val="en-US"/>
        </w:rPr>
        <w:t>I will take raccoon back home, because they are cute!!! First time I saw raccoon is last year Christmas in Australia, my family travel to Australia to visited my sister who was studied in Sydney. I saw three raccoon in the zoo, and they are so cute!!! I couldn’t put my sight away from them. I know that raccoon is very smart and very tricky, it has flexible body and it can walk with two feet, they love finding food in garbage; but they still so cute! They love” washing food” to find the shape of food. They love water too, they love taking bath and swimming. If I could take home any animal from the zoo, I will take raccoon home, definitely.</w:t>
      </w:r>
    </w:p>
    <w:p w14:paraId="338214EC" w14:textId="77777777" w:rsidR="008C18AB" w:rsidDel="000214BA" w:rsidRDefault="008C18AB" w:rsidP="004168D5">
      <w:pPr>
        <w:rPr>
          <w:del w:id="3967" w:author="Jordon Beijing" w:date="2020-09-05T20:00:00Z"/>
          <w:rFonts w:ascii="Times" w:hAnsi="Times"/>
          <w:color w:val="4472C4" w:themeColor="accent1"/>
          <w:lang w:val="en-US"/>
        </w:rPr>
      </w:pPr>
    </w:p>
    <w:p w14:paraId="07A59FE0" w14:textId="77777777" w:rsidR="008C18AB" w:rsidDel="000214BA" w:rsidRDefault="008C18AB" w:rsidP="004168D5">
      <w:pPr>
        <w:rPr>
          <w:del w:id="3968" w:author="Jordon Beijing" w:date="2020-09-05T20:00:00Z"/>
          <w:rFonts w:ascii="Times" w:hAnsi="Times"/>
          <w:color w:val="4472C4" w:themeColor="accent1"/>
          <w:lang w:val="en-US"/>
        </w:rPr>
      </w:pPr>
    </w:p>
    <w:p w14:paraId="4016D82A" w14:textId="77777777" w:rsidR="008C18AB" w:rsidDel="000214BA" w:rsidRDefault="008C18AB" w:rsidP="004168D5">
      <w:pPr>
        <w:rPr>
          <w:del w:id="3969" w:author="Jordon Beijing" w:date="2020-09-05T20:00:00Z"/>
          <w:rFonts w:ascii="Times" w:hAnsi="Times"/>
          <w:color w:val="4472C4" w:themeColor="accent1"/>
          <w:lang w:val="en-US"/>
        </w:rPr>
      </w:pPr>
    </w:p>
    <w:p w14:paraId="1D2D3950" w14:textId="77777777" w:rsidR="008C18AB" w:rsidDel="000214BA" w:rsidRDefault="008C18AB" w:rsidP="004168D5">
      <w:pPr>
        <w:rPr>
          <w:del w:id="3970" w:author="Jordon Beijing" w:date="2020-09-05T20:00:00Z"/>
          <w:rFonts w:ascii="Times" w:hAnsi="Times"/>
          <w:color w:val="4472C4" w:themeColor="accent1"/>
          <w:lang w:val="en-US"/>
        </w:rPr>
      </w:pPr>
    </w:p>
    <w:p w14:paraId="70F5639C" w14:textId="77777777" w:rsidR="008C18AB" w:rsidDel="000214BA" w:rsidRDefault="008C18AB" w:rsidP="004168D5">
      <w:pPr>
        <w:rPr>
          <w:del w:id="3971" w:author="Jordon Beijing" w:date="2020-09-05T20:00:00Z"/>
          <w:rFonts w:ascii="Times" w:hAnsi="Times"/>
          <w:color w:val="4472C4" w:themeColor="accent1"/>
          <w:lang w:val="en-US"/>
        </w:rPr>
      </w:pPr>
    </w:p>
    <w:p w14:paraId="1594FC0E" w14:textId="77777777" w:rsidR="008C18AB" w:rsidDel="000214BA" w:rsidRDefault="008C18AB" w:rsidP="004168D5">
      <w:pPr>
        <w:rPr>
          <w:del w:id="3972" w:author="Jordon Beijing" w:date="2020-09-05T20:00:00Z"/>
          <w:rFonts w:ascii="Times" w:hAnsi="Times"/>
          <w:color w:val="4472C4" w:themeColor="accent1"/>
          <w:lang w:val="en-US"/>
        </w:rPr>
      </w:pPr>
    </w:p>
    <w:p w14:paraId="1868601D" w14:textId="77777777" w:rsidR="008C18AB" w:rsidDel="000214BA" w:rsidRDefault="008C18AB" w:rsidP="004168D5">
      <w:pPr>
        <w:rPr>
          <w:del w:id="3973" w:author="Jordon Beijing" w:date="2020-09-05T20:00:00Z"/>
          <w:rFonts w:ascii="Times" w:hAnsi="Times"/>
          <w:color w:val="4472C4" w:themeColor="accent1"/>
          <w:lang w:val="en-US"/>
        </w:rPr>
      </w:pPr>
    </w:p>
    <w:p w14:paraId="51D9D540" w14:textId="77777777" w:rsidR="008C18AB" w:rsidDel="000214BA" w:rsidRDefault="008C18AB" w:rsidP="004168D5">
      <w:pPr>
        <w:rPr>
          <w:del w:id="3974" w:author="Jordon Beijing" w:date="2020-09-05T20:00:00Z"/>
          <w:rFonts w:ascii="Times" w:hAnsi="Times"/>
          <w:color w:val="4472C4" w:themeColor="accent1"/>
          <w:lang w:val="en-US"/>
        </w:rPr>
      </w:pPr>
    </w:p>
    <w:p w14:paraId="4ABEF193" w14:textId="77777777" w:rsidR="008C18AB" w:rsidDel="000214BA" w:rsidRDefault="008C18AB" w:rsidP="004168D5">
      <w:pPr>
        <w:rPr>
          <w:del w:id="3975" w:author="Jordon Beijing" w:date="2020-09-05T20:00:00Z"/>
          <w:rFonts w:ascii="Times" w:hAnsi="Times"/>
          <w:color w:val="4472C4" w:themeColor="accent1"/>
          <w:lang w:val="en-US"/>
        </w:rPr>
      </w:pPr>
    </w:p>
    <w:p w14:paraId="1D0B3AA9" w14:textId="77777777" w:rsidR="008C18AB" w:rsidDel="007A4CFC" w:rsidRDefault="008C18AB" w:rsidP="004168D5">
      <w:pPr>
        <w:rPr>
          <w:del w:id="3976" w:author="Jordon Beijing" w:date="2020-09-04T10:40:00Z"/>
          <w:rFonts w:ascii="Times" w:hAnsi="Times"/>
          <w:color w:val="4472C4" w:themeColor="accent1"/>
          <w:lang w:val="en-US"/>
        </w:rPr>
      </w:pPr>
    </w:p>
    <w:p w14:paraId="7D08D7B6" w14:textId="77777777" w:rsidR="008C18AB" w:rsidDel="007A4CFC" w:rsidRDefault="008C18AB" w:rsidP="004168D5">
      <w:pPr>
        <w:rPr>
          <w:del w:id="3977" w:author="Jordon Beijing" w:date="2020-09-04T10:40:00Z"/>
          <w:rFonts w:ascii="Times" w:hAnsi="Times"/>
          <w:color w:val="4472C4" w:themeColor="accent1"/>
          <w:lang w:val="en-US"/>
        </w:rPr>
      </w:pPr>
    </w:p>
    <w:p w14:paraId="0E5D1D74" w14:textId="77777777" w:rsidR="008C18AB" w:rsidDel="007A4CFC" w:rsidRDefault="008C18AB" w:rsidP="004168D5">
      <w:pPr>
        <w:rPr>
          <w:del w:id="3978" w:author="Jordon Beijing" w:date="2020-09-04T10:40:00Z"/>
          <w:rFonts w:ascii="Times" w:hAnsi="Times"/>
          <w:color w:val="4472C4" w:themeColor="accent1"/>
          <w:lang w:val="en-US"/>
        </w:rPr>
      </w:pPr>
    </w:p>
    <w:p w14:paraId="1627B464" w14:textId="77777777" w:rsidR="008C18AB" w:rsidDel="007A4CFC" w:rsidRDefault="008C18AB" w:rsidP="004168D5">
      <w:pPr>
        <w:rPr>
          <w:del w:id="3979" w:author="Jordon Beijing" w:date="2020-09-04T10:40:00Z"/>
          <w:rFonts w:ascii="Times" w:hAnsi="Times"/>
          <w:color w:val="4472C4" w:themeColor="accent1"/>
          <w:lang w:val="en-US"/>
        </w:rPr>
      </w:pPr>
    </w:p>
    <w:p w14:paraId="12052ED9" w14:textId="77777777" w:rsidR="008C18AB" w:rsidDel="007A4CFC" w:rsidRDefault="008C18AB" w:rsidP="004168D5">
      <w:pPr>
        <w:rPr>
          <w:del w:id="3980" w:author="Jordon Beijing" w:date="2020-09-04T10:40:00Z"/>
          <w:rFonts w:ascii="Times" w:hAnsi="Times"/>
          <w:color w:val="4472C4" w:themeColor="accent1"/>
          <w:lang w:val="en-US"/>
        </w:rPr>
      </w:pPr>
    </w:p>
    <w:p w14:paraId="7AA98C35" w14:textId="77777777" w:rsidR="008C18AB" w:rsidDel="007A4CFC" w:rsidRDefault="008C18AB" w:rsidP="004168D5">
      <w:pPr>
        <w:rPr>
          <w:del w:id="3981" w:author="Jordon Beijing" w:date="2020-09-04T10:40:00Z"/>
          <w:rFonts w:ascii="Times" w:hAnsi="Times"/>
          <w:color w:val="4472C4" w:themeColor="accent1"/>
          <w:lang w:val="en-US"/>
        </w:rPr>
      </w:pPr>
    </w:p>
    <w:p w14:paraId="7A03F564" w14:textId="77777777" w:rsidR="008C18AB" w:rsidDel="007A4CFC" w:rsidRDefault="008C18AB" w:rsidP="004168D5">
      <w:pPr>
        <w:rPr>
          <w:del w:id="3982" w:author="Jordon Beijing" w:date="2020-09-04T10:40:00Z"/>
          <w:rFonts w:ascii="Times" w:hAnsi="Times"/>
          <w:color w:val="4472C4" w:themeColor="accent1"/>
          <w:lang w:val="en-US"/>
        </w:rPr>
      </w:pPr>
    </w:p>
    <w:p w14:paraId="1CFB5B66" w14:textId="77777777" w:rsidR="008C18AB" w:rsidDel="007A4CFC" w:rsidRDefault="008C18AB" w:rsidP="004168D5">
      <w:pPr>
        <w:rPr>
          <w:del w:id="3983" w:author="Jordon Beijing" w:date="2020-09-04T10:40:00Z"/>
          <w:rFonts w:ascii="Times" w:hAnsi="Times"/>
          <w:color w:val="4472C4" w:themeColor="accent1"/>
          <w:lang w:val="en-US"/>
        </w:rPr>
      </w:pPr>
    </w:p>
    <w:p w14:paraId="559EC22C" w14:textId="77777777" w:rsidR="008C18AB" w:rsidDel="007A4CFC" w:rsidRDefault="008C18AB" w:rsidP="004168D5">
      <w:pPr>
        <w:rPr>
          <w:del w:id="3984" w:author="Jordon Beijing" w:date="2020-09-04T10:40:00Z"/>
          <w:rFonts w:ascii="Times" w:hAnsi="Times"/>
          <w:color w:val="4472C4" w:themeColor="accent1"/>
          <w:lang w:val="en-US"/>
        </w:rPr>
      </w:pPr>
    </w:p>
    <w:p w14:paraId="7F9B1E10" w14:textId="77777777" w:rsidR="008C18AB" w:rsidRDefault="008C18AB" w:rsidP="000214BA">
      <w:pPr>
        <w:ind w:firstLineChars="250" w:firstLine="600"/>
        <w:rPr>
          <w:rFonts w:ascii="Times" w:hAnsi="Times"/>
          <w:color w:val="4472C4" w:themeColor="accent1"/>
          <w:lang w:val="en-US"/>
        </w:rPr>
        <w:pPrChange w:id="3985" w:author="Jordon Beijing" w:date="2020-09-05T20:00:00Z">
          <w:pPr/>
        </w:pPrChange>
      </w:pPr>
    </w:p>
    <w:p w14:paraId="5212F7AE" w14:textId="77777777" w:rsidR="008C18AB" w:rsidRDefault="008C18AB" w:rsidP="004168D5">
      <w:pPr>
        <w:rPr>
          <w:rFonts w:ascii="Times" w:hAnsi="Times"/>
          <w:color w:val="4472C4" w:themeColor="accent1"/>
          <w:lang w:val="en-US"/>
        </w:rPr>
      </w:pPr>
    </w:p>
    <w:p w14:paraId="6A53C3C5" w14:textId="7CDD5501"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12: </w:t>
      </w:r>
      <w:r w:rsidR="004168D5" w:rsidRPr="004168D5">
        <w:rPr>
          <w:rFonts w:ascii="Times" w:hAnsi="Times"/>
          <w:color w:val="4472C4" w:themeColor="accent1"/>
          <w:lang w:val="en-US"/>
        </w:rPr>
        <w:t>If you could take home any animal from the zoo as a pet, which would you choose?: Draft 2</w:t>
      </w:r>
      <w:r>
        <w:rPr>
          <w:rFonts w:ascii="Times" w:hAnsi="Times"/>
          <w:color w:val="4472C4" w:themeColor="accent1"/>
          <w:lang w:val="en-US"/>
        </w:rPr>
        <w:t>]</w:t>
      </w:r>
    </w:p>
    <w:p w14:paraId="1A2DCE65" w14:textId="77777777" w:rsidR="004168D5" w:rsidRPr="004168D5" w:rsidRDefault="004168D5" w:rsidP="004168D5">
      <w:pPr>
        <w:ind w:left="360"/>
        <w:rPr>
          <w:rFonts w:ascii="Times" w:hAnsi="Times"/>
          <w:color w:val="4472C4" w:themeColor="accent1"/>
          <w:lang w:val="en-US"/>
        </w:rPr>
      </w:pPr>
    </w:p>
    <w:p w14:paraId="0D01A031" w14:textId="3E923180" w:rsidR="006776A9" w:rsidRDefault="006776A9" w:rsidP="006776A9">
      <w:pPr>
        <w:jc w:val="center"/>
        <w:rPr>
          <w:ins w:id="3986" w:author="Jordon Beijing" w:date="2020-09-05T19:49:00Z"/>
          <w:rFonts w:ascii="Times New Roman" w:hAnsi="Times New Roman" w:cs="Times New Roman"/>
          <w:b/>
          <w:bCs/>
          <w:szCs w:val="24"/>
        </w:rPr>
      </w:pPr>
      <w:ins w:id="3987" w:author="Jordon Beijing" w:date="2020-09-05T19:49:00Z">
        <w:r>
          <w:rPr>
            <w:rFonts w:ascii="Times New Roman" w:hAnsi="Times New Roman" w:cs="Times New Roman"/>
            <w:b/>
            <w:bCs/>
            <w:szCs w:val="24"/>
          </w:rPr>
          <w:t>Journal Prompt</w:t>
        </w:r>
      </w:ins>
      <w:ins w:id="3988" w:author="Jordon Beijing" w:date="2020-09-05T19:50:00Z">
        <w:r>
          <w:rPr>
            <w:rFonts w:ascii="Times New Roman" w:hAnsi="Times New Roman" w:cs="Times New Roman"/>
            <w:b/>
            <w:bCs/>
            <w:szCs w:val="24"/>
          </w:rPr>
          <w:t xml:space="preserve"> 12</w:t>
        </w:r>
      </w:ins>
      <w:ins w:id="3989" w:author="Jordon Beijing" w:date="2020-09-05T19:49:00Z">
        <w:r>
          <w:rPr>
            <w:rFonts w:ascii="Times New Roman" w:hAnsi="Times New Roman" w:cs="Times New Roman"/>
            <w:b/>
            <w:bCs/>
            <w:szCs w:val="24"/>
          </w:rPr>
          <w:t xml:space="preserve">: </w:t>
        </w:r>
        <w:r w:rsidRPr="00A646A5">
          <w:rPr>
            <w:rFonts w:ascii="Times New Roman" w:hAnsi="Times New Roman" w:cs="Times New Roman"/>
            <w:b/>
            <w:bCs/>
            <w:szCs w:val="24"/>
          </w:rPr>
          <w:t>If you could take home any animal from the zoo as a pet, which would you choose</w:t>
        </w:r>
        <w:r>
          <w:rPr>
            <w:rFonts w:ascii="Times New Roman" w:hAnsi="Times New Roman" w:cs="Times New Roman"/>
            <w:b/>
            <w:bCs/>
            <w:szCs w:val="24"/>
          </w:rPr>
          <w:t xml:space="preserve"> – </w:t>
        </w:r>
        <w:r w:rsidRPr="00A646A5">
          <w:rPr>
            <w:rFonts w:ascii="Times New Roman" w:hAnsi="Times New Roman" w:cs="Times New Roman"/>
            <w:b/>
            <w:bCs/>
            <w:szCs w:val="24"/>
          </w:rPr>
          <w:t>and why?</w:t>
        </w:r>
      </w:ins>
    </w:p>
    <w:p w14:paraId="126B28F5" w14:textId="77777777" w:rsidR="006776A9" w:rsidRPr="00A646A5" w:rsidRDefault="006776A9" w:rsidP="006776A9">
      <w:pPr>
        <w:rPr>
          <w:ins w:id="3990" w:author="Jordon Beijing" w:date="2020-09-05T19:49:00Z"/>
          <w:rFonts w:ascii="Times New Roman" w:hAnsi="Times New Roman" w:cs="Times New Roman"/>
          <w:b/>
          <w:bCs/>
          <w:szCs w:val="24"/>
        </w:rPr>
      </w:pPr>
    </w:p>
    <w:p w14:paraId="340EF87A" w14:textId="77777777" w:rsidR="006776A9" w:rsidRDefault="006776A9" w:rsidP="006776A9">
      <w:pPr>
        <w:ind w:firstLine="420"/>
        <w:rPr>
          <w:ins w:id="3991" w:author="Jordon Beijing" w:date="2020-09-05T19:49:00Z"/>
          <w:rFonts w:ascii="Times New Roman" w:hAnsi="Times New Roman" w:cs="Times New Roman"/>
          <w:szCs w:val="24"/>
        </w:rPr>
      </w:pPr>
      <w:ins w:id="3992" w:author="Jordon Beijing" w:date="2020-09-05T19:49:00Z">
        <w:r w:rsidRPr="00A646A5">
          <w:rPr>
            <w:rFonts w:ascii="Times New Roman" w:hAnsi="Times New Roman" w:cs="Times New Roman"/>
            <w:szCs w:val="24"/>
          </w:rPr>
          <w:t xml:space="preserve">I </w:t>
        </w:r>
        <w:r>
          <w:rPr>
            <w:rFonts w:ascii="Times New Roman" w:hAnsi="Times New Roman" w:cs="Times New Roman"/>
            <w:szCs w:val="24"/>
          </w:rPr>
          <w:t>would</w:t>
        </w:r>
        <w:r w:rsidRPr="00A646A5">
          <w:rPr>
            <w:rFonts w:ascii="Times New Roman" w:hAnsi="Times New Roman" w:cs="Times New Roman"/>
            <w:szCs w:val="24"/>
          </w:rPr>
          <w:t xml:space="preserve"> take </w:t>
        </w:r>
        <w:r>
          <w:rPr>
            <w:rFonts w:ascii="Times New Roman" w:hAnsi="Times New Roman" w:cs="Times New Roman"/>
            <w:szCs w:val="24"/>
          </w:rPr>
          <w:t xml:space="preserve">a </w:t>
        </w:r>
        <w:r w:rsidRPr="00A646A5">
          <w:rPr>
            <w:rFonts w:ascii="Times New Roman" w:hAnsi="Times New Roman" w:cs="Times New Roman"/>
            <w:szCs w:val="24"/>
          </w:rPr>
          <w:t xml:space="preserve">raccoon back home because they are cute!!! </w:t>
        </w:r>
      </w:ins>
    </w:p>
    <w:p w14:paraId="3D5F2003" w14:textId="16D3DB9C" w:rsidR="006776A9" w:rsidRDefault="006776A9" w:rsidP="006776A9">
      <w:pPr>
        <w:ind w:firstLine="420"/>
        <w:rPr>
          <w:ins w:id="3993" w:author="Jordon Beijing" w:date="2020-09-05T19:49:00Z"/>
          <w:rFonts w:ascii="Times New Roman" w:hAnsi="Times New Roman" w:cs="Times New Roman"/>
          <w:szCs w:val="24"/>
        </w:rPr>
      </w:pPr>
      <w:ins w:id="3994" w:author="Jordon Beijing" w:date="2020-09-05T19:49:00Z">
        <w:r>
          <w:rPr>
            <w:rFonts w:ascii="Times New Roman" w:hAnsi="Times New Roman" w:cs="Times New Roman"/>
            <w:szCs w:val="24"/>
          </w:rPr>
          <w:t>The f</w:t>
        </w:r>
        <w:r w:rsidRPr="00A646A5">
          <w:rPr>
            <w:rFonts w:ascii="Times New Roman" w:hAnsi="Times New Roman" w:cs="Times New Roman"/>
            <w:szCs w:val="24"/>
          </w:rPr>
          <w:t xml:space="preserve">irst time I saw </w:t>
        </w:r>
        <w:r>
          <w:rPr>
            <w:rFonts w:ascii="Times New Roman" w:hAnsi="Times New Roman" w:cs="Times New Roman"/>
            <w:szCs w:val="24"/>
          </w:rPr>
          <w:t xml:space="preserve">a </w:t>
        </w:r>
        <w:r w:rsidRPr="00A646A5">
          <w:rPr>
            <w:rFonts w:ascii="Times New Roman" w:hAnsi="Times New Roman" w:cs="Times New Roman"/>
            <w:szCs w:val="24"/>
          </w:rPr>
          <w:t xml:space="preserve">raccoon </w:t>
        </w:r>
        <w:r>
          <w:rPr>
            <w:rFonts w:ascii="Times New Roman" w:hAnsi="Times New Roman" w:cs="Times New Roman"/>
            <w:szCs w:val="24"/>
          </w:rPr>
          <w:t>was</w:t>
        </w:r>
        <w:r w:rsidRPr="00A646A5">
          <w:rPr>
            <w:rFonts w:ascii="Times New Roman" w:hAnsi="Times New Roman" w:cs="Times New Roman"/>
            <w:szCs w:val="24"/>
          </w:rPr>
          <w:t xml:space="preserve"> last year Christmas in Australia, </w:t>
        </w:r>
        <w:r>
          <w:rPr>
            <w:rFonts w:ascii="Times New Roman" w:hAnsi="Times New Roman" w:cs="Times New Roman"/>
            <w:szCs w:val="24"/>
          </w:rPr>
          <w:t xml:space="preserve">when </w:t>
        </w:r>
        <w:r w:rsidRPr="00A646A5">
          <w:rPr>
            <w:rFonts w:ascii="Times New Roman" w:hAnsi="Times New Roman" w:cs="Times New Roman"/>
            <w:szCs w:val="24"/>
          </w:rPr>
          <w:t>my family travel</w:t>
        </w:r>
        <w:r>
          <w:rPr>
            <w:rFonts w:ascii="Times New Roman" w:hAnsi="Times New Roman" w:cs="Times New Roman"/>
            <w:szCs w:val="24"/>
          </w:rPr>
          <w:t>led</w:t>
        </w:r>
        <w:r w:rsidRPr="00A646A5">
          <w:rPr>
            <w:rFonts w:ascii="Times New Roman" w:hAnsi="Times New Roman" w:cs="Times New Roman"/>
            <w:szCs w:val="24"/>
          </w:rPr>
          <w:t xml:space="preserve"> to Australia to visit my sister who was stud</w:t>
        </w:r>
        <w:r>
          <w:rPr>
            <w:rFonts w:ascii="Times New Roman" w:hAnsi="Times New Roman" w:cs="Times New Roman"/>
            <w:szCs w:val="24"/>
          </w:rPr>
          <w:t>ying</w:t>
        </w:r>
        <w:r w:rsidRPr="00A646A5">
          <w:rPr>
            <w:rFonts w:ascii="Times New Roman" w:hAnsi="Times New Roman" w:cs="Times New Roman"/>
            <w:szCs w:val="24"/>
          </w:rPr>
          <w:t xml:space="preserve"> in Sydney. I saw three raccoon</w:t>
        </w:r>
        <w:r>
          <w:rPr>
            <w:rFonts w:ascii="Times New Roman" w:hAnsi="Times New Roman" w:cs="Times New Roman"/>
            <w:szCs w:val="24"/>
          </w:rPr>
          <w:t>s</w:t>
        </w:r>
        <w:r w:rsidRPr="00A646A5">
          <w:rPr>
            <w:rFonts w:ascii="Times New Roman" w:hAnsi="Times New Roman" w:cs="Times New Roman"/>
            <w:szCs w:val="24"/>
          </w:rPr>
          <w:t xml:space="preserve"> in the zoo and they </w:t>
        </w:r>
        <w:r>
          <w:rPr>
            <w:rFonts w:ascii="Times New Roman" w:hAnsi="Times New Roman" w:cs="Times New Roman"/>
            <w:szCs w:val="24"/>
          </w:rPr>
          <w:t>were</w:t>
        </w:r>
        <w:r w:rsidRPr="00A646A5">
          <w:rPr>
            <w:rFonts w:ascii="Times New Roman" w:hAnsi="Times New Roman" w:cs="Times New Roman"/>
            <w:szCs w:val="24"/>
          </w:rPr>
          <w:t xml:space="preserve"> so cute!!! I couldn’t </w:t>
        </w:r>
        <w:r>
          <w:rPr>
            <w:rFonts w:ascii="Times New Roman" w:hAnsi="Times New Roman" w:cs="Times New Roman"/>
            <w:szCs w:val="24"/>
          </w:rPr>
          <w:t>take</w:t>
        </w:r>
        <w:r w:rsidRPr="00A646A5">
          <w:rPr>
            <w:rFonts w:ascii="Times New Roman" w:hAnsi="Times New Roman" w:cs="Times New Roman"/>
            <w:szCs w:val="24"/>
          </w:rPr>
          <w:t xml:space="preserve"> my </w:t>
        </w:r>
        <w:r>
          <w:rPr>
            <w:rFonts w:ascii="Times New Roman" w:hAnsi="Times New Roman" w:cs="Times New Roman"/>
            <w:szCs w:val="24"/>
          </w:rPr>
          <w:t>eyes</w:t>
        </w:r>
        <w:r w:rsidRPr="00A646A5">
          <w:rPr>
            <w:rFonts w:ascii="Times New Roman" w:hAnsi="Times New Roman" w:cs="Times New Roman"/>
            <w:szCs w:val="24"/>
          </w:rPr>
          <w:t xml:space="preserve"> </w:t>
        </w:r>
        <w:r>
          <w:rPr>
            <w:rFonts w:ascii="Times New Roman" w:hAnsi="Times New Roman" w:cs="Times New Roman"/>
            <w:szCs w:val="24"/>
          </w:rPr>
          <w:t>off</w:t>
        </w:r>
        <w:r w:rsidRPr="00A646A5">
          <w:rPr>
            <w:rFonts w:ascii="Times New Roman" w:hAnsi="Times New Roman" w:cs="Times New Roman"/>
            <w:szCs w:val="24"/>
          </w:rPr>
          <w:t xml:space="preserve"> them. </w:t>
        </w:r>
      </w:ins>
    </w:p>
    <w:p w14:paraId="055BD5B4" w14:textId="77777777" w:rsidR="006776A9" w:rsidRDefault="006776A9" w:rsidP="006776A9">
      <w:pPr>
        <w:ind w:firstLine="420"/>
        <w:rPr>
          <w:ins w:id="3995" w:author="Jordon Beijing" w:date="2020-09-05T19:49:00Z"/>
          <w:rFonts w:ascii="Times New Roman" w:hAnsi="Times New Roman" w:cs="Times New Roman"/>
          <w:szCs w:val="24"/>
        </w:rPr>
      </w:pPr>
      <w:ins w:id="3996" w:author="Jordon Beijing" w:date="2020-09-05T19:49:00Z">
        <w:r w:rsidRPr="00A646A5">
          <w:rPr>
            <w:rFonts w:ascii="Times New Roman" w:hAnsi="Times New Roman" w:cs="Times New Roman"/>
            <w:szCs w:val="24"/>
          </w:rPr>
          <w:t>I know that raccoon</w:t>
        </w:r>
        <w:r>
          <w:rPr>
            <w:rFonts w:ascii="Times New Roman" w:hAnsi="Times New Roman" w:cs="Times New Roman"/>
            <w:szCs w:val="24"/>
          </w:rPr>
          <w:t>s</w:t>
        </w:r>
        <w:r w:rsidRPr="00A646A5">
          <w:rPr>
            <w:rFonts w:ascii="Times New Roman" w:hAnsi="Times New Roman" w:cs="Times New Roman"/>
            <w:szCs w:val="24"/>
          </w:rPr>
          <w:t xml:space="preserve"> </w:t>
        </w:r>
        <w:r>
          <w:rPr>
            <w:rFonts w:ascii="Times New Roman" w:hAnsi="Times New Roman" w:cs="Times New Roman"/>
            <w:szCs w:val="24"/>
          </w:rPr>
          <w:t>are</w:t>
        </w:r>
        <w:r w:rsidRPr="00A646A5">
          <w:rPr>
            <w:rFonts w:ascii="Times New Roman" w:hAnsi="Times New Roman" w:cs="Times New Roman"/>
            <w:szCs w:val="24"/>
          </w:rPr>
          <w:t xml:space="preserve"> very smart and tricky</w:t>
        </w:r>
        <w:r>
          <w:rPr>
            <w:rFonts w:ascii="Times New Roman" w:hAnsi="Times New Roman" w:cs="Times New Roman"/>
            <w:szCs w:val="24"/>
          </w:rPr>
          <w:t>.</w:t>
        </w:r>
        <w:r w:rsidRPr="00A646A5">
          <w:rPr>
            <w:rFonts w:ascii="Times New Roman" w:hAnsi="Times New Roman" w:cs="Times New Roman"/>
            <w:szCs w:val="24"/>
          </w:rPr>
          <w:t xml:space="preserve"> </w:t>
        </w:r>
        <w:r>
          <w:rPr>
            <w:rFonts w:ascii="Times New Roman" w:hAnsi="Times New Roman" w:cs="Times New Roman"/>
            <w:szCs w:val="24"/>
          </w:rPr>
          <w:t>They</w:t>
        </w:r>
        <w:r w:rsidRPr="00A646A5">
          <w:rPr>
            <w:rFonts w:ascii="Times New Roman" w:hAnsi="Times New Roman" w:cs="Times New Roman"/>
            <w:szCs w:val="24"/>
          </w:rPr>
          <w:t xml:space="preserve"> ha</w:t>
        </w:r>
        <w:r>
          <w:rPr>
            <w:rFonts w:ascii="Times New Roman" w:hAnsi="Times New Roman" w:cs="Times New Roman"/>
            <w:szCs w:val="24"/>
          </w:rPr>
          <w:t>ve</w:t>
        </w:r>
        <w:r w:rsidRPr="00A646A5">
          <w:rPr>
            <w:rFonts w:ascii="Times New Roman" w:hAnsi="Times New Roman" w:cs="Times New Roman"/>
            <w:szCs w:val="24"/>
          </w:rPr>
          <w:t xml:space="preserve"> flexible bod</w:t>
        </w:r>
        <w:r>
          <w:rPr>
            <w:rFonts w:ascii="Times New Roman" w:hAnsi="Times New Roman" w:cs="Times New Roman"/>
            <w:szCs w:val="24"/>
          </w:rPr>
          <w:t>ies</w:t>
        </w:r>
        <w:r w:rsidRPr="00A646A5">
          <w:rPr>
            <w:rFonts w:ascii="Times New Roman" w:hAnsi="Times New Roman" w:cs="Times New Roman"/>
            <w:szCs w:val="24"/>
          </w:rPr>
          <w:t xml:space="preserve"> and can walk with two feet</w:t>
        </w:r>
        <w:r>
          <w:rPr>
            <w:rFonts w:ascii="Times New Roman" w:hAnsi="Times New Roman" w:cs="Times New Roman"/>
            <w:szCs w:val="24"/>
          </w:rPr>
          <w:t>.</w:t>
        </w:r>
        <w:r w:rsidRPr="00A646A5">
          <w:rPr>
            <w:rFonts w:ascii="Times New Roman" w:hAnsi="Times New Roman" w:cs="Times New Roman"/>
            <w:szCs w:val="24"/>
          </w:rPr>
          <w:t xml:space="preserve"> </w:t>
        </w:r>
        <w:r>
          <w:rPr>
            <w:rFonts w:ascii="Times New Roman" w:hAnsi="Times New Roman" w:cs="Times New Roman"/>
            <w:szCs w:val="24"/>
          </w:rPr>
          <w:t>T</w:t>
        </w:r>
        <w:r w:rsidRPr="00A646A5">
          <w:rPr>
            <w:rFonts w:ascii="Times New Roman" w:hAnsi="Times New Roman" w:cs="Times New Roman"/>
            <w:szCs w:val="24"/>
          </w:rPr>
          <w:t xml:space="preserve">hey love finding food in </w:t>
        </w:r>
        <w:r>
          <w:rPr>
            <w:rFonts w:ascii="Times New Roman" w:hAnsi="Times New Roman" w:cs="Times New Roman"/>
            <w:szCs w:val="24"/>
          </w:rPr>
          <w:t xml:space="preserve">the </w:t>
        </w:r>
        <w:r w:rsidRPr="00A646A5">
          <w:rPr>
            <w:rFonts w:ascii="Times New Roman" w:hAnsi="Times New Roman" w:cs="Times New Roman"/>
            <w:szCs w:val="24"/>
          </w:rPr>
          <w:t>garbage</w:t>
        </w:r>
        <w:r>
          <w:rPr>
            <w:rFonts w:ascii="Times New Roman" w:hAnsi="Times New Roman" w:cs="Times New Roman"/>
            <w:szCs w:val="24"/>
          </w:rPr>
          <w:t>,</w:t>
        </w:r>
        <w:r w:rsidRPr="00A646A5">
          <w:rPr>
            <w:rFonts w:ascii="Times New Roman" w:hAnsi="Times New Roman" w:cs="Times New Roman"/>
            <w:szCs w:val="24"/>
          </w:rPr>
          <w:t xml:space="preserve"> but they </w:t>
        </w:r>
        <w:r>
          <w:rPr>
            <w:rFonts w:ascii="Times New Roman" w:hAnsi="Times New Roman" w:cs="Times New Roman"/>
            <w:szCs w:val="24"/>
          </w:rPr>
          <w:t xml:space="preserve">are </w:t>
        </w:r>
        <w:r w:rsidRPr="00A646A5">
          <w:rPr>
            <w:rFonts w:ascii="Times New Roman" w:hAnsi="Times New Roman" w:cs="Times New Roman"/>
            <w:szCs w:val="24"/>
          </w:rPr>
          <w:t>still so cute! They love</w:t>
        </w:r>
        <w:r>
          <w:rPr>
            <w:rFonts w:ascii="Times New Roman" w:hAnsi="Times New Roman" w:cs="Times New Roman"/>
            <w:szCs w:val="24"/>
          </w:rPr>
          <w:t xml:space="preserve"> “</w:t>
        </w:r>
        <w:r w:rsidRPr="00A646A5">
          <w:rPr>
            <w:rFonts w:ascii="Times New Roman" w:hAnsi="Times New Roman" w:cs="Times New Roman"/>
            <w:szCs w:val="24"/>
          </w:rPr>
          <w:t xml:space="preserve">washing food” to find </w:t>
        </w:r>
        <w:r>
          <w:rPr>
            <w:rFonts w:ascii="Times New Roman" w:hAnsi="Times New Roman" w:cs="Times New Roman"/>
            <w:szCs w:val="24"/>
          </w:rPr>
          <w:t>its shape</w:t>
        </w:r>
        <w:r w:rsidRPr="00A646A5">
          <w:rPr>
            <w:rFonts w:ascii="Times New Roman" w:hAnsi="Times New Roman" w:cs="Times New Roman"/>
            <w:szCs w:val="24"/>
          </w:rPr>
          <w:t>. They love water</w:t>
        </w:r>
        <w:r>
          <w:rPr>
            <w:rFonts w:ascii="Times New Roman" w:hAnsi="Times New Roman" w:cs="Times New Roman"/>
            <w:szCs w:val="24"/>
          </w:rPr>
          <w:t>,</w:t>
        </w:r>
        <w:r w:rsidRPr="00A646A5">
          <w:rPr>
            <w:rFonts w:ascii="Times New Roman" w:hAnsi="Times New Roman" w:cs="Times New Roman"/>
            <w:szCs w:val="24"/>
          </w:rPr>
          <w:t xml:space="preserve"> too</w:t>
        </w:r>
        <w:r>
          <w:rPr>
            <w:rFonts w:ascii="Times New Roman" w:hAnsi="Times New Roman" w:cs="Times New Roman"/>
            <w:szCs w:val="24"/>
          </w:rPr>
          <w:t>;</w:t>
        </w:r>
        <w:r w:rsidRPr="00A646A5">
          <w:rPr>
            <w:rFonts w:ascii="Times New Roman" w:hAnsi="Times New Roman" w:cs="Times New Roman"/>
            <w:szCs w:val="24"/>
          </w:rPr>
          <w:t xml:space="preserve"> they love taking bath</w:t>
        </w:r>
        <w:r>
          <w:rPr>
            <w:rFonts w:ascii="Times New Roman" w:hAnsi="Times New Roman" w:cs="Times New Roman"/>
            <w:szCs w:val="24"/>
          </w:rPr>
          <w:t>s</w:t>
        </w:r>
        <w:r w:rsidRPr="00A646A5">
          <w:rPr>
            <w:rFonts w:ascii="Times New Roman" w:hAnsi="Times New Roman" w:cs="Times New Roman"/>
            <w:szCs w:val="24"/>
          </w:rPr>
          <w:t xml:space="preserve"> and swimming. </w:t>
        </w:r>
      </w:ins>
    </w:p>
    <w:p w14:paraId="2F22203A" w14:textId="77777777" w:rsidR="006776A9" w:rsidRPr="00A646A5" w:rsidRDefault="006776A9" w:rsidP="006776A9">
      <w:pPr>
        <w:ind w:firstLine="420"/>
        <w:rPr>
          <w:ins w:id="3997" w:author="Jordon Beijing" w:date="2020-09-05T19:49:00Z"/>
          <w:rFonts w:ascii="Times New Roman" w:hAnsi="Times New Roman" w:cs="Times New Roman"/>
          <w:szCs w:val="24"/>
        </w:rPr>
      </w:pPr>
      <w:ins w:id="3998" w:author="Jordon Beijing" w:date="2020-09-05T19:49:00Z">
        <w:r w:rsidRPr="00A646A5">
          <w:rPr>
            <w:rFonts w:ascii="Times New Roman" w:hAnsi="Times New Roman" w:cs="Times New Roman"/>
            <w:szCs w:val="24"/>
          </w:rPr>
          <w:t xml:space="preserve">If I could take home any animal from the zoo, I </w:t>
        </w:r>
        <w:r>
          <w:rPr>
            <w:rFonts w:ascii="Times New Roman" w:hAnsi="Times New Roman" w:cs="Times New Roman"/>
            <w:szCs w:val="24"/>
          </w:rPr>
          <w:t>would definitely</w:t>
        </w:r>
        <w:r w:rsidRPr="00A646A5">
          <w:rPr>
            <w:rFonts w:ascii="Times New Roman" w:hAnsi="Times New Roman" w:cs="Times New Roman"/>
            <w:szCs w:val="24"/>
          </w:rPr>
          <w:t xml:space="preserve"> take </w:t>
        </w:r>
        <w:r>
          <w:rPr>
            <w:rFonts w:ascii="Times New Roman" w:hAnsi="Times New Roman" w:cs="Times New Roman"/>
            <w:szCs w:val="24"/>
          </w:rPr>
          <w:t xml:space="preserve">home a </w:t>
        </w:r>
        <w:r w:rsidRPr="00A646A5">
          <w:rPr>
            <w:rFonts w:ascii="Times New Roman" w:hAnsi="Times New Roman" w:cs="Times New Roman"/>
            <w:szCs w:val="24"/>
          </w:rPr>
          <w:t>raccoon</w:t>
        </w:r>
        <w:r>
          <w:rPr>
            <w:rFonts w:ascii="Times New Roman" w:hAnsi="Times New Roman" w:cs="Times New Roman"/>
            <w:szCs w:val="24"/>
          </w:rPr>
          <w:t>.</w:t>
        </w:r>
      </w:ins>
    </w:p>
    <w:p w14:paraId="7B3DB9C5" w14:textId="77777777" w:rsidR="008C18AB" w:rsidRDefault="008C18AB" w:rsidP="004168D5">
      <w:pPr>
        <w:rPr>
          <w:rFonts w:ascii="Times" w:hAnsi="Times"/>
          <w:color w:val="4472C4" w:themeColor="accent1"/>
          <w:lang w:val="en-US"/>
        </w:rPr>
      </w:pPr>
    </w:p>
    <w:p w14:paraId="22A2C921" w14:textId="77777777" w:rsidR="008C18AB" w:rsidRPr="006776A9" w:rsidRDefault="008C18AB" w:rsidP="004168D5">
      <w:pPr>
        <w:rPr>
          <w:rFonts w:ascii="Times" w:hAnsi="Times"/>
          <w:color w:val="4472C4" w:themeColor="accent1"/>
          <w:rPrChange w:id="3999" w:author="Jordon Beijing" w:date="2020-09-05T19:49:00Z">
            <w:rPr>
              <w:rFonts w:ascii="Times" w:hAnsi="Times"/>
              <w:color w:val="4472C4" w:themeColor="accent1"/>
              <w:lang w:val="en-US"/>
            </w:rPr>
          </w:rPrChange>
        </w:rPr>
      </w:pPr>
    </w:p>
    <w:p w14:paraId="69A72175" w14:textId="77777777" w:rsidR="008C18AB" w:rsidRDefault="008C18AB" w:rsidP="004168D5">
      <w:pPr>
        <w:rPr>
          <w:rFonts w:ascii="Times" w:hAnsi="Times"/>
          <w:color w:val="4472C4" w:themeColor="accent1"/>
          <w:lang w:val="en-US"/>
        </w:rPr>
      </w:pPr>
    </w:p>
    <w:p w14:paraId="6F9015C4" w14:textId="77777777" w:rsidR="008C18AB" w:rsidRDefault="008C18AB" w:rsidP="004168D5">
      <w:pPr>
        <w:rPr>
          <w:rFonts w:ascii="Times" w:hAnsi="Times"/>
          <w:color w:val="4472C4" w:themeColor="accent1"/>
          <w:lang w:val="en-US"/>
        </w:rPr>
      </w:pPr>
    </w:p>
    <w:p w14:paraId="6422DFA3" w14:textId="77777777" w:rsidR="008C18AB" w:rsidRDefault="008C18AB" w:rsidP="004168D5">
      <w:pPr>
        <w:rPr>
          <w:rFonts w:ascii="Times" w:hAnsi="Times"/>
          <w:color w:val="4472C4" w:themeColor="accent1"/>
          <w:lang w:val="en-US"/>
        </w:rPr>
      </w:pPr>
    </w:p>
    <w:p w14:paraId="3F97E7B7" w14:textId="77777777" w:rsidR="008C18AB" w:rsidRDefault="008C18AB" w:rsidP="004168D5">
      <w:pPr>
        <w:rPr>
          <w:rFonts w:ascii="Times" w:hAnsi="Times"/>
          <w:color w:val="4472C4" w:themeColor="accent1"/>
          <w:lang w:val="en-US"/>
        </w:rPr>
      </w:pPr>
    </w:p>
    <w:p w14:paraId="5EC5D5C8" w14:textId="77777777" w:rsidR="008C18AB" w:rsidRDefault="008C18AB" w:rsidP="004168D5">
      <w:pPr>
        <w:rPr>
          <w:rFonts w:ascii="Times" w:hAnsi="Times"/>
          <w:color w:val="4472C4" w:themeColor="accent1"/>
          <w:lang w:val="en-US"/>
        </w:rPr>
      </w:pPr>
    </w:p>
    <w:p w14:paraId="37BCFD51" w14:textId="77777777" w:rsidR="008C18AB" w:rsidRDefault="008C18AB" w:rsidP="004168D5">
      <w:pPr>
        <w:rPr>
          <w:rFonts w:ascii="Times" w:hAnsi="Times"/>
          <w:color w:val="4472C4" w:themeColor="accent1"/>
          <w:lang w:val="en-US"/>
        </w:rPr>
      </w:pPr>
    </w:p>
    <w:p w14:paraId="3665EA8E" w14:textId="77777777" w:rsidR="008C18AB" w:rsidRDefault="008C18AB" w:rsidP="004168D5">
      <w:pPr>
        <w:rPr>
          <w:rFonts w:ascii="Times" w:hAnsi="Times"/>
          <w:color w:val="4472C4" w:themeColor="accent1"/>
          <w:lang w:val="en-US"/>
        </w:rPr>
      </w:pPr>
    </w:p>
    <w:p w14:paraId="1212F40E" w14:textId="77777777" w:rsidR="008C18AB" w:rsidRDefault="008C18AB" w:rsidP="004168D5">
      <w:pPr>
        <w:rPr>
          <w:rFonts w:ascii="Times" w:hAnsi="Times"/>
          <w:color w:val="4472C4" w:themeColor="accent1"/>
          <w:lang w:val="en-US"/>
        </w:rPr>
      </w:pPr>
    </w:p>
    <w:p w14:paraId="5FB5B49E" w14:textId="77777777" w:rsidR="008C18AB" w:rsidRDefault="008C18AB" w:rsidP="004168D5">
      <w:pPr>
        <w:rPr>
          <w:rFonts w:ascii="Times" w:hAnsi="Times"/>
          <w:color w:val="4472C4" w:themeColor="accent1"/>
          <w:lang w:val="en-US"/>
        </w:rPr>
      </w:pPr>
    </w:p>
    <w:p w14:paraId="7C85C2B9" w14:textId="77777777" w:rsidR="008C18AB" w:rsidRDefault="008C18AB" w:rsidP="004168D5">
      <w:pPr>
        <w:rPr>
          <w:rFonts w:ascii="Times" w:hAnsi="Times"/>
          <w:color w:val="4472C4" w:themeColor="accent1"/>
          <w:lang w:val="en-US"/>
        </w:rPr>
      </w:pPr>
    </w:p>
    <w:p w14:paraId="47525841" w14:textId="77777777" w:rsidR="008C18AB" w:rsidDel="006776A9" w:rsidRDefault="008C18AB" w:rsidP="004168D5">
      <w:pPr>
        <w:rPr>
          <w:del w:id="4000" w:author="Jordon Beijing" w:date="2020-09-05T19:49:00Z"/>
          <w:rFonts w:ascii="Times" w:hAnsi="Times"/>
          <w:color w:val="4472C4" w:themeColor="accent1"/>
          <w:lang w:val="en-US"/>
        </w:rPr>
      </w:pPr>
    </w:p>
    <w:p w14:paraId="3F258945" w14:textId="77777777" w:rsidR="008C18AB" w:rsidDel="006776A9" w:rsidRDefault="008C18AB" w:rsidP="004168D5">
      <w:pPr>
        <w:rPr>
          <w:del w:id="4001" w:author="Jordon Beijing" w:date="2020-09-05T19:49:00Z"/>
          <w:rFonts w:ascii="Times" w:hAnsi="Times"/>
          <w:color w:val="4472C4" w:themeColor="accent1"/>
          <w:lang w:val="en-US"/>
        </w:rPr>
      </w:pPr>
    </w:p>
    <w:p w14:paraId="6584B503" w14:textId="77777777" w:rsidR="008C18AB" w:rsidDel="006776A9" w:rsidRDefault="008C18AB" w:rsidP="004168D5">
      <w:pPr>
        <w:rPr>
          <w:del w:id="4002" w:author="Jordon Beijing" w:date="2020-09-05T19:49:00Z"/>
          <w:rFonts w:ascii="Times" w:hAnsi="Times"/>
          <w:color w:val="4472C4" w:themeColor="accent1"/>
          <w:lang w:val="en-US"/>
        </w:rPr>
      </w:pPr>
    </w:p>
    <w:p w14:paraId="244AFC2D" w14:textId="77777777" w:rsidR="008C18AB" w:rsidDel="006776A9" w:rsidRDefault="008C18AB" w:rsidP="004168D5">
      <w:pPr>
        <w:rPr>
          <w:del w:id="4003" w:author="Jordon Beijing" w:date="2020-09-05T19:49:00Z"/>
          <w:rFonts w:ascii="Times" w:hAnsi="Times"/>
          <w:color w:val="4472C4" w:themeColor="accent1"/>
          <w:lang w:val="en-US"/>
        </w:rPr>
      </w:pPr>
    </w:p>
    <w:p w14:paraId="3466E862" w14:textId="77777777" w:rsidR="008C18AB" w:rsidDel="006776A9" w:rsidRDefault="008C18AB" w:rsidP="004168D5">
      <w:pPr>
        <w:rPr>
          <w:del w:id="4004" w:author="Jordon Beijing" w:date="2020-09-05T19:49:00Z"/>
          <w:rFonts w:ascii="Times" w:hAnsi="Times"/>
          <w:color w:val="4472C4" w:themeColor="accent1"/>
          <w:lang w:val="en-US"/>
        </w:rPr>
      </w:pPr>
    </w:p>
    <w:p w14:paraId="400FF328" w14:textId="77777777" w:rsidR="008C18AB" w:rsidDel="006776A9" w:rsidRDefault="008C18AB" w:rsidP="004168D5">
      <w:pPr>
        <w:rPr>
          <w:del w:id="4005" w:author="Jordon Beijing" w:date="2020-09-05T19:49:00Z"/>
          <w:rFonts w:ascii="Times" w:hAnsi="Times"/>
          <w:color w:val="4472C4" w:themeColor="accent1"/>
          <w:lang w:val="en-US"/>
        </w:rPr>
      </w:pPr>
    </w:p>
    <w:p w14:paraId="1A10724B" w14:textId="77777777" w:rsidR="008C18AB" w:rsidDel="006776A9" w:rsidRDefault="008C18AB" w:rsidP="004168D5">
      <w:pPr>
        <w:rPr>
          <w:del w:id="4006" w:author="Jordon Beijing" w:date="2020-09-05T19:49:00Z"/>
          <w:rFonts w:ascii="Times" w:hAnsi="Times"/>
          <w:color w:val="4472C4" w:themeColor="accent1"/>
          <w:lang w:val="en-US"/>
        </w:rPr>
      </w:pPr>
    </w:p>
    <w:p w14:paraId="2C5CDC8D" w14:textId="77777777" w:rsidR="008C18AB" w:rsidDel="006776A9" w:rsidRDefault="008C18AB" w:rsidP="004168D5">
      <w:pPr>
        <w:rPr>
          <w:del w:id="4007" w:author="Jordon Beijing" w:date="2020-09-05T19:49:00Z"/>
          <w:rFonts w:ascii="Times" w:hAnsi="Times"/>
          <w:color w:val="4472C4" w:themeColor="accent1"/>
          <w:lang w:val="en-US"/>
        </w:rPr>
      </w:pPr>
    </w:p>
    <w:p w14:paraId="0401DBE9" w14:textId="77777777" w:rsidR="008C18AB" w:rsidDel="006776A9" w:rsidRDefault="008C18AB" w:rsidP="004168D5">
      <w:pPr>
        <w:rPr>
          <w:del w:id="4008" w:author="Jordon Beijing" w:date="2020-09-05T19:49:00Z"/>
          <w:rFonts w:ascii="Times" w:hAnsi="Times"/>
          <w:color w:val="4472C4" w:themeColor="accent1"/>
          <w:lang w:val="en-US"/>
        </w:rPr>
      </w:pPr>
    </w:p>
    <w:p w14:paraId="270C10E4" w14:textId="77777777" w:rsidR="007A4CFC" w:rsidRDefault="007A4CFC" w:rsidP="004168D5">
      <w:pPr>
        <w:rPr>
          <w:rFonts w:ascii="Times" w:hAnsi="Times"/>
          <w:color w:val="4472C4" w:themeColor="accent1"/>
          <w:lang w:val="en-US"/>
        </w:rPr>
      </w:pPr>
    </w:p>
    <w:p w14:paraId="3FDB91FE" w14:textId="2D005BA0" w:rsidR="008C18AB" w:rsidRDefault="008C18AB" w:rsidP="004168D5">
      <w:pPr>
        <w:rPr>
          <w:ins w:id="4009" w:author="Jordon Beijing" w:date="2020-09-05T20:00:00Z"/>
          <w:rFonts w:ascii="Times" w:hAnsi="Times"/>
          <w:color w:val="4472C4" w:themeColor="accent1"/>
          <w:lang w:val="en-US"/>
        </w:rPr>
      </w:pPr>
    </w:p>
    <w:p w14:paraId="01C7E19F" w14:textId="6C2731BA" w:rsidR="000214BA" w:rsidRDefault="000214BA" w:rsidP="004168D5">
      <w:pPr>
        <w:rPr>
          <w:ins w:id="4010" w:author="Jordon Beijing" w:date="2020-09-05T20:00:00Z"/>
          <w:rFonts w:ascii="Times" w:hAnsi="Times"/>
          <w:color w:val="4472C4" w:themeColor="accent1"/>
          <w:lang w:val="en-US"/>
        </w:rPr>
      </w:pPr>
    </w:p>
    <w:p w14:paraId="36ABA9C7" w14:textId="729D15C6" w:rsidR="000214BA" w:rsidRDefault="000214BA" w:rsidP="004168D5">
      <w:pPr>
        <w:rPr>
          <w:ins w:id="4011" w:author="Jordon Beijing" w:date="2020-09-05T20:00:00Z"/>
          <w:rFonts w:ascii="Times" w:hAnsi="Times"/>
          <w:color w:val="4472C4" w:themeColor="accent1"/>
          <w:lang w:val="en-US"/>
        </w:rPr>
      </w:pPr>
    </w:p>
    <w:p w14:paraId="0F594F02" w14:textId="7038BFCA" w:rsidR="000214BA" w:rsidRDefault="000214BA" w:rsidP="004168D5">
      <w:pPr>
        <w:rPr>
          <w:ins w:id="4012" w:author="Jordon Beijing" w:date="2020-09-05T20:00:00Z"/>
          <w:rFonts w:ascii="Times" w:hAnsi="Times"/>
          <w:color w:val="4472C4" w:themeColor="accent1"/>
          <w:lang w:val="en-US"/>
        </w:rPr>
      </w:pPr>
    </w:p>
    <w:p w14:paraId="4C228DD6" w14:textId="64A8227B" w:rsidR="000214BA" w:rsidRDefault="000214BA" w:rsidP="004168D5">
      <w:pPr>
        <w:rPr>
          <w:ins w:id="4013" w:author="Jordon Beijing" w:date="2020-09-05T20:00:00Z"/>
          <w:rFonts w:ascii="Times" w:hAnsi="Times"/>
          <w:color w:val="4472C4" w:themeColor="accent1"/>
          <w:lang w:val="en-US"/>
        </w:rPr>
      </w:pPr>
    </w:p>
    <w:p w14:paraId="213FBD6D" w14:textId="2552B1ED" w:rsidR="000214BA" w:rsidRDefault="000214BA" w:rsidP="004168D5">
      <w:pPr>
        <w:rPr>
          <w:ins w:id="4014" w:author="Jordon Beijing" w:date="2020-09-05T20:00:00Z"/>
          <w:rFonts w:ascii="Times" w:hAnsi="Times"/>
          <w:color w:val="4472C4" w:themeColor="accent1"/>
          <w:lang w:val="en-US"/>
        </w:rPr>
      </w:pPr>
    </w:p>
    <w:p w14:paraId="708094D5" w14:textId="0FDA9104" w:rsidR="000214BA" w:rsidRDefault="000214BA" w:rsidP="004168D5">
      <w:pPr>
        <w:rPr>
          <w:ins w:id="4015" w:author="Jordon Beijing" w:date="2020-09-05T20:00:00Z"/>
          <w:rFonts w:ascii="Times" w:hAnsi="Times"/>
          <w:color w:val="4472C4" w:themeColor="accent1"/>
          <w:lang w:val="en-US"/>
        </w:rPr>
      </w:pPr>
    </w:p>
    <w:p w14:paraId="24A8B74F" w14:textId="5209950D" w:rsidR="000214BA" w:rsidRDefault="000214BA" w:rsidP="004168D5">
      <w:pPr>
        <w:rPr>
          <w:rFonts w:ascii="Times" w:hAnsi="Times"/>
          <w:color w:val="4472C4" w:themeColor="accent1"/>
          <w:lang w:val="en-US"/>
        </w:rPr>
      </w:pPr>
    </w:p>
    <w:p w14:paraId="13ABA221" w14:textId="2B60E91C" w:rsidR="004168D5" w:rsidRDefault="0012632B" w:rsidP="004168D5">
      <w:pPr>
        <w:rPr>
          <w:rFonts w:ascii="Times" w:hAnsi="Times"/>
          <w:color w:val="4472C4" w:themeColor="accent1"/>
          <w:lang w:val="en-US"/>
        </w:rPr>
      </w:pPr>
      <w:r>
        <w:rPr>
          <w:rFonts w:ascii="Times" w:hAnsi="Times"/>
          <w:color w:val="4472C4" w:themeColor="accent1"/>
          <w:lang w:val="en-US"/>
        </w:rPr>
        <w:lastRenderedPageBreak/>
        <w:t xml:space="preserve">[Journal 13: </w:t>
      </w:r>
      <w:r w:rsidR="004168D5" w:rsidRPr="004168D5">
        <w:rPr>
          <w:rFonts w:ascii="Times" w:hAnsi="Times"/>
          <w:color w:val="4472C4" w:themeColor="accent1"/>
          <w:lang w:val="en-US"/>
        </w:rPr>
        <w:t>What is your favorite way to show your individuality?: Draft 1</w:t>
      </w:r>
      <w:r>
        <w:rPr>
          <w:rFonts w:ascii="Times" w:hAnsi="Times"/>
          <w:color w:val="4472C4" w:themeColor="accent1"/>
          <w:lang w:val="en-US"/>
        </w:rPr>
        <w:t>]</w:t>
      </w:r>
    </w:p>
    <w:p w14:paraId="755F807E" w14:textId="3D441211" w:rsidR="008C18AB" w:rsidRDefault="008C18AB" w:rsidP="004168D5">
      <w:pPr>
        <w:rPr>
          <w:ins w:id="4016" w:author="Jordon Beijing" w:date="2020-09-05T20:59:00Z"/>
          <w:rFonts w:ascii="Times" w:hAnsi="Times"/>
          <w:color w:val="4472C4" w:themeColor="accent1"/>
          <w:lang w:val="en-US"/>
        </w:rPr>
      </w:pPr>
    </w:p>
    <w:p w14:paraId="7775F914" w14:textId="76BE091F" w:rsidR="00A54001" w:rsidRPr="00A54001" w:rsidRDefault="00A54001" w:rsidP="00A54001">
      <w:pPr>
        <w:jc w:val="center"/>
        <w:rPr>
          <w:ins w:id="4017" w:author="Jordon Beijing" w:date="2020-09-05T20:59:00Z"/>
          <w:rFonts w:ascii="Times" w:hAnsi="Times"/>
          <w:b/>
          <w:bCs/>
          <w:color w:val="000000" w:themeColor="text1"/>
          <w:lang w:val="en-US"/>
          <w:rPrChange w:id="4018" w:author="Jordon Beijing" w:date="2020-09-05T21:00:00Z">
            <w:rPr>
              <w:ins w:id="4019" w:author="Jordon Beijing" w:date="2020-09-05T20:59:00Z"/>
              <w:rFonts w:ascii="Times" w:hAnsi="Times"/>
              <w:color w:val="4472C4" w:themeColor="accent1"/>
              <w:lang w:val="en-US"/>
            </w:rPr>
          </w:rPrChange>
        </w:rPr>
        <w:pPrChange w:id="4020" w:author="Jordon Beijing" w:date="2020-09-05T21:00:00Z">
          <w:pPr/>
        </w:pPrChange>
      </w:pPr>
      <w:ins w:id="4021" w:author="Jordon Beijing" w:date="2020-09-05T20:59:00Z">
        <w:r w:rsidRPr="00A54001">
          <w:rPr>
            <w:rFonts w:ascii="Times" w:hAnsi="Times"/>
            <w:b/>
            <w:bCs/>
            <w:color w:val="000000" w:themeColor="text1"/>
            <w:lang w:val="en-US"/>
            <w:rPrChange w:id="4022" w:author="Jordon Beijing" w:date="2020-09-05T21:00:00Z">
              <w:rPr>
                <w:rFonts w:ascii="Times" w:hAnsi="Times"/>
                <w:color w:val="4472C4" w:themeColor="accent1"/>
                <w:lang w:val="en-US"/>
              </w:rPr>
            </w:rPrChange>
          </w:rPr>
          <w:t>Journal Prompt 13</w:t>
        </w:r>
      </w:ins>
      <w:ins w:id="4023" w:author="Jordon Beijing" w:date="2020-09-05T21:00:00Z">
        <w:r w:rsidRPr="00A54001">
          <w:rPr>
            <w:rFonts w:ascii="Times" w:hAnsi="Times"/>
            <w:b/>
            <w:bCs/>
            <w:color w:val="000000" w:themeColor="text1"/>
            <w:lang w:val="en-US"/>
            <w:rPrChange w:id="4024" w:author="Jordon Beijing" w:date="2020-09-05T21:00:00Z">
              <w:rPr>
                <w:rFonts w:ascii="Times" w:hAnsi="Times"/>
                <w:color w:val="4472C4" w:themeColor="accent1"/>
                <w:lang w:val="en-US"/>
              </w:rPr>
            </w:rPrChange>
          </w:rPr>
          <w:t>: What is your favorite wat to show your individuality?</w:t>
        </w:r>
      </w:ins>
    </w:p>
    <w:p w14:paraId="79E500DB" w14:textId="77777777" w:rsidR="00A54001" w:rsidRDefault="00A54001" w:rsidP="004168D5">
      <w:pPr>
        <w:rPr>
          <w:rFonts w:ascii="Times" w:hAnsi="Times"/>
          <w:color w:val="4472C4" w:themeColor="accent1"/>
          <w:lang w:val="en-US"/>
        </w:rPr>
      </w:pPr>
    </w:p>
    <w:p w14:paraId="58ABBC88" w14:textId="6E2FD924" w:rsidR="008C18AB" w:rsidRPr="000214BA" w:rsidDel="000214BA" w:rsidRDefault="00C060D1" w:rsidP="004168D5">
      <w:pPr>
        <w:rPr>
          <w:del w:id="4025" w:author="Jordon Beijing" w:date="2020-09-05T20:00:00Z"/>
          <w:rFonts w:ascii="Times" w:hAnsi="Times"/>
          <w:color w:val="000000" w:themeColor="text1"/>
          <w:lang w:val="en-US"/>
          <w:rPrChange w:id="4026" w:author="Jordon Beijing" w:date="2020-09-05T20:04:00Z">
            <w:rPr>
              <w:del w:id="4027" w:author="Jordon Beijing" w:date="2020-09-05T20:00:00Z"/>
              <w:rFonts w:ascii="Times" w:hAnsi="Times"/>
              <w:color w:val="4472C4" w:themeColor="accent1"/>
              <w:lang w:val="en-US"/>
            </w:rPr>
          </w:rPrChange>
        </w:rPr>
      </w:pPr>
      <w:r w:rsidRPr="000214BA">
        <w:rPr>
          <w:rFonts w:ascii="Times" w:hAnsi="Times"/>
          <w:color w:val="000000" w:themeColor="text1"/>
          <w:lang w:val="en-US"/>
          <w:rPrChange w:id="4028" w:author="Jordon Beijing" w:date="2020-09-05T20:04:00Z">
            <w:rPr>
              <w:rFonts w:ascii="Times" w:hAnsi="Times"/>
              <w:color w:val="4472C4" w:themeColor="accent1"/>
              <w:lang w:val="en-US"/>
            </w:rPr>
          </w:rPrChange>
        </w:rPr>
        <w:t>I think the most important part of being a good friend is telling truth. Many people might think it’s not a good action to tell their friends what they do is right or wrong, but I say that only there is a people who really listen to what your suggest is the friend that you should make. When we are talking to our friends, we shouldn’t talking like making commandment, we should make sure we are really saying these things just for their goods. I think it’s really important to be honest and make friend sincere, others definitely know who are really be sincere and honest to them.</w:t>
      </w:r>
    </w:p>
    <w:p w14:paraId="13A9B540" w14:textId="77777777" w:rsidR="008C18AB" w:rsidDel="000214BA" w:rsidRDefault="008C18AB" w:rsidP="004168D5">
      <w:pPr>
        <w:rPr>
          <w:del w:id="4029" w:author="Jordon Beijing" w:date="2020-09-05T20:00:00Z"/>
          <w:rFonts w:ascii="Times" w:hAnsi="Times"/>
          <w:color w:val="4472C4" w:themeColor="accent1"/>
          <w:lang w:val="en-US"/>
        </w:rPr>
      </w:pPr>
    </w:p>
    <w:p w14:paraId="05ECFDF4" w14:textId="77777777" w:rsidR="008C18AB" w:rsidDel="000214BA" w:rsidRDefault="008C18AB" w:rsidP="004168D5">
      <w:pPr>
        <w:rPr>
          <w:del w:id="4030" w:author="Jordon Beijing" w:date="2020-09-05T20:00:00Z"/>
          <w:rFonts w:ascii="Times" w:hAnsi="Times"/>
          <w:color w:val="4472C4" w:themeColor="accent1"/>
          <w:lang w:val="en-US"/>
        </w:rPr>
      </w:pPr>
    </w:p>
    <w:p w14:paraId="2F1290BE" w14:textId="77777777" w:rsidR="008C18AB" w:rsidDel="000214BA" w:rsidRDefault="008C18AB" w:rsidP="004168D5">
      <w:pPr>
        <w:rPr>
          <w:del w:id="4031" w:author="Jordon Beijing" w:date="2020-09-05T20:00:00Z"/>
          <w:rFonts w:ascii="Times" w:hAnsi="Times"/>
          <w:color w:val="4472C4" w:themeColor="accent1"/>
          <w:lang w:val="en-US"/>
        </w:rPr>
      </w:pPr>
    </w:p>
    <w:p w14:paraId="319C73DC" w14:textId="77777777" w:rsidR="008C18AB" w:rsidDel="000214BA" w:rsidRDefault="008C18AB" w:rsidP="004168D5">
      <w:pPr>
        <w:rPr>
          <w:del w:id="4032" w:author="Jordon Beijing" w:date="2020-09-05T20:00:00Z"/>
          <w:rFonts w:ascii="Times" w:hAnsi="Times"/>
          <w:color w:val="4472C4" w:themeColor="accent1"/>
          <w:lang w:val="en-US"/>
        </w:rPr>
      </w:pPr>
    </w:p>
    <w:p w14:paraId="08674FF7" w14:textId="77777777" w:rsidR="008C18AB" w:rsidRDefault="008C18AB" w:rsidP="004168D5">
      <w:pPr>
        <w:rPr>
          <w:rFonts w:ascii="Times" w:hAnsi="Times"/>
          <w:color w:val="4472C4" w:themeColor="accent1"/>
          <w:lang w:val="en-US"/>
        </w:rPr>
      </w:pPr>
    </w:p>
    <w:p w14:paraId="2DA9FA53" w14:textId="77777777" w:rsidR="008C18AB" w:rsidDel="007A4CFC" w:rsidRDefault="008C18AB" w:rsidP="004168D5">
      <w:pPr>
        <w:rPr>
          <w:del w:id="4033" w:author="Jordon Beijing" w:date="2020-09-04T10:40:00Z"/>
          <w:rFonts w:ascii="Times" w:hAnsi="Times"/>
          <w:color w:val="4472C4" w:themeColor="accent1"/>
          <w:lang w:val="en-US"/>
        </w:rPr>
      </w:pPr>
    </w:p>
    <w:p w14:paraId="0D886744" w14:textId="77777777" w:rsidR="008C18AB" w:rsidDel="007A4CFC" w:rsidRDefault="008C18AB" w:rsidP="004168D5">
      <w:pPr>
        <w:rPr>
          <w:del w:id="4034" w:author="Jordon Beijing" w:date="2020-09-04T10:40:00Z"/>
          <w:rFonts w:ascii="Times" w:hAnsi="Times"/>
          <w:color w:val="4472C4" w:themeColor="accent1"/>
          <w:lang w:val="en-US"/>
        </w:rPr>
      </w:pPr>
    </w:p>
    <w:p w14:paraId="06016225" w14:textId="77777777" w:rsidR="008C18AB" w:rsidDel="007A4CFC" w:rsidRDefault="008C18AB" w:rsidP="004168D5">
      <w:pPr>
        <w:rPr>
          <w:del w:id="4035" w:author="Jordon Beijing" w:date="2020-09-04T10:40:00Z"/>
          <w:rFonts w:ascii="Times" w:hAnsi="Times"/>
          <w:color w:val="4472C4" w:themeColor="accent1"/>
          <w:lang w:val="en-US"/>
        </w:rPr>
      </w:pPr>
    </w:p>
    <w:p w14:paraId="004C42DC" w14:textId="77777777" w:rsidR="008C18AB" w:rsidDel="007A4CFC" w:rsidRDefault="008C18AB" w:rsidP="004168D5">
      <w:pPr>
        <w:rPr>
          <w:del w:id="4036" w:author="Jordon Beijing" w:date="2020-09-04T10:40:00Z"/>
          <w:rFonts w:ascii="Times" w:hAnsi="Times"/>
          <w:color w:val="4472C4" w:themeColor="accent1"/>
          <w:lang w:val="en-US"/>
        </w:rPr>
      </w:pPr>
    </w:p>
    <w:p w14:paraId="05C3AD5B" w14:textId="77777777" w:rsidR="008C18AB" w:rsidDel="007A4CFC" w:rsidRDefault="008C18AB" w:rsidP="004168D5">
      <w:pPr>
        <w:rPr>
          <w:del w:id="4037" w:author="Jordon Beijing" w:date="2020-09-04T10:40:00Z"/>
          <w:rFonts w:ascii="Times" w:hAnsi="Times"/>
          <w:color w:val="4472C4" w:themeColor="accent1"/>
          <w:lang w:val="en-US"/>
        </w:rPr>
      </w:pPr>
    </w:p>
    <w:p w14:paraId="6E813D0E" w14:textId="77777777" w:rsidR="008C18AB" w:rsidDel="007A4CFC" w:rsidRDefault="008C18AB" w:rsidP="004168D5">
      <w:pPr>
        <w:rPr>
          <w:del w:id="4038" w:author="Jordon Beijing" w:date="2020-09-04T10:40:00Z"/>
          <w:rFonts w:ascii="Times" w:hAnsi="Times"/>
          <w:color w:val="4472C4" w:themeColor="accent1"/>
          <w:lang w:val="en-US"/>
        </w:rPr>
      </w:pPr>
    </w:p>
    <w:p w14:paraId="5DE001CC" w14:textId="77777777" w:rsidR="008C18AB" w:rsidDel="007A4CFC" w:rsidRDefault="008C18AB" w:rsidP="004168D5">
      <w:pPr>
        <w:rPr>
          <w:del w:id="4039" w:author="Jordon Beijing" w:date="2020-09-04T10:40:00Z"/>
          <w:rFonts w:ascii="Times" w:hAnsi="Times"/>
          <w:color w:val="4472C4" w:themeColor="accent1"/>
          <w:lang w:val="en-US"/>
        </w:rPr>
      </w:pPr>
    </w:p>
    <w:p w14:paraId="43EC3C1E" w14:textId="77777777" w:rsidR="008C18AB" w:rsidDel="007A4CFC" w:rsidRDefault="008C18AB" w:rsidP="004168D5">
      <w:pPr>
        <w:rPr>
          <w:del w:id="4040" w:author="Jordon Beijing" w:date="2020-09-04T10:40:00Z"/>
          <w:rFonts w:ascii="Times" w:hAnsi="Times"/>
          <w:color w:val="4472C4" w:themeColor="accent1"/>
          <w:lang w:val="en-US"/>
        </w:rPr>
      </w:pPr>
    </w:p>
    <w:p w14:paraId="03C33E8B" w14:textId="77777777" w:rsidR="008C18AB" w:rsidDel="007A4CFC" w:rsidRDefault="008C18AB" w:rsidP="004168D5">
      <w:pPr>
        <w:rPr>
          <w:del w:id="4041" w:author="Jordon Beijing" w:date="2020-09-04T10:40:00Z"/>
          <w:rFonts w:ascii="Times" w:hAnsi="Times"/>
          <w:color w:val="4472C4" w:themeColor="accent1"/>
          <w:lang w:val="en-US"/>
        </w:rPr>
      </w:pPr>
    </w:p>
    <w:p w14:paraId="4C50918F" w14:textId="77777777" w:rsidR="008C18AB" w:rsidDel="007A4CFC" w:rsidRDefault="008C18AB" w:rsidP="004168D5">
      <w:pPr>
        <w:rPr>
          <w:del w:id="4042" w:author="Jordon Beijing" w:date="2020-09-04T10:40:00Z"/>
          <w:rFonts w:ascii="Times" w:hAnsi="Times"/>
          <w:color w:val="4472C4" w:themeColor="accent1"/>
          <w:lang w:val="en-US"/>
        </w:rPr>
      </w:pPr>
    </w:p>
    <w:p w14:paraId="22B13878" w14:textId="77777777" w:rsidR="008C18AB" w:rsidDel="007A4CFC" w:rsidRDefault="008C18AB" w:rsidP="004168D5">
      <w:pPr>
        <w:rPr>
          <w:del w:id="4043" w:author="Jordon Beijing" w:date="2020-09-04T10:40:00Z"/>
          <w:rFonts w:ascii="Times" w:hAnsi="Times"/>
          <w:color w:val="4472C4" w:themeColor="accent1"/>
          <w:lang w:val="en-US"/>
        </w:rPr>
      </w:pPr>
    </w:p>
    <w:p w14:paraId="63801799" w14:textId="77777777" w:rsidR="008C18AB" w:rsidDel="000214BA" w:rsidRDefault="008C18AB" w:rsidP="004168D5">
      <w:pPr>
        <w:rPr>
          <w:del w:id="4044" w:author="Jordon Beijing" w:date="2020-09-05T20:00:00Z"/>
          <w:rFonts w:ascii="Times" w:hAnsi="Times"/>
          <w:color w:val="4472C4" w:themeColor="accent1"/>
          <w:lang w:val="en-US"/>
        </w:rPr>
      </w:pPr>
    </w:p>
    <w:p w14:paraId="24C82625" w14:textId="77777777" w:rsidR="008C18AB" w:rsidDel="000214BA" w:rsidRDefault="008C18AB" w:rsidP="004168D5">
      <w:pPr>
        <w:rPr>
          <w:del w:id="4045" w:author="Jordon Beijing" w:date="2020-09-05T20:00:00Z"/>
          <w:rFonts w:ascii="Times" w:hAnsi="Times"/>
          <w:color w:val="4472C4" w:themeColor="accent1"/>
          <w:lang w:val="en-US"/>
        </w:rPr>
      </w:pPr>
    </w:p>
    <w:p w14:paraId="26241A71" w14:textId="77777777" w:rsidR="008C18AB" w:rsidDel="000214BA" w:rsidRDefault="008C18AB" w:rsidP="004168D5">
      <w:pPr>
        <w:rPr>
          <w:del w:id="4046" w:author="Jordon Beijing" w:date="2020-09-05T20:00:00Z"/>
          <w:rFonts w:ascii="Times" w:hAnsi="Times"/>
          <w:color w:val="4472C4" w:themeColor="accent1"/>
          <w:lang w:val="en-US"/>
        </w:rPr>
      </w:pPr>
    </w:p>
    <w:p w14:paraId="5B83C4D1" w14:textId="77777777" w:rsidR="008C18AB" w:rsidRDefault="008C18AB" w:rsidP="004168D5">
      <w:pPr>
        <w:rPr>
          <w:rFonts w:ascii="Times" w:hAnsi="Times"/>
          <w:color w:val="4472C4" w:themeColor="accent1"/>
          <w:lang w:val="en-US"/>
        </w:rPr>
      </w:pPr>
    </w:p>
    <w:p w14:paraId="58365A49" w14:textId="52171B6B" w:rsidR="004168D5" w:rsidRPr="004168D5" w:rsidRDefault="0012632B" w:rsidP="004168D5">
      <w:pPr>
        <w:rPr>
          <w:rFonts w:ascii="Times" w:hAnsi="Times"/>
          <w:color w:val="4472C4" w:themeColor="accent1"/>
          <w:lang w:val="en-US"/>
        </w:rPr>
      </w:pPr>
      <w:r w:rsidRPr="007C5EF4">
        <w:rPr>
          <w:rFonts w:ascii="Times" w:hAnsi="Times"/>
          <w:color w:val="4472C4" w:themeColor="accent1"/>
          <w:lang w:val="en-US"/>
          <w:rPrChange w:id="4047" w:author="Jordon Beijing" w:date="2020-09-05T21:15:00Z">
            <w:rPr>
              <w:rFonts w:ascii="Times" w:hAnsi="Times"/>
              <w:color w:val="4472C4" w:themeColor="accent1"/>
              <w:lang w:val="en-US"/>
            </w:rPr>
          </w:rPrChange>
        </w:rPr>
        <w:t xml:space="preserve">[Journal 13: </w:t>
      </w:r>
      <w:r w:rsidR="004168D5" w:rsidRPr="007C5EF4">
        <w:rPr>
          <w:rFonts w:ascii="Times" w:hAnsi="Times"/>
          <w:color w:val="4472C4" w:themeColor="accent1"/>
          <w:lang w:val="en-US"/>
          <w:rPrChange w:id="4048" w:author="Jordon Beijing" w:date="2020-09-05T21:15:00Z">
            <w:rPr>
              <w:rFonts w:ascii="Times" w:hAnsi="Times"/>
              <w:color w:val="4472C4" w:themeColor="accent1"/>
              <w:lang w:val="en-US"/>
            </w:rPr>
          </w:rPrChange>
        </w:rPr>
        <w:t>What is your favorite way to show your individuality?: Draft 2</w:t>
      </w:r>
      <w:r w:rsidRPr="007C5EF4">
        <w:rPr>
          <w:rFonts w:ascii="Times" w:hAnsi="Times"/>
          <w:color w:val="4472C4" w:themeColor="accent1"/>
          <w:lang w:val="en-US"/>
          <w:rPrChange w:id="4049" w:author="Jordon Beijing" w:date="2020-09-05T21:15:00Z">
            <w:rPr>
              <w:rFonts w:ascii="Times" w:hAnsi="Times"/>
              <w:color w:val="4472C4" w:themeColor="accent1"/>
              <w:lang w:val="en-US"/>
            </w:rPr>
          </w:rPrChange>
        </w:rPr>
        <w:t>]</w:t>
      </w:r>
    </w:p>
    <w:p w14:paraId="0119DCC0" w14:textId="77777777" w:rsidR="004168D5" w:rsidRPr="004168D5" w:rsidRDefault="004168D5" w:rsidP="004168D5">
      <w:pPr>
        <w:ind w:left="360"/>
        <w:rPr>
          <w:rFonts w:ascii="Times" w:hAnsi="Times"/>
          <w:color w:val="4472C4" w:themeColor="accent1"/>
          <w:lang w:val="en-US"/>
        </w:rPr>
      </w:pPr>
    </w:p>
    <w:p w14:paraId="4F32D9B7" w14:textId="77777777" w:rsidR="00A54001" w:rsidRPr="00A646A5" w:rsidRDefault="006E3F1A" w:rsidP="00A54001">
      <w:pPr>
        <w:jc w:val="center"/>
        <w:rPr>
          <w:ins w:id="4050" w:author="Jordon Beijing" w:date="2020-09-05T21:00:00Z"/>
          <w:rFonts w:ascii="Times" w:hAnsi="Times"/>
          <w:b/>
          <w:bCs/>
          <w:color w:val="000000" w:themeColor="text1"/>
          <w:lang w:val="en-US"/>
        </w:rPr>
      </w:pPr>
      <w:r w:rsidRPr="006E3F1A">
        <w:rPr>
          <w:rFonts w:ascii="Times" w:hAnsi="Times"/>
          <w:lang w:val="en-US"/>
        </w:rPr>
        <w:t xml:space="preserve"> </w:t>
      </w:r>
      <w:ins w:id="4051" w:author="Jordon Beijing" w:date="2020-09-05T21:00:00Z">
        <w:r w:rsidR="00A54001" w:rsidRPr="00A646A5">
          <w:rPr>
            <w:rFonts w:ascii="Times" w:hAnsi="Times"/>
            <w:b/>
            <w:bCs/>
            <w:color w:val="000000" w:themeColor="text1"/>
            <w:lang w:val="en-US"/>
          </w:rPr>
          <w:t>Journal Prompt 13: What is your favorite wat to show your individuality?</w:t>
        </w:r>
      </w:ins>
    </w:p>
    <w:p w14:paraId="675BECE4" w14:textId="14F0D2DF" w:rsidR="008C18AB" w:rsidRDefault="008C18AB" w:rsidP="004168D5">
      <w:pPr>
        <w:rPr>
          <w:ins w:id="4052" w:author="Jordon Beijing" w:date="2020-09-04T10:40:00Z"/>
          <w:rFonts w:ascii="Times" w:hAnsi="Times"/>
          <w:lang w:val="en-US"/>
        </w:rPr>
      </w:pPr>
    </w:p>
    <w:p w14:paraId="35A0BCEC" w14:textId="77777777" w:rsidR="00AD5519" w:rsidRDefault="005D1C0D" w:rsidP="00AD5519">
      <w:pPr>
        <w:ind w:firstLine="420"/>
        <w:rPr>
          <w:ins w:id="4053" w:author="Jordon Beijing" w:date="2020-09-05T21:08:00Z"/>
          <w:rFonts w:ascii="Times" w:hAnsi="Times"/>
          <w:color w:val="000000" w:themeColor="text1"/>
          <w:lang w:val="en-US"/>
        </w:rPr>
        <w:pPrChange w:id="4054" w:author="Jordon Beijing" w:date="2020-09-05T21:08:00Z">
          <w:pPr/>
        </w:pPrChange>
      </w:pPr>
      <w:ins w:id="4055" w:author="Jordon Beijing" w:date="2020-09-05T21:04:00Z">
        <w:r w:rsidRPr="00A646A5">
          <w:rPr>
            <w:rFonts w:ascii="Times" w:hAnsi="Times"/>
            <w:color w:val="000000" w:themeColor="text1"/>
            <w:lang w:val="en-US"/>
          </w:rPr>
          <w:t xml:space="preserve">I think the most important part of being a good friend is telling </w:t>
        </w:r>
        <w:r w:rsidR="00AD5519">
          <w:rPr>
            <w:rFonts w:ascii="Times" w:hAnsi="Times"/>
            <w:color w:val="000000" w:themeColor="text1"/>
            <w:lang w:val="en-US"/>
          </w:rPr>
          <w:t xml:space="preserve">the </w:t>
        </w:r>
        <w:r w:rsidRPr="00A646A5">
          <w:rPr>
            <w:rFonts w:ascii="Times" w:hAnsi="Times"/>
            <w:color w:val="000000" w:themeColor="text1"/>
            <w:lang w:val="en-US"/>
          </w:rPr>
          <w:t xml:space="preserve">truth. </w:t>
        </w:r>
      </w:ins>
    </w:p>
    <w:p w14:paraId="2ED32470" w14:textId="77777777" w:rsidR="00AD5519" w:rsidRDefault="005D1C0D" w:rsidP="00AD5519">
      <w:pPr>
        <w:ind w:firstLine="420"/>
        <w:rPr>
          <w:ins w:id="4056" w:author="Jordon Beijing" w:date="2020-09-05T21:08:00Z"/>
          <w:rFonts w:ascii="Times" w:hAnsi="Times"/>
          <w:color w:val="000000" w:themeColor="text1"/>
          <w:lang w:val="en-US"/>
        </w:rPr>
        <w:pPrChange w:id="4057" w:author="Jordon Beijing" w:date="2020-09-05T21:08:00Z">
          <w:pPr/>
        </w:pPrChange>
      </w:pPr>
      <w:ins w:id="4058" w:author="Jordon Beijing" w:date="2020-09-05T21:04:00Z">
        <w:r w:rsidRPr="00A646A5">
          <w:rPr>
            <w:rFonts w:ascii="Times" w:hAnsi="Times"/>
            <w:color w:val="000000" w:themeColor="text1"/>
            <w:lang w:val="en-US"/>
          </w:rPr>
          <w:t xml:space="preserve">Many people might think it’s not a good </w:t>
        </w:r>
        <w:r w:rsidR="00AD5519">
          <w:rPr>
            <w:rFonts w:ascii="Times" w:hAnsi="Times"/>
            <w:color w:val="000000" w:themeColor="text1"/>
            <w:lang w:val="en-US"/>
          </w:rPr>
          <w:t>idea</w:t>
        </w:r>
        <w:r w:rsidRPr="00A646A5">
          <w:rPr>
            <w:rFonts w:ascii="Times" w:hAnsi="Times"/>
            <w:color w:val="000000" w:themeColor="text1"/>
            <w:lang w:val="en-US"/>
          </w:rPr>
          <w:t xml:space="preserve"> to tell their friends what they do is right or wrong</w:t>
        </w:r>
        <w:r w:rsidR="00AD5519">
          <w:rPr>
            <w:rFonts w:ascii="Times" w:hAnsi="Times"/>
            <w:color w:val="000000" w:themeColor="text1"/>
            <w:lang w:val="en-US"/>
          </w:rPr>
          <w:t>.</w:t>
        </w:r>
        <w:r w:rsidRPr="00A646A5">
          <w:rPr>
            <w:rFonts w:ascii="Times" w:hAnsi="Times"/>
            <w:color w:val="000000" w:themeColor="text1"/>
            <w:lang w:val="en-US"/>
          </w:rPr>
          <w:t xml:space="preserve"> </w:t>
        </w:r>
        <w:r w:rsidR="00AD5519">
          <w:rPr>
            <w:rFonts w:ascii="Times" w:hAnsi="Times"/>
            <w:color w:val="000000" w:themeColor="text1"/>
            <w:lang w:val="en-US"/>
          </w:rPr>
          <w:t>B</w:t>
        </w:r>
        <w:r w:rsidRPr="00A646A5">
          <w:rPr>
            <w:rFonts w:ascii="Times" w:hAnsi="Times"/>
            <w:color w:val="000000" w:themeColor="text1"/>
            <w:lang w:val="en-US"/>
          </w:rPr>
          <w:t xml:space="preserve">ut I say that only </w:t>
        </w:r>
      </w:ins>
      <w:ins w:id="4059" w:author="Jordon Beijing" w:date="2020-09-05T21:05:00Z">
        <w:r w:rsidR="00AD5519">
          <w:rPr>
            <w:rFonts w:ascii="Times" w:hAnsi="Times"/>
            <w:color w:val="000000" w:themeColor="text1"/>
            <w:lang w:val="en-US"/>
          </w:rPr>
          <w:t>the</w:t>
        </w:r>
      </w:ins>
      <w:ins w:id="4060" w:author="Jordon Beijing" w:date="2020-09-05T21:04:00Z">
        <w:r w:rsidRPr="00A646A5">
          <w:rPr>
            <w:rFonts w:ascii="Times" w:hAnsi="Times"/>
            <w:color w:val="000000" w:themeColor="text1"/>
            <w:lang w:val="en-US"/>
          </w:rPr>
          <w:t xml:space="preserve"> </w:t>
        </w:r>
      </w:ins>
      <w:ins w:id="4061" w:author="Jordon Beijing" w:date="2020-09-05T21:05:00Z">
        <w:r w:rsidR="00AD5519">
          <w:rPr>
            <w:rFonts w:ascii="Times" w:hAnsi="Times"/>
            <w:color w:val="000000" w:themeColor="text1"/>
            <w:lang w:val="en-US"/>
          </w:rPr>
          <w:t>person</w:t>
        </w:r>
      </w:ins>
      <w:ins w:id="4062" w:author="Jordon Beijing" w:date="2020-09-05T21:04:00Z">
        <w:r w:rsidRPr="00A646A5">
          <w:rPr>
            <w:rFonts w:ascii="Times" w:hAnsi="Times"/>
            <w:color w:val="000000" w:themeColor="text1"/>
            <w:lang w:val="en-US"/>
          </w:rPr>
          <w:t xml:space="preserve"> who really listen</w:t>
        </w:r>
      </w:ins>
      <w:ins w:id="4063" w:author="Jordon Beijing" w:date="2020-09-05T21:05:00Z">
        <w:r w:rsidR="00AD5519">
          <w:rPr>
            <w:rFonts w:ascii="Times" w:hAnsi="Times"/>
            <w:color w:val="000000" w:themeColor="text1"/>
            <w:lang w:val="en-US"/>
          </w:rPr>
          <w:t>s</w:t>
        </w:r>
      </w:ins>
      <w:ins w:id="4064" w:author="Jordon Beijing" w:date="2020-09-05T21:04:00Z">
        <w:r w:rsidRPr="00A646A5">
          <w:rPr>
            <w:rFonts w:ascii="Times" w:hAnsi="Times"/>
            <w:color w:val="000000" w:themeColor="text1"/>
            <w:lang w:val="en-US"/>
          </w:rPr>
          <w:t xml:space="preserve"> to your suggest</w:t>
        </w:r>
      </w:ins>
      <w:ins w:id="4065" w:author="Jordon Beijing" w:date="2020-09-05T21:05:00Z">
        <w:r w:rsidR="00AD5519">
          <w:rPr>
            <w:rFonts w:ascii="Times" w:hAnsi="Times"/>
            <w:color w:val="000000" w:themeColor="text1"/>
            <w:lang w:val="en-US"/>
          </w:rPr>
          <w:t>ions</w:t>
        </w:r>
      </w:ins>
      <w:ins w:id="4066" w:author="Jordon Beijing" w:date="2020-09-05T21:04:00Z">
        <w:r w:rsidRPr="00A646A5">
          <w:rPr>
            <w:rFonts w:ascii="Times" w:hAnsi="Times"/>
            <w:color w:val="000000" w:themeColor="text1"/>
            <w:lang w:val="en-US"/>
          </w:rPr>
          <w:t xml:space="preserve"> is the friend that you should make. </w:t>
        </w:r>
      </w:ins>
    </w:p>
    <w:p w14:paraId="5863D7B8" w14:textId="77777777" w:rsidR="00AD5519" w:rsidRDefault="005D1C0D" w:rsidP="00AD5519">
      <w:pPr>
        <w:ind w:firstLine="420"/>
        <w:rPr>
          <w:ins w:id="4067" w:author="Jordon Beijing" w:date="2020-09-05T21:08:00Z"/>
          <w:rFonts w:ascii="Times" w:hAnsi="Times"/>
          <w:color w:val="000000" w:themeColor="text1"/>
          <w:lang w:val="en-US"/>
        </w:rPr>
        <w:pPrChange w:id="4068" w:author="Jordon Beijing" w:date="2020-09-05T21:08:00Z">
          <w:pPr/>
        </w:pPrChange>
      </w:pPr>
      <w:ins w:id="4069" w:author="Jordon Beijing" w:date="2020-09-05T21:04:00Z">
        <w:r w:rsidRPr="00A646A5">
          <w:rPr>
            <w:rFonts w:ascii="Times" w:hAnsi="Times"/>
            <w:color w:val="000000" w:themeColor="text1"/>
            <w:lang w:val="en-US"/>
          </w:rPr>
          <w:t xml:space="preserve">When we are talking to our friends, we shouldn’t </w:t>
        </w:r>
      </w:ins>
      <w:ins w:id="4070" w:author="Jordon Beijing" w:date="2020-09-05T21:06:00Z">
        <w:r w:rsidR="00AD5519">
          <w:rPr>
            <w:rFonts w:ascii="Times" w:hAnsi="Times"/>
            <w:color w:val="000000" w:themeColor="text1"/>
            <w:lang w:val="en-US"/>
          </w:rPr>
          <w:t xml:space="preserve">speak like we’re </w:t>
        </w:r>
      </w:ins>
      <w:ins w:id="4071" w:author="Jordon Beijing" w:date="2020-09-05T21:04:00Z">
        <w:r w:rsidRPr="00A646A5">
          <w:rPr>
            <w:rFonts w:ascii="Times" w:hAnsi="Times"/>
            <w:color w:val="000000" w:themeColor="text1"/>
            <w:lang w:val="en-US"/>
          </w:rPr>
          <w:t>mak</w:t>
        </w:r>
      </w:ins>
      <w:ins w:id="4072" w:author="Jordon Beijing" w:date="2020-09-05T21:06:00Z">
        <w:r w:rsidR="00AD5519">
          <w:rPr>
            <w:rFonts w:ascii="Times" w:hAnsi="Times"/>
            <w:color w:val="000000" w:themeColor="text1"/>
            <w:lang w:val="en-US"/>
          </w:rPr>
          <w:t>ing</w:t>
        </w:r>
      </w:ins>
      <w:ins w:id="4073" w:author="Jordon Beijing" w:date="2020-09-05T21:04:00Z">
        <w:r w:rsidRPr="00A646A5">
          <w:rPr>
            <w:rFonts w:ascii="Times" w:hAnsi="Times"/>
            <w:color w:val="000000" w:themeColor="text1"/>
            <w:lang w:val="en-US"/>
          </w:rPr>
          <w:t xml:space="preserve"> commandment</w:t>
        </w:r>
      </w:ins>
      <w:ins w:id="4074" w:author="Jordon Beijing" w:date="2020-09-05T21:06:00Z">
        <w:r w:rsidR="00AD5519">
          <w:rPr>
            <w:rFonts w:ascii="Times" w:hAnsi="Times"/>
            <w:color w:val="000000" w:themeColor="text1"/>
            <w:lang w:val="en-US"/>
          </w:rPr>
          <w:t>s.</w:t>
        </w:r>
      </w:ins>
      <w:ins w:id="4075" w:author="Jordon Beijing" w:date="2020-09-05T21:04:00Z">
        <w:r w:rsidRPr="00A646A5">
          <w:rPr>
            <w:rFonts w:ascii="Times" w:hAnsi="Times"/>
            <w:color w:val="000000" w:themeColor="text1"/>
            <w:lang w:val="en-US"/>
          </w:rPr>
          <w:t xml:space="preserve"> </w:t>
        </w:r>
      </w:ins>
      <w:ins w:id="4076" w:author="Jordon Beijing" w:date="2020-09-05T21:06:00Z">
        <w:r w:rsidR="00AD5519">
          <w:rPr>
            <w:rFonts w:ascii="Times" w:hAnsi="Times"/>
            <w:color w:val="000000" w:themeColor="text1"/>
            <w:lang w:val="en-US"/>
          </w:rPr>
          <w:t xml:space="preserve">Rather, </w:t>
        </w:r>
      </w:ins>
      <w:ins w:id="4077" w:author="Jordon Beijing" w:date="2020-09-05T21:04:00Z">
        <w:r w:rsidRPr="00A646A5">
          <w:rPr>
            <w:rFonts w:ascii="Times" w:hAnsi="Times"/>
            <w:color w:val="000000" w:themeColor="text1"/>
            <w:lang w:val="en-US"/>
          </w:rPr>
          <w:t xml:space="preserve">we should make sure we are really saying these things just for their </w:t>
        </w:r>
      </w:ins>
      <w:ins w:id="4078" w:author="Jordon Beijing" w:date="2020-09-05T21:07:00Z">
        <w:r w:rsidR="00AD5519">
          <w:rPr>
            <w:rFonts w:ascii="Times" w:hAnsi="Times"/>
            <w:color w:val="000000" w:themeColor="text1"/>
            <w:lang w:val="en-US"/>
          </w:rPr>
          <w:t xml:space="preserve">own </w:t>
        </w:r>
      </w:ins>
      <w:ins w:id="4079" w:author="Jordon Beijing" w:date="2020-09-05T21:04:00Z">
        <w:r w:rsidRPr="00A646A5">
          <w:rPr>
            <w:rFonts w:ascii="Times" w:hAnsi="Times"/>
            <w:color w:val="000000" w:themeColor="text1"/>
            <w:lang w:val="en-US"/>
          </w:rPr>
          <w:t xml:space="preserve">good. </w:t>
        </w:r>
      </w:ins>
    </w:p>
    <w:p w14:paraId="75D678E5" w14:textId="678E4499" w:rsidR="007A4CFC" w:rsidRDefault="005D1C0D" w:rsidP="00AD5519">
      <w:pPr>
        <w:ind w:firstLine="420"/>
        <w:rPr>
          <w:ins w:id="4080" w:author="Jordon Beijing" w:date="2020-09-04T10:40:00Z"/>
          <w:rFonts w:ascii="Times" w:hAnsi="Times"/>
          <w:lang w:val="en-US"/>
        </w:rPr>
        <w:pPrChange w:id="4081" w:author="Jordon Beijing" w:date="2020-09-05T21:08:00Z">
          <w:pPr/>
        </w:pPrChange>
      </w:pPr>
      <w:ins w:id="4082" w:author="Jordon Beijing" w:date="2020-09-05T21:04:00Z">
        <w:r w:rsidRPr="00A646A5">
          <w:rPr>
            <w:rFonts w:ascii="Times" w:hAnsi="Times"/>
            <w:color w:val="000000" w:themeColor="text1"/>
            <w:lang w:val="en-US"/>
          </w:rPr>
          <w:t>I think it’s really important to be honest and make friend</w:t>
        </w:r>
      </w:ins>
      <w:ins w:id="4083" w:author="Jordon Beijing" w:date="2020-09-05T21:09:00Z">
        <w:r w:rsidR="00AD5519">
          <w:rPr>
            <w:rFonts w:ascii="Times" w:hAnsi="Times"/>
            <w:color w:val="000000" w:themeColor="text1"/>
            <w:lang w:val="en-US"/>
          </w:rPr>
          <w:t>s</w:t>
        </w:r>
      </w:ins>
      <w:ins w:id="4084" w:author="Jordon Beijing" w:date="2020-09-05T21:04:00Z">
        <w:r w:rsidRPr="00A646A5">
          <w:rPr>
            <w:rFonts w:ascii="Times" w:hAnsi="Times"/>
            <w:color w:val="000000" w:themeColor="text1"/>
            <w:lang w:val="en-US"/>
          </w:rPr>
          <w:t xml:space="preserve"> sincere</w:t>
        </w:r>
      </w:ins>
      <w:ins w:id="4085" w:author="Jordon Beijing" w:date="2020-09-05T21:07:00Z">
        <w:r w:rsidR="00AD5519">
          <w:rPr>
            <w:rFonts w:ascii="Times" w:hAnsi="Times"/>
            <w:color w:val="000000" w:themeColor="text1"/>
            <w:lang w:val="en-US"/>
          </w:rPr>
          <w:t>ly.</w:t>
        </w:r>
      </w:ins>
      <w:ins w:id="4086" w:author="Jordon Beijing" w:date="2020-09-05T21:04:00Z">
        <w:r w:rsidRPr="00A646A5">
          <w:rPr>
            <w:rFonts w:ascii="Times" w:hAnsi="Times"/>
            <w:color w:val="000000" w:themeColor="text1"/>
            <w:lang w:val="en-US"/>
          </w:rPr>
          <w:t xml:space="preserve"> </w:t>
        </w:r>
      </w:ins>
      <w:ins w:id="4087" w:author="Jordon Beijing" w:date="2020-09-05T21:09:00Z">
        <w:r w:rsidR="00AD5519">
          <w:rPr>
            <w:rFonts w:ascii="Times" w:hAnsi="Times"/>
            <w:color w:val="000000" w:themeColor="text1"/>
            <w:lang w:val="en-US"/>
          </w:rPr>
          <w:t>People</w:t>
        </w:r>
      </w:ins>
      <w:ins w:id="4088" w:author="Jordon Beijing" w:date="2020-09-05T21:04:00Z">
        <w:r w:rsidRPr="00A646A5">
          <w:rPr>
            <w:rFonts w:ascii="Times" w:hAnsi="Times"/>
            <w:color w:val="000000" w:themeColor="text1"/>
            <w:lang w:val="en-US"/>
          </w:rPr>
          <w:t xml:space="preserve"> definitely know who are really be</w:t>
        </w:r>
      </w:ins>
      <w:ins w:id="4089" w:author="Jordon Beijing" w:date="2020-09-05T21:07:00Z">
        <w:r w:rsidR="00AD5519">
          <w:rPr>
            <w:rFonts w:ascii="Times" w:hAnsi="Times"/>
            <w:color w:val="000000" w:themeColor="text1"/>
            <w:lang w:val="en-US"/>
          </w:rPr>
          <w:t>ing</w:t>
        </w:r>
      </w:ins>
      <w:ins w:id="4090" w:author="Jordon Beijing" w:date="2020-09-05T21:04:00Z">
        <w:r w:rsidRPr="00A646A5">
          <w:rPr>
            <w:rFonts w:ascii="Times" w:hAnsi="Times"/>
            <w:color w:val="000000" w:themeColor="text1"/>
            <w:lang w:val="en-US"/>
          </w:rPr>
          <w:t xml:space="preserve"> sincere and honest to them.</w:t>
        </w:r>
      </w:ins>
    </w:p>
    <w:p w14:paraId="18FDE585" w14:textId="5F5AED9D" w:rsidR="007A4CFC" w:rsidRDefault="007A4CFC" w:rsidP="004168D5">
      <w:pPr>
        <w:rPr>
          <w:ins w:id="4091" w:author="Jordon Beijing" w:date="2020-09-04T10:40:00Z"/>
          <w:rFonts w:ascii="Times" w:hAnsi="Times"/>
          <w:lang w:val="en-US"/>
        </w:rPr>
      </w:pPr>
    </w:p>
    <w:p w14:paraId="3E5A991F" w14:textId="34B1021E" w:rsidR="007A4CFC" w:rsidRDefault="007A4CFC" w:rsidP="004168D5">
      <w:pPr>
        <w:rPr>
          <w:ins w:id="4092" w:author="Jordon Beijing" w:date="2020-09-04T10:40:00Z"/>
          <w:rFonts w:ascii="Times" w:hAnsi="Times"/>
          <w:lang w:val="en-US"/>
        </w:rPr>
      </w:pPr>
    </w:p>
    <w:p w14:paraId="05AB1A29" w14:textId="10174188" w:rsidR="007A4CFC" w:rsidRDefault="007A4CFC" w:rsidP="004168D5">
      <w:pPr>
        <w:rPr>
          <w:ins w:id="4093" w:author="Jordon Beijing" w:date="2020-09-04T10:40:00Z"/>
          <w:rFonts w:ascii="Times" w:hAnsi="Times"/>
          <w:lang w:val="en-US"/>
        </w:rPr>
      </w:pPr>
    </w:p>
    <w:p w14:paraId="6739BF71" w14:textId="2D72455E" w:rsidR="007A4CFC" w:rsidRDefault="007A4CFC" w:rsidP="004168D5">
      <w:pPr>
        <w:rPr>
          <w:ins w:id="4094" w:author="Jordon Beijing" w:date="2020-09-04T10:40:00Z"/>
          <w:rFonts w:ascii="Times" w:hAnsi="Times"/>
          <w:lang w:val="en-US"/>
        </w:rPr>
      </w:pPr>
    </w:p>
    <w:p w14:paraId="13DBEF88" w14:textId="7780F9B6" w:rsidR="007A4CFC" w:rsidRDefault="007A4CFC" w:rsidP="004168D5">
      <w:pPr>
        <w:rPr>
          <w:ins w:id="4095" w:author="Jordon Beijing" w:date="2020-09-04T10:40:00Z"/>
          <w:rFonts w:ascii="Times" w:hAnsi="Times"/>
          <w:lang w:val="en-US"/>
        </w:rPr>
      </w:pPr>
    </w:p>
    <w:p w14:paraId="29F8BBFF" w14:textId="4650E94C" w:rsidR="007A4CFC" w:rsidRDefault="007A4CFC" w:rsidP="004168D5">
      <w:pPr>
        <w:rPr>
          <w:ins w:id="4096" w:author="Jordon Beijing" w:date="2020-09-04T10:40:00Z"/>
          <w:rFonts w:ascii="Times" w:hAnsi="Times"/>
          <w:lang w:val="en-US"/>
        </w:rPr>
      </w:pPr>
    </w:p>
    <w:p w14:paraId="2912E346" w14:textId="54A5C607" w:rsidR="007A4CFC" w:rsidRDefault="007A4CFC" w:rsidP="004168D5">
      <w:pPr>
        <w:rPr>
          <w:ins w:id="4097" w:author="Jordon Beijing" w:date="2020-09-04T10:40:00Z"/>
          <w:rFonts w:ascii="Times" w:hAnsi="Times"/>
          <w:lang w:val="en-US"/>
        </w:rPr>
      </w:pPr>
    </w:p>
    <w:p w14:paraId="76AACCF6" w14:textId="1185F214" w:rsidR="007A4CFC" w:rsidRDefault="007A4CFC" w:rsidP="004168D5">
      <w:pPr>
        <w:rPr>
          <w:ins w:id="4098" w:author="Jordon Beijing" w:date="2020-09-04T10:40:00Z"/>
          <w:rFonts w:ascii="Times" w:hAnsi="Times"/>
          <w:lang w:val="en-US"/>
        </w:rPr>
      </w:pPr>
    </w:p>
    <w:p w14:paraId="5AA4B4B8" w14:textId="7BB5CD4F" w:rsidR="007A4CFC" w:rsidRDefault="007A4CFC" w:rsidP="004168D5">
      <w:pPr>
        <w:rPr>
          <w:ins w:id="4099" w:author="Jordon Beijing" w:date="2020-09-04T10:40:00Z"/>
          <w:rFonts w:ascii="Times" w:hAnsi="Times"/>
          <w:lang w:val="en-US"/>
        </w:rPr>
      </w:pPr>
    </w:p>
    <w:p w14:paraId="08924112" w14:textId="6DD6FC45" w:rsidR="007A4CFC" w:rsidRDefault="007A4CFC" w:rsidP="004168D5">
      <w:pPr>
        <w:rPr>
          <w:ins w:id="4100" w:author="Jordon Beijing" w:date="2020-09-04T10:40:00Z"/>
          <w:rFonts w:ascii="Times" w:hAnsi="Times"/>
          <w:lang w:val="en-US"/>
        </w:rPr>
      </w:pPr>
    </w:p>
    <w:p w14:paraId="6B98CDC3" w14:textId="601AA4DA" w:rsidR="007A4CFC" w:rsidRDefault="007A4CFC" w:rsidP="004168D5">
      <w:pPr>
        <w:rPr>
          <w:ins w:id="4101" w:author="Jordon Beijing" w:date="2020-09-04T10:40:00Z"/>
          <w:rFonts w:ascii="Times" w:hAnsi="Times"/>
          <w:lang w:val="en-US"/>
        </w:rPr>
      </w:pPr>
    </w:p>
    <w:p w14:paraId="79333880" w14:textId="3D0B89A0" w:rsidR="007A4CFC" w:rsidRDefault="007A4CFC" w:rsidP="004168D5">
      <w:pPr>
        <w:rPr>
          <w:ins w:id="4102" w:author="Jordon Beijing" w:date="2020-09-04T10:40:00Z"/>
          <w:rFonts w:ascii="Times" w:hAnsi="Times"/>
          <w:lang w:val="en-US"/>
        </w:rPr>
      </w:pPr>
    </w:p>
    <w:p w14:paraId="7EAB942A" w14:textId="176015AF" w:rsidR="007A4CFC" w:rsidRDefault="007A4CFC" w:rsidP="004168D5">
      <w:pPr>
        <w:rPr>
          <w:ins w:id="4103" w:author="Jordon Beijing" w:date="2020-09-04T10:40:00Z"/>
          <w:rFonts w:ascii="Times" w:hAnsi="Times"/>
          <w:lang w:val="en-US"/>
        </w:rPr>
      </w:pPr>
    </w:p>
    <w:p w14:paraId="5C2C88F4" w14:textId="338EE331" w:rsidR="007A4CFC" w:rsidRDefault="007A4CFC" w:rsidP="004168D5">
      <w:pPr>
        <w:rPr>
          <w:ins w:id="4104" w:author="Jordon Beijing" w:date="2020-09-04T10:40:00Z"/>
          <w:rFonts w:ascii="Times" w:hAnsi="Times"/>
          <w:lang w:val="en-US"/>
        </w:rPr>
      </w:pPr>
    </w:p>
    <w:p w14:paraId="0BAE8D85" w14:textId="4277DC11" w:rsidR="007A4CFC" w:rsidRDefault="007A4CFC" w:rsidP="004168D5">
      <w:pPr>
        <w:rPr>
          <w:ins w:id="4105" w:author="Jordon Beijing" w:date="2020-09-04T10:40:00Z"/>
          <w:rFonts w:ascii="Times" w:hAnsi="Times"/>
          <w:lang w:val="en-US"/>
        </w:rPr>
      </w:pPr>
    </w:p>
    <w:p w14:paraId="0B424D39" w14:textId="09993D68" w:rsidR="007A4CFC" w:rsidRDefault="007A4CFC" w:rsidP="004168D5">
      <w:pPr>
        <w:rPr>
          <w:ins w:id="4106" w:author="Jordon Beijing" w:date="2020-09-04T10:40:00Z"/>
          <w:rFonts w:ascii="Times" w:hAnsi="Times"/>
          <w:lang w:val="en-US"/>
        </w:rPr>
      </w:pPr>
    </w:p>
    <w:p w14:paraId="56D56D03" w14:textId="54C3E8B3" w:rsidR="007A4CFC" w:rsidRDefault="007A4CFC" w:rsidP="004168D5">
      <w:pPr>
        <w:rPr>
          <w:ins w:id="4107" w:author="Jordon Beijing" w:date="2020-09-04T10:40:00Z"/>
          <w:rFonts w:ascii="Times" w:hAnsi="Times"/>
          <w:lang w:val="en-US"/>
        </w:rPr>
      </w:pPr>
    </w:p>
    <w:p w14:paraId="7AC30858" w14:textId="272418B3" w:rsidR="007A4CFC" w:rsidRDefault="007A4CFC" w:rsidP="004168D5">
      <w:pPr>
        <w:rPr>
          <w:ins w:id="4108" w:author="Jordon Beijing" w:date="2020-09-04T10:40:00Z"/>
          <w:rFonts w:ascii="Times" w:hAnsi="Times"/>
          <w:lang w:val="en-US"/>
        </w:rPr>
      </w:pPr>
    </w:p>
    <w:p w14:paraId="2ED440E7" w14:textId="1FCAA866" w:rsidR="007A4CFC" w:rsidRDefault="007A4CFC" w:rsidP="004168D5">
      <w:pPr>
        <w:rPr>
          <w:ins w:id="4109" w:author="Jordon Beijing" w:date="2020-09-04T10:40:00Z"/>
          <w:rFonts w:ascii="Times" w:hAnsi="Times"/>
          <w:lang w:val="en-US"/>
        </w:rPr>
      </w:pPr>
    </w:p>
    <w:p w14:paraId="3CAB19A9" w14:textId="0B04429D" w:rsidR="007A4CFC" w:rsidRDefault="007A4CFC" w:rsidP="004168D5">
      <w:pPr>
        <w:rPr>
          <w:ins w:id="4110" w:author="Jordon Beijing" w:date="2020-09-04T10:40:00Z"/>
          <w:rFonts w:ascii="Times" w:hAnsi="Times"/>
          <w:lang w:val="en-US"/>
        </w:rPr>
      </w:pPr>
    </w:p>
    <w:p w14:paraId="3D7C28D3" w14:textId="5F36EB6F" w:rsidR="007A4CFC" w:rsidRDefault="007A4CFC" w:rsidP="004168D5">
      <w:pPr>
        <w:rPr>
          <w:ins w:id="4111" w:author="Jordon Beijing" w:date="2020-09-04T10:40:00Z"/>
          <w:rFonts w:ascii="Times" w:hAnsi="Times"/>
          <w:lang w:val="en-US"/>
        </w:rPr>
      </w:pPr>
    </w:p>
    <w:p w14:paraId="58F2F7C9" w14:textId="7C18BA86" w:rsidR="007A4CFC" w:rsidRDefault="007A4CFC" w:rsidP="004168D5">
      <w:pPr>
        <w:rPr>
          <w:ins w:id="4112" w:author="Jordon Beijing" w:date="2020-09-04T10:40:00Z"/>
          <w:rFonts w:ascii="Times" w:hAnsi="Times"/>
          <w:lang w:val="en-US"/>
        </w:rPr>
      </w:pPr>
    </w:p>
    <w:p w14:paraId="5BB8A515" w14:textId="55A200F3" w:rsidR="007A4CFC" w:rsidRDefault="007A4CFC" w:rsidP="004168D5">
      <w:pPr>
        <w:rPr>
          <w:ins w:id="4113" w:author="Jordon Beijing" w:date="2020-09-04T10:40:00Z"/>
          <w:rFonts w:ascii="Times" w:hAnsi="Times"/>
          <w:lang w:val="en-US"/>
        </w:rPr>
      </w:pPr>
    </w:p>
    <w:p w14:paraId="2EB19A8E" w14:textId="77777777" w:rsidR="007A4CFC" w:rsidRPr="006E3F1A" w:rsidDel="00AD5519" w:rsidRDefault="007A4CFC" w:rsidP="004168D5">
      <w:pPr>
        <w:rPr>
          <w:del w:id="4114" w:author="Jordon Beijing" w:date="2020-09-05T21:09:00Z"/>
          <w:rFonts w:ascii="Times" w:hAnsi="Times"/>
          <w:lang w:val="en-US"/>
        </w:rPr>
      </w:pPr>
    </w:p>
    <w:p w14:paraId="1FB4C699" w14:textId="75338D2F" w:rsidR="000214BA" w:rsidRDefault="000214BA" w:rsidP="004168D5">
      <w:pPr>
        <w:rPr>
          <w:ins w:id="4115" w:author="Jordon Beijing" w:date="2020-09-05T20:01:00Z"/>
          <w:rFonts w:ascii="Times" w:hAnsi="Times"/>
          <w:color w:val="4472C4" w:themeColor="accent1"/>
          <w:lang w:val="en-US"/>
        </w:rPr>
      </w:pPr>
    </w:p>
    <w:p w14:paraId="42AEEA77" w14:textId="260667B5" w:rsidR="000214BA" w:rsidRDefault="000214BA" w:rsidP="004168D5">
      <w:pPr>
        <w:rPr>
          <w:rFonts w:ascii="Times" w:hAnsi="Times"/>
          <w:color w:val="4472C4" w:themeColor="accent1"/>
          <w:lang w:val="en-US"/>
        </w:rPr>
      </w:pPr>
    </w:p>
    <w:p w14:paraId="6AC4C6C7" w14:textId="07256898" w:rsidR="004168D5" w:rsidRPr="004168D5" w:rsidRDefault="0012632B" w:rsidP="004168D5">
      <w:pPr>
        <w:rPr>
          <w:rFonts w:ascii="Times" w:hAnsi="Times"/>
          <w:color w:val="4472C4" w:themeColor="accent1"/>
          <w:lang w:val="en-US"/>
        </w:rPr>
      </w:pPr>
      <w:r>
        <w:rPr>
          <w:rFonts w:ascii="Times" w:hAnsi="Times"/>
          <w:color w:val="4472C4" w:themeColor="accent1"/>
          <w:lang w:val="en-US"/>
        </w:rPr>
        <w:lastRenderedPageBreak/>
        <w:t xml:space="preserve">[Journal 14: </w:t>
      </w:r>
      <w:r w:rsidR="004168D5" w:rsidRPr="004168D5">
        <w:rPr>
          <w:rFonts w:ascii="Times" w:hAnsi="Times"/>
          <w:color w:val="4472C4" w:themeColor="accent1"/>
          <w:lang w:val="en-US"/>
        </w:rPr>
        <w:t>Who is your hero? What inspires you about this person?: Draft 1</w:t>
      </w:r>
      <w:r>
        <w:rPr>
          <w:rFonts w:ascii="Times" w:hAnsi="Times"/>
          <w:color w:val="4472C4" w:themeColor="accent1"/>
          <w:lang w:val="en-US"/>
        </w:rPr>
        <w:t>]</w:t>
      </w:r>
    </w:p>
    <w:p w14:paraId="2CD6A737" w14:textId="54A7FBB9" w:rsidR="008C18AB" w:rsidRDefault="008C18AB" w:rsidP="004168D5">
      <w:pPr>
        <w:rPr>
          <w:ins w:id="4116" w:author="Jordon Beijing" w:date="2020-09-05T20:58:00Z"/>
          <w:rFonts w:ascii="Times" w:hAnsi="Times"/>
          <w:color w:val="4472C4" w:themeColor="accent1"/>
          <w:lang w:val="en-US"/>
        </w:rPr>
      </w:pPr>
    </w:p>
    <w:p w14:paraId="4B70C68B" w14:textId="586ADD6C" w:rsidR="00A54001" w:rsidRPr="00A54001" w:rsidRDefault="00A54001" w:rsidP="00A54001">
      <w:pPr>
        <w:jc w:val="center"/>
        <w:rPr>
          <w:ins w:id="4117" w:author="Jordon Beijing" w:date="2020-09-05T20:59:00Z"/>
          <w:rFonts w:ascii="Times" w:hAnsi="Times"/>
          <w:b/>
          <w:bCs/>
          <w:color w:val="000000" w:themeColor="text1"/>
          <w:lang w:val="en-US"/>
          <w:rPrChange w:id="4118" w:author="Jordon Beijing" w:date="2020-09-05T20:59:00Z">
            <w:rPr>
              <w:ins w:id="4119" w:author="Jordon Beijing" w:date="2020-09-05T20:59:00Z"/>
              <w:rFonts w:ascii="Times" w:hAnsi="Times"/>
              <w:color w:val="4472C4" w:themeColor="accent1"/>
              <w:lang w:val="en-US"/>
            </w:rPr>
          </w:rPrChange>
        </w:rPr>
        <w:pPrChange w:id="4120" w:author="Jordon Beijing" w:date="2020-09-05T20:59:00Z">
          <w:pPr/>
        </w:pPrChange>
      </w:pPr>
      <w:ins w:id="4121" w:author="Jordon Beijing" w:date="2020-09-05T20:58:00Z">
        <w:r w:rsidRPr="00A54001">
          <w:rPr>
            <w:rFonts w:ascii="Times" w:hAnsi="Times"/>
            <w:b/>
            <w:bCs/>
            <w:color w:val="000000" w:themeColor="text1"/>
            <w:lang w:val="en-US"/>
            <w:rPrChange w:id="4122" w:author="Jordon Beijing" w:date="2020-09-05T20:59:00Z">
              <w:rPr>
                <w:rFonts w:ascii="Times" w:hAnsi="Times"/>
                <w:color w:val="4472C4" w:themeColor="accent1"/>
                <w:lang w:val="en-US"/>
              </w:rPr>
            </w:rPrChange>
          </w:rPr>
          <w:t>Journal Prom</w:t>
        </w:r>
      </w:ins>
      <w:ins w:id="4123" w:author="Jordon Beijing" w:date="2020-09-05T20:59:00Z">
        <w:r w:rsidRPr="00A54001">
          <w:rPr>
            <w:rFonts w:ascii="Times" w:hAnsi="Times"/>
            <w:b/>
            <w:bCs/>
            <w:color w:val="000000" w:themeColor="text1"/>
            <w:lang w:val="en-US"/>
            <w:rPrChange w:id="4124" w:author="Jordon Beijing" w:date="2020-09-05T20:59:00Z">
              <w:rPr>
                <w:rFonts w:ascii="Times" w:hAnsi="Times"/>
                <w:color w:val="4472C4" w:themeColor="accent1"/>
                <w:lang w:val="en-US"/>
              </w:rPr>
            </w:rPrChange>
          </w:rPr>
          <w:t>pt 14: Who is your hero? What inspires you about this person?</w:t>
        </w:r>
      </w:ins>
    </w:p>
    <w:p w14:paraId="16BD5FF0" w14:textId="77777777" w:rsidR="00A54001" w:rsidRDefault="00A54001" w:rsidP="004168D5">
      <w:pPr>
        <w:rPr>
          <w:rFonts w:ascii="Times" w:hAnsi="Times"/>
          <w:color w:val="4472C4" w:themeColor="accent1"/>
          <w:lang w:val="en-US"/>
        </w:rPr>
      </w:pPr>
    </w:p>
    <w:p w14:paraId="5A80FF0C" w14:textId="4255B890" w:rsidR="008C18AB" w:rsidRPr="006E3F1A" w:rsidDel="000214BA" w:rsidRDefault="006E3F1A" w:rsidP="006E3F1A">
      <w:pPr>
        <w:ind w:firstLineChars="200" w:firstLine="480"/>
        <w:rPr>
          <w:del w:id="4125" w:author="Jordon Beijing" w:date="2020-09-05T20:01:00Z"/>
          <w:rFonts w:ascii="Times" w:hAnsi="Times"/>
          <w:lang w:val="en-US"/>
        </w:rPr>
      </w:pPr>
      <w:r w:rsidRPr="006E3F1A">
        <w:rPr>
          <w:rFonts w:ascii="Times" w:hAnsi="Times"/>
          <w:lang w:val="en-US"/>
        </w:rPr>
        <w:t>There are many people can be my hero, but I will only tell one. I’m a Christian, I know God is my hero because when I get to a lot of sadness and loneliness, he was always there be with me. He didn’t talk to me, but I know he used things to let me know what he is trying to tell me. He give me a lot of things even I never asked to him or anybody. He always be with me whatever I been through. I know he love me isn’t because what talent I have, he love me because he made me, so I know he is my hero.</w:t>
      </w:r>
    </w:p>
    <w:p w14:paraId="280C0169" w14:textId="77777777" w:rsidR="008C18AB" w:rsidRPr="006E3F1A" w:rsidDel="000214BA" w:rsidRDefault="008C18AB" w:rsidP="004168D5">
      <w:pPr>
        <w:rPr>
          <w:del w:id="4126" w:author="Jordon Beijing" w:date="2020-09-05T20:01:00Z"/>
          <w:rFonts w:ascii="Times" w:hAnsi="Times"/>
          <w:lang w:val="en-US"/>
        </w:rPr>
      </w:pPr>
    </w:p>
    <w:p w14:paraId="3AF177DD" w14:textId="77777777" w:rsidR="008C18AB" w:rsidDel="000214BA" w:rsidRDefault="008C18AB" w:rsidP="004168D5">
      <w:pPr>
        <w:rPr>
          <w:del w:id="4127" w:author="Jordon Beijing" w:date="2020-09-05T20:01:00Z"/>
          <w:rFonts w:ascii="Times" w:hAnsi="Times"/>
          <w:color w:val="4472C4" w:themeColor="accent1"/>
          <w:lang w:val="en-US"/>
        </w:rPr>
      </w:pPr>
    </w:p>
    <w:p w14:paraId="233FA1B6" w14:textId="77777777" w:rsidR="008C18AB" w:rsidDel="000214BA" w:rsidRDefault="008C18AB" w:rsidP="004168D5">
      <w:pPr>
        <w:rPr>
          <w:del w:id="4128" w:author="Jordon Beijing" w:date="2020-09-05T20:01:00Z"/>
          <w:rFonts w:ascii="Times" w:hAnsi="Times"/>
          <w:color w:val="4472C4" w:themeColor="accent1"/>
          <w:lang w:val="en-US"/>
        </w:rPr>
      </w:pPr>
    </w:p>
    <w:p w14:paraId="32457F48" w14:textId="77777777" w:rsidR="008C18AB" w:rsidDel="000214BA" w:rsidRDefault="008C18AB" w:rsidP="004168D5">
      <w:pPr>
        <w:rPr>
          <w:del w:id="4129" w:author="Jordon Beijing" w:date="2020-09-05T20:01:00Z"/>
          <w:rFonts w:ascii="Times" w:hAnsi="Times"/>
          <w:color w:val="4472C4" w:themeColor="accent1"/>
          <w:lang w:val="en-US"/>
        </w:rPr>
      </w:pPr>
    </w:p>
    <w:p w14:paraId="7C2403C1" w14:textId="77777777" w:rsidR="008C18AB" w:rsidRDefault="008C18AB" w:rsidP="000214BA">
      <w:pPr>
        <w:ind w:firstLineChars="200" w:firstLine="480"/>
        <w:rPr>
          <w:rFonts w:ascii="Times" w:hAnsi="Times"/>
          <w:color w:val="4472C4" w:themeColor="accent1"/>
          <w:lang w:val="en-US"/>
        </w:rPr>
        <w:pPrChange w:id="4130" w:author="Jordon Beijing" w:date="2020-09-05T20:01:00Z">
          <w:pPr/>
        </w:pPrChange>
      </w:pPr>
    </w:p>
    <w:p w14:paraId="7EC4C190" w14:textId="77777777" w:rsidR="008C18AB" w:rsidDel="007A4CFC" w:rsidRDefault="008C18AB" w:rsidP="004168D5">
      <w:pPr>
        <w:rPr>
          <w:del w:id="4131" w:author="Jordon Beijing" w:date="2020-09-04T10:40:00Z"/>
          <w:rFonts w:ascii="Times" w:hAnsi="Times"/>
          <w:color w:val="4472C4" w:themeColor="accent1"/>
          <w:lang w:val="en-US"/>
        </w:rPr>
      </w:pPr>
    </w:p>
    <w:p w14:paraId="64B4AEB3" w14:textId="77777777" w:rsidR="008C18AB" w:rsidDel="007A4CFC" w:rsidRDefault="008C18AB" w:rsidP="004168D5">
      <w:pPr>
        <w:rPr>
          <w:del w:id="4132" w:author="Jordon Beijing" w:date="2020-09-04T10:40:00Z"/>
          <w:rFonts w:ascii="Times" w:hAnsi="Times"/>
          <w:color w:val="4472C4" w:themeColor="accent1"/>
          <w:lang w:val="en-US"/>
        </w:rPr>
      </w:pPr>
    </w:p>
    <w:p w14:paraId="251BC8B1" w14:textId="77777777" w:rsidR="008C18AB" w:rsidDel="007A4CFC" w:rsidRDefault="008C18AB" w:rsidP="004168D5">
      <w:pPr>
        <w:rPr>
          <w:del w:id="4133" w:author="Jordon Beijing" w:date="2020-09-04T10:40:00Z"/>
          <w:rFonts w:ascii="Times" w:hAnsi="Times"/>
          <w:color w:val="4472C4" w:themeColor="accent1"/>
          <w:lang w:val="en-US"/>
        </w:rPr>
      </w:pPr>
    </w:p>
    <w:p w14:paraId="2C15ACE7" w14:textId="77777777" w:rsidR="008C18AB" w:rsidDel="007A4CFC" w:rsidRDefault="008C18AB" w:rsidP="004168D5">
      <w:pPr>
        <w:rPr>
          <w:del w:id="4134" w:author="Jordon Beijing" w:date="2020-09-04T10:40:00Z"/>
          <w:rFonts w:ascii="Times" w:hAnsi="Times"/>
          <w:color w:val="4472C4" w:themeColor="accent1"/>
          <w:lang w:val="en-US"/>
        </w:rPr>
      </w:pPr>
    </w:p>
    <w:p w14:paraId="77F56C70" w14:textId="77777777" w:rsidR="008C18AB" w:rsidDel="007A4CFC" w:rsidRDefault="008C18AB" w:rsidP="004168D5">
      <w:pPr>
        <w:rPr>
          <w:del w:id="4135" w:author="Jordon Beijing" w:date="2020-09-04T10:40:00Z"/>
          <w:rFonts w:ascii="Times" w:hAnsi="Times"/>
          <w:color w:val="4472C4" w:themeColor="accent1"/>
          <w:lang w:val="en-US"/>
        </w:rPr>
      </w:pPr>
    </w:p>
    <w:p w14:paraId="557A6C6F" w14:textId="77777777" w:rsidR="008C18AB" w:rsidDel="007A4CFC" w:rsidRDefault="008C18AB" w:rsidP="004168D5">
      <w:pPr>
        <w:rPr>
          <w:del w:id="4136" w:author="Jordon Beijing" w:date="2020-09-04T10:40:00Z"/>
          <w:rFonts w:ascii="Times" w:hAnsi="Times"/>
          <w:color w:val="4472C4" w:themeColor="accent1"/>
          <w:lang w:val="en-US"/>
        </w:rPr>
      </w:pPr>
    </w:p>
    <w:p w14:paraId="6C41E46E" w14:textId="77777777" w:rsidR="008C18AB" w:rsidDel="007A4CFC" w:rsidRDefault="008C18AB" w:rsidP="004168D5">
      <w:pPr>
        <w:rPr>
          <w:del w:id="4137" w:author="Jordon Beijing" w:date="2020-09-04T10:40:00Z"/>
          <w:rFonts w:ascii="Times" w:hAnsi="Times"/>
          <w:color w:val="4472C4" w:themeColor="accent1"/>
          <w:lang w:val="en-US"/>
        </w:rPr>
      </w:pPr>
    </w:p>
    <w:p w14:paraId="148F2076" w14:textId="77777777" w:rsidR="008C18AB" w:rsidDel="007A4CFC" w:rsidRDefault="008C18AB" w:rsidP="004168D5">
      <w:pPr>
        <w:rPr>
          <w:del w:id="4138" w:author="Jordon Beijing" w:date="2020-09-04T10:40:00Z"/>
          <w:rFonts w:ascii="Times" w:hAnsi="Times"/>
          <w:color w:val="4472C4" w:themeColor="accent1"/>
          <w:lang w:val="en-US"/>
        </w:rPr>
      </w:pPr>
    </w:p>
    <w:p w14:paraId="27E34DCE" w14:textId="77777777" w:rsidR="008C18AB" w:rsidDel="007A4CFC" w:rsidRDefault="008C18AB" w:rsidP="004168D5">
      <w:pPr>
        <w:rPr>
          <w:del w:id="4139" w:author="Jordon Beijing" w:date="2020-09-04T10:40:00Z"/>
          <w:rFonts w:ascii="Times" w:hAnsi="Times"/>
          <w:color w:val="4472C4" w:themeColor="accent1"/>
          <w:lang w:val="en-US"/>
        </w:rPr>
      </w:pPr>
    </w:p>
    <w:p w14:paraId="08C08D05" w14:textId="77777777" w:rsidR="008C18AB" w:rsidDel="007A4CFC" w:rsidRDefault="008C18AB" w:rsidP="004168D5">
      <w:pPr>
        <w:rPr>
          <w:del w:id="4140" w:author="Jordon Beijing" w:date="2020-09-04T10:40:00Z"/>
          <w:rFonts w:ascii="Times" w:hAnsi="Times"/>
          <w:color w:val="4472C4" w:themeColor="accent1"/>
          <w:lang w:val="en-US"/>
        </w:rPr>
      </w:pPr>
    </w:p>
    <w:p w14:paraId="273DB777" w14:textId="77777777" w:rsidR="008C18AB" w:rsidDel="007A4CFC" w:rsidRDefault="008C18AB" w:rsidP="004168D5">
      <w:pPr>
        <w:rPr>
          <w:del w:id="4141" w:author="Jordon Beijing" w:date="2020-09-04T10:40:00Z"/>
          <w:rFonts w:ascii="Times" w:hAnsi="Times"/>
          <w:color w:val="4472C4" w:themeColor="accent1"/>
          <w:lang w:val="en-US"/>
        </w:rPr>
      </w:pPr>
    </w:p>
    <w:p w14:paraId="6857CD65" w14:textId="77777777" w:rsidR="008C18AB" w:rsidDel="007A4CFC" w:rsidRDefault="008C18AB" w:rsidP="004168D5">
      <w:pPr>
        <w:rPr>
          <w:del w:id="4142" w:author="Jordon Beijing" w:date="2020-09-04T10:40:00Z"/>
          <w:rFonts w:ascii="Times" w:hAnsi="Times"/>
          <w:color w:val="4472C4" w:themeColor="accent1"/>
          <w:lang w:val="en-US"/>
        </w:rPr>
      </w:pPr>
    </w:p>
    <w:p w14:paraId="51133083" w14:textId="77777777" w:rsidR="008C18AB" w:rsidDel="000214BA" w:rsidRDefault="008C18AB" w:rsidP="004168D5">
      <w:pPr>
        <w:rPr>
          <w:del w:id="4143" w:author="Jordon Beijing" w:date="2020-09-05T20:01:00Z"/>
          <w:rFonts w:ascii="Times" w:hAnsi="Times"/>
          <w:color w:val="4472C4" w:themeColor="accent1"/>
          <w:lang w:val="en-US"/>
        </w:rPr>
      </w:pPr>
    </w:p>
    <w:p w14:paraId="6D3EEF04" w14:textId="77777777" w:rsidR="008C18AB" w:rsidDel="000214BA" w:rsidRDefault="008C18AB" w:rsidP="004168D5">
      <w:pPr>
        <w:rPr>
          <w:del w:id="4144" w:author="Jordon Beijing" w:date="2020-09-05T20:01:00Z"/>
          <w:rFonts w:ascii="Times" w:hAnsi="Times"/>
          <w:color w:val="4472C4" w:themeColor="accent1"/>
          <w:lang w:val="en-US"/>
        </w:rPr>
      </w:pPr>
    </w:p>
    <w:p w14:paraId="7E258354" w14:textId="77777777" w:rsidR="008C18AB" w:rsidRDefault="008C18AB" w:rsidP="004168D5">
      <w:pPr>
        <w:rPr>
          <w:rFonts w:ascii="Times" w:hAnsi="Times"/>
          <w:color w:val="4472C4" w:themeColor="accent1"/>
          <w:lang w:val="en-US"/>
        </w:rPr>
      </w:pPr>
    </w:p>
    <w:p w14:paraId="2E754E64" w14:textId="22645534" w:rsidR="004168D5" w:rsidRPr="004168D5" w:rsidRDefault="0012632B" w:rsidP="004168D5">
      <w:pPr>
        <w:rPr>
          <w:rFonts w:ascii="Times" w:hAnsi="Times"/>
          <w:color w:val="4472C4" w:themeColor="accent1"/>
          <w:lang w:val="en-US"/>
        </w:rPr>
      </w:pPr>
      <w:r w:rsidRPr="007C5EF4">
        <w:rPr>
          <w:rFonts w:ascii="Times" w:hAnsi="Times"/>
          <w:color w:val="4472C4" w:themeColor="accent1"/>
          <w:lang w:val="en-US"/>
          <w:rPrChange w:id="4145" w:author="Jordon Beijing" w:date="2020-09-05T21:15:00Z">
            <w:rPr>
              <w:rFonts w:ascii="Times" w:hAnsi="Times"/>
              <w:color w:val="4472C4" w:themeColor="accent1"/>
              <w:lang w:val="en-US"/>
            </w:rPr>
          </w:rPrChange>
        </w:rPr>
        <w:t xml:space="preserve">[Journal 14: </w:t>
      </w:r>
      <w:r w:rsidR="004168D5" w:rsidRPr="007C5EF4">
        <w:rPr>
          <w:rFonts w:ascii="Times" w:hAnsi="Times"/>
          <w:color w:val="4472C4" w:themeColor="accent1"/>
          <w:lang w:val="en-US"/>
          <w:rPrChange w:id="4146" w:author="Jordon Beijing" w:date="2020-09-05T21:15:00Z">
            <w:rPr>
              <w:rFonts w:ascii="Times" w:hAnsi="Times"/>
              <w:color w:val="4472C4" w:themeColor="accent1"/>
              <w:lang w:val="en-US"/>
            </w:rPr>
          </w:rPrChange>
        </w:rPr>
        <w:t>Who is your hero? What inspires you about this person?: Draft 2</w:t>
      </w:r>
      <w:r w:rsidRPr="007C5EF4">
        <w:rPr>
          <w:rFonts w:ascii="Times" w:hAnsi="Times"/>
          <w:color w:val="4472C4" w:themeColor="accent1"/>
          <w:lang w:val="en-US"/>
          <w:rPrChange w:id="4147" w:author="Jordon Beijing" w:date="2020-09-05T21:15:00Z">
            <w:rPr>
              <w:rFonts w:ascii="Times" w:hAnsi="Times"/>
              <w:color w:val="4472C4" w:themeColor="accent1"/>
              <w:lang w:val="en-US"/>
            </w:rPr>
          </w:rPrChange>
        </w:rPr>
        <w:t>]</w:t>
      </w:r>
    </w:p>
    <w:p w14:paraId="12DAB0FE" w14:textId="42218A91" w:rsidR="004168D5" w:rsidRDefault="004168D5" w:rsidP="004168D5">
      <w:pPr>
        <w:rPr>
          <w:ins w:id="4148" w:author="Jordon Beijing" w:date="2020-09-05T20:59:00Z"/>
          <w:rFonts w:ascii="Times" w:hAnsi="Times"/>
          <w:color w:val="4472C4" w:themeColor="accent1"/>
          <w:lang w:val="en-US"/>
        </w:rPr>
      </w:pPr>
    </w:p>
    <w:p w14:paraId="3B0B5837" w14:textId="77777777" w:rsidR="00A54001" w:rsidRPr="00A646A5" w:rsidRDefault="00A54001" w:rsidP="00A54001">
      <w:pPr>
        <w:jc w:val="center"/>
        <w:rPr>
          <w:ins w:id="4149" w:author="Jordon Beijing" w:date="2020-09-05T20:59:00Z"/>
          <w:rFonts w:ascii="Times" w:hAnsi="Times"/>
          <w:b/>
          <w:bCs/>
          <w:color w:val="000000" w:themeColor="text1"/>
          <w:lang w:val="en-US"/>
        </w:rPr>
      </w:pPr>
      <w:ins w:id="4150" w:author="Jordon Beijing" w:date="2020-09-05T20:59:00Z">
        <w:r w:rsidRPr="00A646A5">
          <w:rPr>
            <w:rFonts w:ascii="Times" w:hAnsi="Times"/>
            <w:b/>
            <w:bCs/>
            <w:color w:val="000000" w:themeColor="text1"/>
            <w:lang w:val="en-US"/>
          </w:rPr>
          <w:t>Journal Prompt 14: Who is your hero? What inspires you about this person?</w:t>
        </w:r>
      </w:ins>
    </w:p>
    <w:p w14:paraId="1BCDA3A3" w14:textId="5662E057" w:rsidR="00A54001" w:rsidRDefault="00A54001" w:rsidP="004168D5">
      <w:pPr>
        <w:rPr>
          <w:ins w:id="4151" w:author="Jordon Beijing" w:date="2020-09-05T21:10:00Z"/>
          <w:rFonts w:ascii="Times" w:hAnsi="Times"/>
          <w:color w:val="4472C4" w:themeColor="accent1"/>
          <w:lang w:val="en-US"/>
        </w:rPr>
      </w:pPr>
    </w:p>
    <w:p w14:paraId="5907C37F" w14:textId="77777777" w:rsidR="00AD5519" w:rsidRDefault="00AD5519" w:rsidP="007C5EF4">
      <w:pPr>
        <w:ind w:firstLine="420"/>
        <w:rPr>
          <w:ins w:id="4152" w:author="Jordon Beijing" w:date="2020-09-05T21:14:00Z"/>
          <w:rFonts w:ascii="Times" w:hAnsi="Times"/>
          <w:lang w:val="en-US"/>
        </w:rPr>
        <w:pPrChange w:id="4153" w:author="Jordon Beijing" w:date="2020-09-05T21:15:00Z">
          <w:pPr/>
        </w:pPrChange>
      </w:pPr>
      <w:ins w:id="4154" w:author="Jordon Beijing" w:date="2020-09-05T21:10:00Z">
        <w:r w:rsidRPr="006E3F1A">
          <w:rPr>
            <w:rFonts w:ascii="Times" w:hAnsi="Times"/>
            <w:lang w:val="en-US"/>
          </w:rPr>
          <w:t xml:space="preserve">There are many people </w:t>
        </w:r>
        <w:r>
          <w:rPr>
            <w:rFonts w:ascii="Times" w:hAnsi="Times"/>
            <w:lang w:val="en-US"/>
          </w:rPr>
          <w:t>could</w:t>
        </w:r>
        <w:r w:rsidRPr="006E3F1A">
          <w:rPr>
            <w:rFonts w:ascii="Times" w:hAnsi="Times"/>
            <w:lang w:val="en-US"/>
          </w:rPr>
          <w:t xml:space="preserve"> be my hero, but I will only </w:t>
        </w:r>
        <w:r>
          <w:rPr>
            <w:rFonts w:ascii="Times" w:hAnsi="Times"/>
            <w:lang w:val="en-US"/>
          </w:rPr>
          <w:t>mention</w:t>
        </w:r>
        <w:r w:rsidRPr="006E3F1A">
          <w:rPr>
            <w:rFonts w:ascii="Times" w:hAnsi="Times"/>
            <w:lang w:val="en-US"/>
          </w:rPr>
          <w:t xml:space="preserve"> one. </w:t>
        </w:r>
      </w:ins>
    </w:p>
    <w:p w14:paraId="4CD49C7D" w14:textId="25BF3637" w:rsidR="007C5EF4" w:rsidRDefault="00AD5519" w:rsidP="007C5EF4">
      <w:pPr>
        <w:ind w:firstLine="420"/>
        <w:rPr>
          <w:ins w:id="4155" w:author="Jordon Beijing" w:date="2020-09-05T21:14:00Z"/>
          <w:rFonts w:ascii="Times" w:hAnsi="Times"/>
          <w:lang w:val="en-US"/>
        </w:rPr>
        <w:pPrChange w:id="4156" w:author="Jordon Beijing" w:date="2020-09-05T21:15:00Z">
          <w:pPr/>
        </w:pPrChange>
      </w:pPr>
      <w:ins w:id="4157" w:author="Jordon Beijing" w:date="2020-09-05T21:10:00Z">
        <w:r w:rsidRPr="006E3F1A">
          <w:rPr>
            <w:rFonts w:ascii="Times" w:hAnsi="Times"/>
            <w:lang w:val="en-US"/>
          </w:rPr>
          <w:t>I’m a Christian</w:t>
        </w:r>
        <w:r>
          <w:rPr>
            <w:rFonts w:ascii="Times" w:hAnsi="Times"/>
            <w:lang w:val="en-US"/>
          </w:rPr>
          <w:t>.</w:t>
        </w:r>
        <w:r w:rsidRPr="006E3F1A">
          <w:rPr>
            <w:rFonts w:ascii="Times" w:hAnsi="Times"/>
            <w:lang w:val="en-US"/>
          </w:rPr>
          <w:t xml:space="preserve"> </w:t>
        </w:r>
      </w:ins>
      <w:ins w:id="4158" w:author="Jordon Beijing" w:date="2020-09-06T12:58:00Z">
        <w:r w:rsidR="0032168C">
          <w:rPr>
            <w:rFonts w:ascii="Times" w:hAnsi="Times"/>
            <w:lang w:val="en-US"/>
          </w:rPr>
          <w:t xml:space="preserve">So </w:t>
        </w:r>
      </w:ins>
      <w:ins w:id="4159" w:author="Jordon Beijing" w:date="2020-09-05T21:10:00Z">
        <w:r w:rsidRPr="006E3F1A">
          <w:rPr>
            <w:rFonts w:ascii="Times" w:hAnsi="Times"/>
            <w:lang w:val="en-US"/>
          </w:rPr>
          <w:t xml:space="preserve">I know </w:t>
        </w:r>
      </w:ins>
      <w:commentRangeStart w:id="4160"/>
      <w:ins w:id="4161" w:author="Jordon Beijing" w:date="2020-09-06T12:50:00Z">
        <w:r w:rsidR="009D3537">
          <w:rPr>
            <w:rFonts w:ascii="Times" w:hAnsi="Times"/>
            <w:lang w:val="en-US"/>
          </w:rPr>
          <w:t>Jesus</w:t>
        </w:r>
      </w:ins>
      <w:ins w:id="4162" w:author="Jordon Beijing" w:date="2020-09-05T21:10:00Z">
        <w:r w:rsidRPr="006E3F1A">
          <w:rPr>
            <w:rFonts w:ascii="Times" w:hAnsi="Times"/>
            <w:lang w:val="en-US"/>
          </w:rPr>
          <w:t xml:space="preserve"> </w:t>
        </w:r>
      </w:ins>
      <w:commentRangeEnd w:id="4160"/>
      <w:ins w:id="4163" w:author="Jordon Beijing" w:date="2020-09-06T12:53:00Z">
        <w:r w:rsidR="009D3537">
          <w:rPr>
            <w:rStyle w:val="CommentReference"/>
            <w:kern w:val="2"/>
            <w:lang w:val="en-US" w:bidi="ar-SA"/>
          </w:rPr>
          <w:commentReference w:id="4160"/>
        </w:r>
      </w:ins>
      <w:ins w:id="4164" w:author="Jordon Beijing" w:date="2020-09-05T21:10:00Z">
        <w:r w:rsidRPr="006E3F1A">
          <w:rPr>
            <w:rFonts w:ascii="Times" w:hAnsi="Times"/>
            <w:lang w:val="en-US"/>
          </w:rPr>
          <w:t>is my hero because when</w:t>
        </w:r>
      </w:ins>
      <w:ins w:id="4165" w:author="Jordon Beijing" w:date="2020-09-05T21:11:00Z">
        <w:r>
          <w:rPr>
            <w:rFonts w:ascii="Times" w:hAnsi="Times"/>
            <w:lang w:val="en-US"/>
          </w:rPr>
          <w:t>ever</w:t>
        </w:r>
      </w:ins>
      <w:ins w:id="4166" w:author="Jordon Beijing" w:date="2020-09-05T21:10:00Z">
        <w:r w:rsidRPr="006E3F1A">
          <w:rPr>
            <w:rFonts w:ascii="Times" w:hAnsi="Times"/>
            <w:lang w:val="en-US"/>
          </w:rPr>
          <w:t xml:space="preserve"> I </w:t>
        </w:r>
      </w:ins>
      <w:ins w:id="4167" w:author="Jordon Beijing" w:date="2020-09-05T21:11:00Z">
        <w:r>
          <w:rPr>
            <w:rFonts w:ascii="Times" w:hAnsi="Times"/>
            <w:lang w:val="en-US"/>
          </w:rPr>
          <w:t>encounter</w:t>
        </w:r>
      </w:ins>
      <w:ins w:id="4168" w:author="Jordon Beijing" w:date="2020-09-05T21:10:00Z">
        <w:r w:rsidRPr="006E3F1A">
          <w:rPr>
            <w:rFonts w:ascii="Times" w:hAnsi="Times"/>
            <w:lang w:val="en-US"/>
          </w:rPr>
          <w:t xml:space="preserve"> a lot of sadness and loneliness, </w:t>
        </w:r>
        <w:commentRangeStart w:id="4169"/>
        <w:r w:rsidRPr="006E3F1A">
          <w:rPr>
            <w:rFonts w:ascii="Times" w:hAnsi="Times"/>
            <w:lang w:val="en-US"/>
          </w:rPr>
          <w:t xml:space="preserve">he </w:t>
        </w:r>
      </w:ins>
      <w:ins w:id="4170" w:author="Jordon Beijing" w:date="2020-09-05T21:11:00Z">
        <w:r>
          <w:rPr>
            <w:rFonts w:ascii="Times" w:hAnsi="Times"/>
            <w:lang w:val="en-US"/>
          </w:rPr>
          <w:t>is</w:t>
        </w:r>
      </w:ins>
      <w:ins w:id="4171" w:author="Jordon Beijing" w:date="2020-09-05T21:10:00Z">
        <w:r w:rsidRPr="006E3F1A">
          <w:rPr>
            <w:rFonts w:ascii="Times" w:hAnsi="Times"/>
            <w:lang w:val="en-US"/>
          </w:rPr>
          <w:t xml:space="preserve"> always there with me. </w:t>
        </w:r>
      </w:ins>
      <w:commentRangeEnd w:id="4169"/>
      <w:ins w:id="4172" w:author="Jordon Beijing" w:date="2020-09-06T12:57:00Z">
        <w:r w:rsidR="0032168C">
          <w:rPr>
            <w:rStyle w:val="CommentReference"/>
            <w:kern w:val="2"/>
            <w:lang w:val="en-US" w:bidi="ar-SA"/>
          </w:rPr>
          <w:commentReference w:id="4169"/>
        </w:r>
      </w:ins>
    </w:p>
    <w:p w14:paraId="55E46D9C" w14:textId="7E553626" w:rsidR="007C5EF4" w:rsidRDefault="009D3537" w:rsidP="007C5EF4">
      <w:pPr>
        <w:ind w:firstLine="420"/>
        <w:rPr>
          <w:ins w:id="4173" w:author="Jordon Beijing" w:date="2020-09-05T21:14:00Z"/>
          <w:rFonts w:ascii="Times" w:hAnsi="Times"/>
          <w:lang w:val="en-US"/>
        </w:rPr>
        <w:pPrChange w:id="4174" w:author="Jordon Beijing" w:date="2020-09-05T21:15:00Z">
          <w:pPr/>
        </w:pPrChange>
      </w:pPr>
      <w:commentRangeStart w:id="4175"/>
      <w:ins w:id="4176" w:author="Jordon Beijing" w:date="2020-09-06T12:51:00Z">
        <w:r>
          <w:rPr>
            <w:rFonts w:ascii="Times" w:hAnsi="Times"/>
            <w:lang w:val="en-US"/>
          </w:rPr>
          <w:t>Jesus</w:t>
        </w:r>
      </w:ins>
      <w:ins w:id="4177" w:author="Jordon Beijing" w:date="2020-09-05T21:10:00Z">
        <w:r w:rsidR="00AD5519" w:rsidRPr="006E3F1A">
          <w:rPr>
            <w:rFonts w:ascii="Times" w:hAnsi="Times"/>
            <w:lang w:val="en-US"/>
          </w:rPr>
          <w:t xml:space="preserve"> </w:t>
        </w:r>
      </w:ins>
      <w:ins w:id="4178" w:author="Jordon Beijing" w:date="2020-09-05T21:11:00Z">
        <w:r w:rsidR="00AD5519">
          <w:rPr>
            <w:rFonts w:ascii="Times" w:hAnsi="Times"/>
            <w:lang w:val="en-US"/>
          </w:rPr>
          <w:t>doesn’t</w:t>
        </w:r>
      </w:ins>
      <w:ins w:id="4179" w:author="Jordon Beijing" w:date="2020-09-05T21:10:00Z">
        <w:r w:rsidR="00AD5519" w:rsidRPr="006E3F1A">
          <w:rPr>
            <w:rFonts w:ascii="Times" w:hAnsi="Times"/>
            <w:lang w:val="en-US"/>
          </w:rPr>
          <w:t xml:space="preserve"> talk to me, but I know he use</w:t>
        </w:r>
      </w:ins>
      <w:ins w:id="4180" w:author="Jordon Beijing" w:date="2020-09-05T21:11:00Z">
        <w:r w:rsidR="00AD5519">
          <w:rPr>
            <w:rFonts w:ascii="Times" w:hAnsi="Times"/>
            <w:lang w:val="en-US"/>
          </w:rPr>
          <w:t>s</w:t>
        </w:r>
      </w:ins>
      <w:ins w:id="4181" w:author="Jordon Beijing" w:date="2020-09-05T21:10:00Z">
        <w:r w:rsidR="00AD5519" w:rsidRPr="006E3F1A">
          <w:rPr>
            <w:rFonts w:ascii="Times" w:hAnsi="Times"/>
            <w:lang w:val="en-US"/>
          </w:rPr>
          <w:t xml:space="preserve"> things to let me know what he is trying to tell me.</w:t>
        </w:r>
      </w:ins>
      <w:commentRangeEnd w:id="4175"/>
      <w:ins w:id="4182" w:author="Jordon Beijing" w:date="2020-09-06T12:53:00Z">
        <w:r>
          <w:rPr>
            <w:rStyle w:val="CommentReference"/>
            <w:kern w:val="2"/>
            <w:lang w:val="en-US" w:bidi="ar-SA"/>
          </w:rPr>
          <w:commentReference w:id="4175"/>
        </w:r>
      </w:ins>
    </w:p>
    <w:p w14:paraId="3E8767F8" w14:textId="5D82E8CB" w:rsidR="007C5EF4" w:rsidRDefault="009D3537" w:rsidP="007C5EF4">
      <w:pPr>
        <w:ind w:firstLine="420"/>
        <w:rPr>
          <w:ins w:id="4183" w:author="Jordon Beijing" w:date="2020-09-05T21:15:00Z"/>
          <w:rFonts w:ascii="Times" w:hAnsi="Times"/>
          <w:lang w:val="en-US"/>
        </w:rPr>
        <w:pPrChange w:id="4184" w:author="Jordon Beijing" w:date="2020-09-05T21:15:00Z">
          <w:pPr/>
        </w:pPrChange>
      </w:pPr>
      <w:commentRangeStart w:id="4185"/>
      <w:ins w:id="4186" w:author="Jordon Beijing" w:date="2020-09-06T12:51:00Z">
        <w:r>
          <w:rPr>
            <w:rFonts w:ascii="Times" w:hAnsi="Times"/>
            <w:lang w:val="en-US"/>
          </w:rPr>
          <w:t>Jesus</w:t>
        </w:r>
      </w:ins>
      <w:ins w:id="4187" w:author="Jordon Beijing" w:date="2020-09-05T21:10:00Z">
        <w:r w:rsidR="00AD5519" w:rsidRPr="006E3F1A">
          <w:rPr>
            <w:rFonts w:ascii="Times" w:hAnsi="Times"/>
            <w:lang w:val="en-US"/>
          </w:rPr>
          <w:t xml:space="preserve"> </w:t>
        </w:r>
      </w:ins>
      <w:ins w:id="4188" w:author="Jordon Beijing" w:date="2020-09-06T12:56:00Z">
        <w:r w:rsidR="0032168C">
          <w:rPr>
            <w:rFonts w:ascii="Times" w:hAnsi="Times"/>
            <w:lang w:val="en-US"/>
          </w:rPr>
          <w:t>has given</w:t>
        </w:r>
      </w:ins>
      <w:ins w:id="4189" w:author="Jordon Beijing" w:date="2020-09-05T21:10:00Z">
        <w:r w:rsidR="00AD5519" w:rsidRPr="006E3F1A">
          <w:rPr>
            <w:rFonts w:ascii="Times" w:hAnsi="Times"/>
            <w:lang w:val="en-US"/>
          </w:rPr>
          <w:t xml:space="preserve"> me a lot of </w:t>
        </w:r>
      </w:ins>
      <w:ins w:id="4190" w:author="Jordon Beijing" w:date="2020-09-06T12:51:00Z">
        <w:r>
          <w:rPr>
            <w:rFonts w:ascii="Times" w:hAnsi="Times"/>
            <w:lang w:val="en-US"/>
          </w:rPr>
          <w:t>blessings</w:t>
        </w:r>
      </w:ins>
      <w:ins w:id="4191" w:author="Jordon Beijing" w:date="2020-09-06T12:52:00Z">
        <w:r>
          <w:rPr>
            <w:rFonts w:ascii="Times" w:hAnsi="Times"/>
            <w:lang w:val="en-US"/>
          </w:rPr>
          <w:t>,</w:t>
        </w:r>
      </w:ins>
      <w:ins w:id="4192" w:author="Jordon Beijing" w:date="2020-09-05T21:10:00Z">
        <w:r w:rsidR="00AD5519" w:rsidRPr="006E3F1A">
          <w:rPr>
            <w:rFonts w:ascii="Times" w:hAnsi="Times"/>
            <w:lang w:val="en-US"/>
          </w:rPr>
          <w:t xml:space="preserve"> even </w:t>
        </w:r>
      </w:ins>
      <w:ins w:id="4193" w:author="Jordon Beijing" w:date="2020-09-06T12:56:00Z">
        <w:r w:rsidR="0032168C">
          <w:rPr>
            <w:rFonts w:ascii="Times" w:hAnsi="Times"/>
            <w:lang w:val="en-US"/>
          </w:rPr>
          <w:t>when</w:t>
        </w:r>
      </w:ins>
      <w:ins w:id="4194" w:author="Jordon Beijing" w:date="2020-09-05T21:12:00Z">
        <w:r w:rsidR="00AD5519">
          <w:rPr>
            <w:rFonts w:ascii="Times" w:hAnsi="Times"/>
            <w:lang w:val="en-US"/>
          </w:rPr>
          <w:t xml:space="preserve"> </w:t>
        </w:r>
      </w:ins>
      <w:ins w:id="4195" w:author="Jordon Beijing" w:date="2020-09-05T21:10:00Z">
        <w:r w:rsidR="00AD5519" w:rsidRPr="006E3F1A">
          <w:rPr>
            <w:rFonts w:ascii="Times" w:hAnsi="Times"/>
            <w:lang w:val="en-US"/>
          </w:rPr>
          <w:t xml:space="preserve">I </w:t>
        </w:r>
      </w:ins>
      <w:ins w:id="4196" w:author="Jordon Beijing" w:date="2020-09-06T12:56:00Z">
        <w:r w:rsidR="0032168C">
          <w:rPr>
            <w:rFonts w:ascii="Times" w:hAnsi="Times"/>
            <w:lang w:val="en-US"/>
          </w:rPr>
          <w:t>didn’t</w:t>
        </w:r>
      </w:ins>
      <w:ins w:id="4197" w:author="Jordon Beijing" w:date="2020-09-05T21:10:00Z">
        <w:r w:rsidR="00AD5519" w:rsidRPr="006E3F1A">
          <w:rPr>
            <w:rFonts w:ascii="Times" w:hAnsi="Times"/>
            <w:lang w:val="en-US"/>
          </w:rPr>
          <w:t xml:space="preserve"> ask him or anybody</w:t>
        </w:r>
      </w:ins>
      <w:ins w:id="4198" w:author="Jordon Beijing" w:date="2020-09-05T21:12:00Z">
        <w:r w:rsidR="00AD5519">
          <w:rPr>
            <w:rFonts w:ascii="Times" w:hAnsi="Times"/>
            <w:lang w:val="en-US"/>
          </w:rPr>
          <w:t xml:space="preserve"> for them</w:t>
        </w:r>
      </w:ins>
      <w:ins w:id="4199" w:author="Jordon Beijing" w:date="2020-09-05T21:10:00Z">
        <w:r w:rsidR="00AD5519" w:rsidRPr="006E3F1A">
          <w:rPr>
            <w:rFonts w:ascii="Times" w:hAnsi="Times"/>
            <w:lang w:val="en-US"/>
          </w:rPr>
          <w:t xml:space="preserve">. </w:t>
        </w:r>
      </w:ins>
      <w:commentRangeEnd w:id="4185"/>
      <w:ins w:id="4200" w:author="Jordon Beijing" w:date="2020-09-06T12:53:00Z">
        <w:r>
          <w:rPr>
            <w:rStyle w:val="CommentReference"/>
            <w:kern w:val="2"/>
            <w:lang w:val="en-US" w:bidi="ar-SA"/>
          </w:rPr>
          <w:commentReference w:id="4185"/>
        </w:r>
      </w:ins>
    </w:p>
    <w:p w14:paraId="53507FAA" w14:textId="5E5D6297" w:rsidR="007C5EF4" w:rsidRDefault="009D3537" w:rsidP="007C5EF4">
      <w:pPr>
        <w:ind w:firstLine="420"/>
        <w:rPr>
          <w:ins w:id="4201" w:author="Jordon Beijing" w:date="2020-09-05T21:15:00Z"/>
          <w:rFonts w:ascii="Times" w:hAnsi="Times"/>
          <w:lang w:val="en-US"/>
        </w:rPr>
        <w:pPrChange w:id="4202" w:author="Jordon Beijing" w:date="2020-09-05T21:15:00Z">
          <w:pPr/>
        </w:pPrChange>
      </w:pPr>
      <w:commentRangeStart w:id="4203"/>
      <w:ins w:id="4204" w:author="Jordon Beijing" w:date="2020-09-06T12:51:00Z">
        <w:r>
          <w:rPr>
            <w:rFonts w:ascii="Times" w:hAnsi="Times"/>
            <w:lang w:val="en-US"/>
          </w:rPr>
          <w:t>Jesus</w:t>
        </w:r>
      </w:ins>
      <w:ins w:id="4205" w:author="Jordon Beijing" w:date="2020-09-05T21:10:00Z">
        <w:r w:rsidR="00AD5519" w:rsidRPr="006E3F1A">
          <w:rPr>
            <w:rFonts w:ascii="Times" w:hAnsi="Times"/>
            <w:lang w:val="en-US"/>
          </w:rPr>
          <w:t xml:space="preserve"> </w:t>
        </w:r>
      </w:ins>
      <w:ins w:id="4206" w:author="Jordon Beijing" w:date="2020-09-05T21:12:00Z">
        <w:r w:rsidR="00AD5519">
          <w:rPr>
            <w:rFonts w:ascii="Times" w:hAnsi="Times"/>
            <w:lang w:val="en-US"/>
          </w:rPr>
          <w:t xml:space="preserve">is </w:t>
        </w:r>
      </w:ins>
      <w:ins w:id="4207" w:author="Jordon Beijing" w:date="2020-09-05T21:10:00Z">
        <w:r w:rsidR="00AD5519" w:rsidRPr="006E3F1A">
          <w:rPr>
            <w:rFonts w:ascii="Times" w:hAnsi="Times"/>
            <w:lang w:val="en-US"/>
          </w:rPr>
          <w:t>always with me</w:t>
        </w:r>
      </w:ins>
      <w:ins w:id="4208" w:author="Jordon Beijing" w:date="2020-09-05T21:12:00Z">
        <w:r w:rsidR="00AD5519">
          <w:rPr>
            <w:rFonts w:ascii="Times" w:hAnsi="Times"/>
            <w:lang w:val="en-US"/>
          </w:rPr>
          <w:t xml:space="preserve">, </w:t>
        </w:r>
      </w:ins>
      <w:ins w:id="4209" w:author="Jordon Beijing" w:date="2020-09-05T21:10:00Z">
        <w:r w:rsidR="00AD5519" w:rsidRPr="006E3F1A">
          <w:rPr>
            <w:rFonts w:ascii="Times" w:hAnsi="Times"/>
            <w:lang w:val="en-US"/>
          </w:rPr>
          <w:t xml:space="preserve">whatever I </w:t>
        </w:r>
      </w:ins>
      <w:ins w:id="4210" w:author="Jordon Beijing" w:date="2020-09-06T12:51:00Z">
        <w:r>
          <w:rPr>
            <w:rFonts w:ascii="Times" w:hAnsi="Times"/>
            <w:lang w:val="en-US"/>
          </w:rPr>
          <w:t>go</w:t>
        </w:r>
      </w:ins>
      <w:ins w:id="4211" w:author="Jordon Beijing" w:date="2020-09-05T21:10:00Z">
        <w:r w:rsidR="00AD5519" w:rsidRPr="006E3F1A">
          <w:rPr>
            <w:rFonts w:ascii="Times" w:hAnsi="Times"/>
            <w:lang w:val="en-US"/>
          </w:rPr>
          <w:t xml:space="preserve"> through. </w:t>
        </w:r>
      </w:ins>
      <w:commentRangeEnd w:id="4203"/>
      <w:ins w:id="4212" w:author="Jordon Beijing" w:date="2020-09-06T12:53:00Z">
        <w:r>
          <w:rPr>
            <w:rStyle w:val="CommentReference"/>
            <w:kern w:val="2"/>
            <w:lang w:val="en-US" w:bidi="ar-SA"/>
          </w:rPr>
          <w:commentReference w:id="4203"/>
        </w:r>
      </w:ins>
    </w:p>
    <w:p w14:paraId="1BC0A6A0" w14:textId="6FC65F4E" w:rsidR="007C5EF4" w:rsidRDefault="00AD5519" w:rsidP="007C5EF4">
      <w:pPr>
        <w:ind w:firstLine="420"/>
        <w:rPr>
          <w:ins w:id="4213" w:author="Jordon Beijing" w:date="2020-09-05T21:14:00Z"/>
          <w:rFonts w:ascii="Times" w:hAnsi="Times"/>
          <w:lang w:val="en-US"/>
        </w:rPr>
        <w:pPrChange w:id="4214" w:author="Jordon Beijing" w:date="2020-09-05T21:15:00Z">
          <w:pPr/>
        </w:pPrChange>
      </w:pPr>
      <w:ins w:id="4215" w:author="Jordon Beijing" w:date="2020-09-05T21:13:00Z">
        <w:r>
          <w:rPr>
            <w:rFonts w:ascii="Times" w:hAnsi="Times"/>
            <w:lang w:val="en-US"/>
          </w:rPr>
          <w:t xml:space="preserve">The reason why </w:t>
        </w:r>
      </w:ins>
      <w:ins w:id="4216" w:author="Jordon Beijing" w:date="2020-09-05T21:10:00Z">
        <w:r w:rsidRPr="006E3F1A">
          <w:rPr>
            <w:rFonts w:ascii="Times" w:hAnsi="Times"/>
            <w:lang w:val="en-US"/>
          </w:rPr>
          <w:t>I know he love</w:t>
        </w:r>
      </w:ins>
      <w:ins w:id="4217" w:author="Jordon Beijing" w:date="2020-09-05T21:13:00Z">
        <w:r>
          <w:rPr>
            <w:rFonts w:ascii="Times" w:hAnsi="Times"/>
            <w:lang w:val="en-US"/>
          </w:rPr>
          <w:t>s</w:t>
        </w:r>
      </w:ins>
      <w:ins w:id="4218" w:author="Jordon Beijing" w:date="2020-09-05T21:10:00Z">
        <w:r w:rsidRPr="006E3F1A">
          <w:rPr>
            <w:rFonts w:ascii="Times" w:hAnsi="Times"/>
            <w:lang w:val="en-US"/>
          </w:rPr>
          <w:t xml:space="preserve"> me isn’t because </w:t>
        </w:r>
      </w:ins>
      <w:ins w:id="4219" w:author="Jordon Beijing" w:date="2020-09-05T21:13:00Z">
        <w:r>
          <w:rPr>
            <w:rFonts w:ascii="Times" w:hAnsi="Times"/>
            <w:lang w:val="en-US"/>
          </w:rPr>
          <w:t>of the</w:t>
        </w:r>
      </w:ins>
      <w:ins w:id="4220" w:author="Jordon Beijing" w:date="2020-09-05T21:10:00Z">
        <w:r w:rsidRPr="006E3F1A">
          <w:rPr>
            <w:rFonts w:ascii="Times" w:hAnsi="Times"/>
            <w:lang w:val="en-US"/>
          </w:rPr>
          <w:t xml:space="preserve"> talent</w:t>
        </w:r>
      </w:ins>
      <w:ins w:id="4221" w:author="Jordon Beijing" w:date="2020-09-05T21:13:00Z">
        <w:r>
          <w:rPr>
            <w:rFonts w:ascii="Times" w:hAnsi="Times"/>
            <w:lang w:val="en-US"/>
          </w:rPr>
          <w:t>s</w:t>
        </w:r>
      </w:ins>
      <w:ins w:id="4222" w:author="Jordon Beijing" w:date="2020-09-05T21:10:00Z">
        <w:r w:rsidRPr="006E3F1A">
          <w:rPr>
            <w:rFonts w:ascii="Times" w:hAnsi="Times"/>
            <w:lang w:val="en-US"/>
          </w:rPr>
          <w:t xml:space="preserve"> I have</w:t>
        </w:r>
      </w:ins>
      <w:ins w:id="4223" w:author="Jordon Beijing" w:date="2020-09-05T21:13:00Z">
        <w:r>
          <w:rPr>
            <w:rFonts w:ascii="Times" w:hAnsi="Times"/>
            <w:lang w:val="en-US"/>
          </w:rPr>
          <w:t>;</w:t>
        </w:r>
      </w:ins>
      <w:ins w:id="4224" w:author="Jordon Beijing" w:date="2020-09-05T21:10:00Z">
        <w:r w:rsidRPr="006E3F1A">
          <w:rPr>
            <w:rFonts w:ascii="Times" w:hAnsi="Times"/>
            <w:lang w:val="en-US"/>
          </w:rPr>
          <w:t xml:space="preserve"> </w:t>
        </w:r>
      </w:ins>
      <w:commentRangeStart w:id="4225"/>
      <w:ins w:id="4226" w:author="Jordon Beijing" w:date="2020-09-06T12:51:00Z">
        <w:r w:rsidR="009D3537">
          <w:rPr>
            <w:rFonts w:ascii="Times" w:hAnsi="Times"/>
            <w:lang w:val="en-US"/>
          </w:rPr>
          <w:t>Jesus</w:t>
        </w:r>
      </w:ins>
      <w:ins w:id="4227" w:author="Jordon Beijing" w:date="2020-09-05T21:10:00Z">
        <w:r w:rsidRPr="006E3F1A">
          <w:rPr>
            <w:rFonts w:ascii="Times" w:hAnsi="Times"/>
            <w:lang w:val="en-US"/>
          </w:rPr>
          <w:t xml:space="preserve"> love</w:t>
        </w:r>
      </w:ins>
      <w:ins w:id="4228" w:author="Jordon Beijing" w:date="2020-09-05T21:13:00Z">
        <w:r>
          <w:rPr>
            <w:rFonts w:ascii="Times" w:hAnsi="Times"/>
            <w:lang w:val="en-US"/>
          </w:rPr>
          <w:t>s</w:t>
        </w:r>
      </w:ins>
      <w:ins w:id="4229" w:author="Jordon Beijing" w:date="2020-09-05T21:10:00Z">
        <w:r w:rsidRPr="006E3F1A">
          <w:rPr>
            <w:rFonts w:ascii="Times" w:hAnsi="Times"/>
            <w:lang w:val="en-US"/>
          </w:rPr>
          <w:t xml:space="preserve"> me because he made me</w:t>
        </w:r>
      </w:ins>
      <w:ins w:id="4230" w:author="Jordon Beijing" w:date="2020-09-05T21:14:00Z">
        <w:r w:rsidR="007C5EF4">
          <w:rPr>
            <w:rFonts w:ascii="Times" w:hAnsi="Times"/>
            <w:lang w:val="en-US"/>
          </w:rPr>
          <w:t>.</w:t>
        </w:r>
      </w:ins>
      <w:commentRangeEnd w:id="4225"/>
      <w:ins w:id="4231" w:author="Jordon Beijing" w:date="2020-09-06T12:54:00Z">
        <w:r w:rsidR="0032168C">
          <w:rPr>
            <w:rStyle w:val="CommentReference"/>
            <w:kern w:val="2"/>
            <w:lang w:val="en-US" w:bidi="ar-SA"/>
          </w:rPr>
          <w:commentReference w:id="4225"/>
        </w:r>
      </w:ins>
    </w:p>
    <w:p w14:paraId="2A455282" w14:textId="07647B70" w:rsidR="00AD5519" w:rsidRPr="004168D5" w:rsidRDefault="007C5EF4" w:rsidP="007C5EF4">
      <w:pPr>
        <w:ind w:firstLine="420"/>
        <w:rPr>
          <w:rFonts w:ascii="Times" w:hAnsi="Times"/>
          <w:color w:val="4472C4" w:themeColor="accent1"/>
          <w:lang w:val="en-US"/>
        </w:rPr>
        <w:pPrChange w:id="4232" w:author="Jordon Beijing" w:date="2020-09-05T21:15:00Z">
          <w:pPr/>
        </w:pPrChange>
      </w:pPr>
      <w:ins w:id="4233" w:author="Jordon Beijing" w:date="2020-09-05T21:14:00Z">
        <w:r>
          <w:rPr>
            <w:rFonts w:ascii="Times" w:hAnsi="Times"/>
            <w:lang w:val="en-US"/>
          </w:rPr>
          <w:t>S</w:t>
        </w:r>
      </w:ins>
      <w:ins w:id="4234" w:author="Jordon Beijing" w:date="2020-09-05T21:10:00Z">
        <w:r w:rsidR="00AD5519" w:rsidRPr="006E3F1A">
          <w:rPr>
            <w:rFonts w:ascii="Times" w:hAnsi="Times"/>
            <w:lang w:val="en-US"/>
          </w:rPr>
          <w:t xml:space="preserve">o I know </w:t>
        </w:r>
      </w:ins>
      <w:ins w:id="4235" w:author="Jordon Beijing" w:date="2020-09-06T12:50:00Z">
        <w:r w:rsidR="009D3537">
          <w:rPr>
            <w:rFonts w:ascii="Times" w:hAnsi="Times"/>
            <w:lang w:val="en-US"/>
          </w:rPr>
          <w:t>Jesus</w:t>
        </w:r>
      </w:ins>
      <w:ins w:id="4236" w:author="Jordon Beijing" w:date="2020-09-05T21:10:00Z">
        <w:r w:rsidR="00AD5519" w:rsidRPr="006E3F1A">
          <w:rPr>
            <w:rFonts w:ascii="Times" w:hAnsi="Times"/>
            <w:lang w:val="en-US"/>
          </w:rPr>
          <w:t xml:space="preserve"> is my hero.</w:t>
        </w:r>
      </w:ins>
    </w:p>
    <w:sectPr w:rsidR="00AD5519" w:rsidRPr="004168D5" w:rsidSect="005A1469">
      <w:footerReference w:type="even" r:id="rId18"/>
      <w:footerReference w:type="default" r:id="rId19"/>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5" w:author="Jordon Beijing" w:date="2020-09-04T12:10:00Z" w:initials="JB">
    <w:p w14:paraId="4AA606F2" w14:textId="2262495A" w:rsidR="00B774E6" w:rsidRDefault="00B774E6">
      <w:pPr>
        <w:pStyle w:val="CommentText"/>
      </w:pPr>
      <w:r>
        <w:rPr>
          <w:rStyle w:val="CommentReference"/>
        </w:rPr>
        <w:annotationRef/>
      </w:r>
      <w:r>
        <w:t xml:space="preserve">Michelle, this simply is not true. Judas’ betrayal of Jesus cannot be blamed as a reason for the Holocaust, which happened more than 1,900 years later! To be clear, Jesus had to die; that was his mission on Earth. </w:t>
      </w:r>
      <w:r>
        <w:rPr>
          <w:rFonts w:hint="eastAsia"/>
        </w:rPr>
        <w:t>In</w:t>
      </w:r>
      <w:r>
        <w:t xml:space="preserve"> fact,</w:t>
      </w:r>
      <w:r>
        <w:rPr>
          <w:rFonts w:hint="eastAsia"/>
        </w:rPr>
        <w:t xml:space="preserve"> </w:t>
      </w:r>
      <w:r>
        <w:t xml:space="preserve">Judas betrayed </w:t>
      </w:r>
      <w:r>
        <w:rPr>
          <w:rFonts w:hint="eastAsia"/>
        </w:rPr>
        <w:t>Jes</w:t>
      </w:r>
      <w:r>
        <w:t xml:space="preserve">us in order to fulfill Old Testament prophecy. If Jesus did not go to the cross and rise from the grave, then Christianity would not exist today. </w:t>
      </w:r>
      <w:r>
        <w:rPr>
          <w:rFonts w:hint="eastAsia"/>
        </w:rPr>
        <w:t>Finally,</w:t>
      </w:r>
      <w:r>
        <w:t xml:space="preserve"> you cannot say that Christians in Europe hated Jews because Judas was a Jew and he betrayed Jesus. </w:t>
      </w:r>
      <w:r>
        <w:rPr>
          <w:rFonts w:hint="eastAsia"/>
        </w:rPr>
        <w:t>A</w:t>
      </w:r>
      <w:r>
        <w:t>fter all, Jesus was Jewish, too! And so were the other 11 disciples who did not betray Jesus, not to mention the Apostle Paul, who wrote much of the New Testament. So this is a completely false and erroneous argument. You’re welcome to send me an email to continue this conversation.</w:t>
      </w:r>
    </w:p>
  </w:comment>
  <w:comment w:id="1737" w:author="Jordon Beijing" w:date="2020-09-06T08:51:00Z" w:initials="JB">
    <w:p w14:paraId="54453462" w14:textId="23833FCC" w:rsidR="00B774E6" w:rsidRDefault="00B774E6">
      <w:pPr>
        <w:pStyle w:val="CommentText"/>
      </w:pPr>
      <w:r>
        <w:rPr>
          <w:rStyle w:val="CommentReference"/>
        </w:rPr>
        <w:annotationRef/>
      </w:r>
      <w:r>
        <w:t>She did not see the arrow. It was dark and she was not expecting it. She only felt the arrow scratch her face. Maybe she heard the pluck of the bow string first.</w:t>
      </w:r>
    </w:p>
  </w:comment>
  <w:comment w:id="2305" w:author="Jordon Beijing" w:date="2020-08-15T17:55:00Z" w:initials="JB">
    <w:p w14:paraId="1E046168" w14:textId="77777777" w:rsidR="00B774E6" w:rsidRDefault="00B774E6" w:rsidP="00EF59E5">
      <w:pPr>
        <w:pStyle w:val="CommentText"/>
      </w:pPr>
      <w:r>
        <w:rPr>
          <w:rStyle w:val="CommentReference"/>
        </w:rPr>
        <w:annotationRef/>
      </w:r>
      <w:r>
        <w:t>Incorrect word or incorrect usage.</w:t>
      </w:r>
    </w:p>
  </w:comment>
  <w:comment w:id="2299" w:author="Jordon Beijing" w:date="2020-08-15T17:55:00Z" w:initials="JB">
    <w:p w14:paraId="29198E0D" w14:textId="77777777" w:rsidR="00B774E6" w:rsidRDefault="00B774E6" w:rsidP="00EF59E5">
      <w:pPr>
        <w:pStyle w:val="CommentText"/>
      </w:pPr>
      <w:r>
        <w:rPr>
          <w:rStyle w:val="CommentReference"/>
        </w:rPr>
        <w:annotationRef/>
      </w:r>
      <w:r>
        <w:t>Please repeat the three choices the author made (from your first paragraph). Also, if you use these same techniques in your own writing, then how might your storytelling improve?</w:t>
      </w:r>
    </w:p>
  </w:comment>
  <w:comment w:id="2716" w:author="Jordon Beijing" w:date="2020-09-06T08:22:00Z" w:initials="JB">
    <w:p w14:paraId="7BA48BCC" w14:textId="641FD1AD" w:rsidR="00B774E6" w:rsidRDefault="00B774E6">
      <w:pPr>
        <w:pStyle w:val="CommentText"/>
      </w:pPr>
      <w:r>
        <w:rPr>
          <w:rStyle w:val="CommentReference"/>
        </w:rPr>
        <w:annotationRef/>
      </w:r>
      <w:r>
        <w:t>There is no wall at the beach for her to hold on to. She could just fall down in the wet shaking sand.</w:t>
      </w:r>
    </w:p>
  </w:comment>
  <w:comment w:id="3525" w:author="Jordon Beijing" w:date="2020-08-15T15:32:00Z" w:initials="JB">
    <w:p w14:paraId="0EC07748" w14:textId="77777777" w:rsidR="00B774E6" w:rsidRDefault="00B774E6" w:rsidP="00D663DF">
      <w:pPr>
        <w:pStyle w:val="CommentText"/>
      </w:pPr>
      <w:r>
        <w:rPr>
          <w:rStyle w:val="CommentReference"/>
        </w:rPr>
        <w:annotationRef/>
      </w:r>
      <w:r>
        <w:t>How many stories? Just one?</w:t>
      </w:r>
    </w:p>
  </w:comment>
  <w:comment w:id="3528" w:author="Jordon Beijing" w:date="2020-08-15T14:56:00Z" w:initials="JB">
    <w:p w14:paraId="08ACC2AD" w14:textId="77777777" w:rsidR="00B774E6" w:rsidRDefault="00B774E6" w:rsidP="00D663DF">
      <w:pPr>
        <w:pStyle w:val="CommentText"/>
      </w:pPr>
      <w:r>
        <w:rPr>
          <w:rStyle w:val="CommentReference"/>
        </w:rPr>
        <w:annotationRef/>
      </w:r>
    </w:p>
  </w:comment>
  <w:comment w:id="3529" w:author="Jordon Beijing" w:date="2020-08-15T14:57:00Z" w:initials="JB">
    <w:p w14:paraId="66B51F31" w14:textId="77777777" w:rsidR="00B774E6" w:rsidRDefault="00B774E6" w:rsidP="00D663DF">
      <w:pPr>
        <w:pStyle w:val="CommentText"/>
      </w:pPr>
      <w:r>
        <w:rPr>
          <w:rStyle w:val="CommentReference"/>
        </w:rPr>
        <w:annotationRef/>
      </w:r>
      <w:r>
        <w:rPr>
          <w:noProof/>
        </w:rPr>
        <w:t>The South where? What country? What province? Please be specific.</w:t>
      </w:r>
    </w:p>
  </w:comment>
  <w:comment w:id="3532" w:author="Jordon Beijing" w:date="2020-08-15T14:26:00Z" w:initials="JB">
    <w:p w14:paraId="4D7A8B6B" w14:textId="77777777" w:rsidR="00B774E6" w:rsidRDefault="00B774E6" w:rsidP="00D663DF">
      <w:pPr>
        <w:pStyle w:val="CommentText"/>
      </w:pPr>
      <w:r>
        <w:rPr>
          <w:rStyle w:val="CommentReference"/>
        </w:rPr>
        <w:annotationRef/>
      </w:r>
    </w:p>
  </w:comment>
  <w:comment w:id="3533" w:author="Jordon Beijing" w:date="2020-08-15T14:27:00Z" w:initials="JB">
    <w:p w14:paraId="714361EF" w14:textId="77777777" w:rsidR="00B774E6" w:rsidRDefault="00B774E6" w:rsidP="00D663DF">
      <w:pPr>
        <w:pStyle w:val="CommentText"/>
      </w:pPr>
      <w:r>
        <w:rPr>
          <w:rStyle w:val="CommentReference"/>
        </w:rPr>
        <w:annotationRef/>
      </w:r>
      <w:r>
        <w:rPr>
          <w:noProof/>
        </w:rPr>
        <w:t>I cannot understand what you are trying to say. Please rewrite this sentence. Thanks!</w:t>
      </w:r>
    </w:p>
  </w:comment>
  <w:comment w:id="3542" w:author="Jordon Beijing" w:date="2020-08-15T14:33:00Z" w:initials="JB">
    <w:p w14:paraId="4110F467" w14:textId="77777777" w:rsidR="00B774E6" w:rsidRDefault="00B774E6" w:rsidP="00D663DF">
      <w:pPr>
        <w:pStyle w:val="CommentText"/>
      </w:pPr>
      <w:r>
        <w:rPr>
          <w:rStyle w:val="CommentReference"/>
        </w:rPr>
        <w:annotationRef/>
      </w:r>
      <w:r>
        <w:rPr>
          <w:noProof/>
        </w:rPr>
        <w:t>Important? Highly esteemed? Revered?</w:t>
      </w:r>
    </w:p>
  </w:comment>
  <w:comment w:id="3543" w:author="Jordon Beijing" w:date="2020-08-15T14:35:00Z" w:initials="JB">
    <w:p w14:paraId="427CE085" w14:textId="77777777" w:rsidR="00B774E6" w:rsidRDefault="00B774E6" w:rsidP="00D663DF">
      <w:pPr>
        <w:pStyle w:val="CommentText"/>
      </w:pPr>
      <w:r>
        <w:rPr>
          <w:rStyle w:val="CommentReference"/>
        </w:rPr>
        <w:annotationRef/>
      </w:r>
      <w:r>
        <w:rPr>
          <w:noProof/>
        </w:rPr>
        <w:t>What is PC? Please write the full word.</w:t>
      </w:r>
    </w:p>
  </w:comment>
  <w:comment w:id="4160" w:author="Jordon Beijing" w:date="2020-09-06T12:53:00Z" w:initials="JB">
    <w:p w14:paraId="5F652CDB" w14:textId="324081F5" w:rsidR="009D3537" w:rsidRDefault="009D3537">
      <w:pPr>
        <w:pStyle w:val="CommentText"/>
      </w:pPr>
      <w:r>
        <w:rPr>
          <w:rStyle w:val="CommentReference"/>
        </w:rPr>
        <w:annotationRef/>
      </w:r>
      <w:r>
        <w:t>God is your Creator. But Jesus was both man and God, so he can be your hero!</w:t>
      </w:r>
    </w:p>
  </w:comment>
  <w:comment w:id="4169" w:author="Jordon Beijing" w:date="2020-09-06T12:57:00Z" w:initials="JB">
    <w:p w14:paraId="022991EF" w14:textId="141B1E0F" w:rsidR="0032168C" w:rsidRDefault="0032168C">
      <w:pPr>
        <w:pStyle w:val="CommentText"/>
      </w:pPr>
      <w:r>
        <w:rPr>
          <w:rStyle w:val="CommentReference"/>
        </w:rPr>
        <w:annotationRef/>
      </w:r>
      <w:r>
        <w:t>How? In what ways does he comfort you? Please explain.</w:t>
      </w:r>
    </w:p>
  </w:comment>
  <w:comment w:id="4175" w:author="Jordon Beijing" w:date="2020-09-06T12:53:00Z" w:initials="JB">
    <w:p w14:paraId="03565583" w14:textId="4C660D0A" w:rsidR="009D3537" w:rsidRDefault="009D3537">
      <w:pPr>
        <w:pStyle w:val="CommentText"/>
      </w:pPr>
      <w:r>
        <w:rPr>
          <w:rStyle w:val="CommentReference"/>
        </w:rPr>
        <w:annotationRef/>
      </w:r>
      <w:r>
        <w:t>Such as?</w:t>
      </w:r>
    </w:p>
  </w:comment>
  <w:comment w:id="4185" w:author="Jordon Beijing" w:date="2020-09-06T12:53:00Z" w:initials="JB">
    <w:p w14:paraId="020F225C" w14:textId="054CF5F8" w:rsidR="009D3537" w:rsidRDefault="009D3537">
      <w:pPr>
        <w:pStyle w:val="CommentText"/>
      </w:pPr>
      <w:r>
        <w:rPr>
          <w:rStyle w:val="CommentReference"/>
        </w:rPr>
        <w:annotationRef/>
      </w:r>
      <w:r>
        <w:t>Such as?</w:t>
      </w:r>
    </w:p>
  </w:comment>
  <w:comment w:id="4203" w:author="Jordon Beijing" w:date="2020-09-06T12:53:00Z" w:initials="JB">
    <w:p w14:paraId="7484CE28" w14:textId="67D13182" w:rsidR="009D3537" w:rsidRDefault="009D3537">
      <w:pPr>
        <w:pStyle w:val="CommentText"/>
      </w:pPr>
      <w:r>
        <w:rPr>
          <w:rStyle w:val="CommentReference"/>
        </w:rPr>
        <w:annotationRef/>
      </w:r>
      <w:r>
        <w:t>For example?</w:t>
      </w:r>
    </w:p>
  </w:comment>
  <w:comment w:id="4225" w:author="Jordon Beijing" w:date="2020-09-06T12:54:00Z" w:initials="JB">
    <w:p w14:paraId="24EA1769" w14:textId="3C369CEB" w:rsidR="0032168C" w:rsidRDefault="0032168C">
      <w:pPr>
        <w:pStyle w:val="CommentText"/>
      </w:pPr>
      <w:r>
        <w:rPr>
          <w:rStyle w:val="CommentReference"/>
        </w:rPr>
        <w:annotationRef/>
      </w:r>
      <w:r>
        <w:t xml:space="preserve">And because he died for you on the cross, and rose from the grave, so that you can know him as your Lord and </w:t>
      </w:r>
      <w:r>
        <w:rPr>
          <w:rFonts w:hint="eastAsia"/>
        </w:rPr>
        <w:t>Savior,</w:t>
      </w:r>
      <w:r>
        <w:t xml:space="preserve"> and Father God as your loving Heavenly Father!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A606F2" w15:done="0"/>
  <w15:commentEx w15:paraId="54453462" w15:done="0"/>
  <w15:commentEx w15:paraId="1E046168" w15:done="0"/>
  <w15:commentEx w15:paraId="29198E0D" w15:done="0"/>
  <w15:commentEx w15:paraId="7BA48BCC" w15:done="0"/>
  <w15:commentEx w15:paraId="0EC07748" w15:done="0"/>
  <w15:commentEx w15:paraId="08ACC2AD" w15:done="0"/>
  <w15:commentEx w15:paraId="66B51F31" w15:done="0"/>
  <w15:commentEx w15:paraId="4D7A8B6B" w15:done="0"/>
  <w15:commentEx w15:paraId="714361EF" w15:done="0"/>
  <w15:commentEx w15:paraId="4110F467" w15:done="0"/>
  <w15:commentEx w15:paraId="427CE085" w15:done="0"/>
  <w15:commentEx w15:paraId="5F652CDB" w15:done="0"/>
  <w15:commentEx w15:paraId="022991EF" w15:done="0"/>
  <w15:commentEx w15:paraId="03565583" w15:done="0"/>
  <w15:commentEx w15:paraId="020F225C" w15:done="0"/>
  <w15:commentEx w15:paraId="7484CE28" w15:done="0"/>
  <w15:commentEx w15:paraId="24EA17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A606F2" w16cid:durableId="22FCAD40"/>
  <w16cid:commentId w16cid:paraId="54453462" w16cid:durableId="22FF2178"/>
  <w16cid:commentId w16cid:paraId="1E046168" w16cid:durableId="22E2A002"/>
  <w16cid:commentId w16cid:paraId="29198E0D" w16cid:durableId="22E2A020"/>
  <w16cid:commentId w16cid:paraId="7BA48BCC" w16cid:durableId="22FF1AD6"/>
  <w16cid:commentId w16cid:paraId="0EC07748" w16cid:durableId="22E27E99"/>
  <w16cid:commentId w16cid:paraId="08ACC2AD" w16cid:durableId="22E27630"/>
  <w16cid:commentId w16cid:paraId="66B51F31" w16cid:durableId="22E2766B"/>
  <w16cid:commentId w16cid:paraId="4D7A8B6B" w16cid:durableId="22E26F20"/>
  <w16cid:commentId w16cid:paraId="714361EF" w16cid:durableId="22E26F5A"/>
  <w16cid:commentId w16cid:paraId="4110F467" w16cid:durableId="22E270B3"/>
  <w16cid:commentId w16cid:paraId="427CE085" w16cid:durableId="22E27136"/>
  <w16cid:commentId w16cid:paraId="5F652CDB" w16cid:durableId="22FF5A51"/>
  <w16cid:commentId w16cid:paraId="022991EF" w16cid:durableId="22FF5B22"/>
  <w16cid:commentId w16cid:paraId="03565583" w16cid:durableId="22FF5A2E"/>
  <w16cid:commentId w16cid:paraId="020F225C" w16cid:durableId="22FF5A3B"/>
  <w16cid:commentId w16cid:paraId="7484CE28" w16cid:durableId="22FF5A44"/>
  <w16cid:commentId w16cid:paraId="24EA1769" w16cid:durableId="22FF5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2DDC3" w14:textId="77777777" w:rsidR="00A434EF" w:rsidRDefault="00A434EF" w:rsidP="008C18AB">
      <w:r>
        <w:separator/>
      </w:r>
    </w:p>
  </w:endnote>
  <w:endnote w:type="continuationSeparator" w:id="0">
    <w:p w14:paraId="2DE7D6EA" w14:textId="77777777" w:rsidR="00A434EF" w:rsidRDefault="00A434EF" w:rsidP="008C1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imes">
    <w:panose1 w:val="00000000000000000000"/>
    <w:charset w:val="00"/>
    <w:family w:val="auto"/>
    <w:pitch w:val="variable"/>
    <w:sig w:usb0="00000003" w:usb1="00000000" w:usb2="00000000" w:usb3="00000000" w:csb0="00000007" w:csb1="00000000"/>
  </w:font>
  <w:font w:name="Arial Unicode MS">
    <w:panose1 w:val="020B0604020202020204"/>
    <w:charset w:val="86"/>
    <w:family w:val="swiss"/>
    <w:pitch w:val="variable"/>
    <w:sig w:usb0="F7FFAFFF" w:usb1="E9DFFFFF" w:usb2="0000003F" w:usb3="00000000" w:csb0="003F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3894264"/>
      <w:docPartObj>
        <w:docPartGallery w:val="Page Numbers (Bottom of Page)"/>
        <w:docPartUnique/>
      </w:docPartObj>
    </w:sdtPr>
    <w:sdtContent>
      <w:p w14:paraId="769292FE" w14:textId="4AA611A0" w:rsidR="00B774E6" w:rsidRDefault="00B774E6" w:rsidP="00EF59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287162" w14:textId="77777777" w:rsidR="00B774E6" w:rsidRDefault="00B77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8965839"/>
      <w:docPartObj>
        <w:docPartGallery w:val="Page Numbers (Bottom of Page)"/>
        <w:docPartUnique/>
      </w:docPartObj>
    </w:sdtPr>
    <w:sdtContent>
      <w:p w14:paraId="2BB32895" w14:textId="4FDFE8D6" w:rsidR="00B774E6" w:rsidRDefault="00B774E6" w:rsidP="00EF59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40</w:t>
        </w:r>
        <w:r>
          <w:rPr>
            <w:rStyle w:val="PageNumber"/>
          </w:rPr>
          <w:fldChar w:fldCharType="end"/>
        </w:r>
      </w:p>
    </w:sdtContent>
  </w:sdt>
  <w:p w14:paraId="74A65260" w14:textId="77777777" w:rsidR="00B774E6" w:rsidRDefault="00B77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F1A05" w14:textId="77777777" w:rsidR="00A434EF" w:rsidRDefault="00A434EF" w:rsidP="008C18AB">
      <w:r>
        <w:separator/>
      </w:r>
    </w:p>
  </w:footnote>
  <w:footnote w:type="continuationSeparator" w:id="0">
    <w:p w14:paraId="64C5ED56" w14:textId="77777777" w:rsidR="00A434EF" w:rsidRDefault="00A434EF" w:rsidP="008C18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06D3"/>
    <w:multiLevelType w:val="hybridMultilevel"/>
    <w:tmpl w:val="00CE3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73FD8"/>
    <w:multiLevelType w:val="hybridMultilevel"/>
    <w:tmpl w:val="FE9A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75062"/>
    <w:multiLevelType w:val="hybridMultilevel"/>
    <w:tmpl w:val="2D78B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1E5EE2"/>
    <w:multiLevelType w:val="hybridMultilevel"/>
    <w:tmpl w:val="A5FAD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CD238D"/>
    <w:multiLevelType w:val="hybridMultilevel"/>
    <w:tmpl w:val="41BA0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20006B"/>
    <w:multiLevelType w:val="hybridMultilevel"/>
    <w:tmpl w:val="CC3E0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B05CEC"/>
    <w:multiLevelType w:val="hybridMultilevel"/>
    <w:tmpl w:val="3AE23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FD2733"/>
    <w:multiLevelType w:val="hybridMultilevel"/>
    <w:tmpl w:val="2A6277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4"/>
  </w:num>
  <w:num w:numId="4">
    <w:abstractNumId w:val="0"/>
  </w:num>
  <w:num w:numId="5">
    <w:abstractNumId w:val="1"/>
  </w:num>
  <w:num w:numId="6">
    <w:abstractNumId w:val="7"/>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don Beijing">
    <w15:presenceInfo w15:providerId="None" w15:userId="Jordon Beij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813"/>
    <w:rsid w:val="000214BA"/>
    <w:rsid w:val="00031886"/>
    <w:rsid w:val="00073BF8"/>
    <w:rsid w:val="00075754"/>
    <w:rsid w:val="00096544"/>
    <w:rsid w:val="000E1596"/>
    <w:rsid w:val="001235E1"/>
    <w:rsid w:val="0012632B"/>
    <w:rsid w:val="001473E3"/>
    <w:rsid w:val="00166FB7"/>
    <w:rsid w:val="00170EF0"/>
    <w:rsid w:val="001928D5"/>
    <w:rsid w:val="001945D1"/>
    <w:rsid w:val="001B3D7F"/>
    <w:rsid w:val="001D129B"/>
    <w:rsid w:val="00220E03"/>
    <w:rsid w:val="002472AB"/>
    <w:rsid w:val="00286CE9"/>
    <w:rsid w:val="0029266E"/>
    <w:rsid w:val="002973E9"/>
    <w:rsid w:val="002A18CA"/>
    <w:rsid w:val="002A2782"/>
    <w:rsid w:val="002E5D5D"/>
    <w:rsid w:val="0032168C"/>
    <w:rsid w:val="00367E98"/>
    <w:rsid w:val="00392C88"/>
    <w:rsid w:val="003A2677"/>
    <w:rsid w:val="003C364A"/>
    <w:rsid w:val="003C70EF"/>
    <w:rsid w:val="003D1CC6"/>
    <w:rsid w:val="003F0B65"/>
    <w:rsid w:val="003F6825"/>
    <w:rsid w:val="004168D5"/>
    <w:rsid w:val="004342D6"/>
    <w:rsid w:val="00436CB6"/>
    <w:rsid w:val="00486075"/>
    <w:rsid w:val="00491B23"/>
    <w:rsid w:val="004A184C"/>
    <w:rsid w:val="004B5458"/>
    <w:rsid w:val="004C4567"/>
    <w:rsid w:val="005369AB"/>
    <w:rsid w:val="005579C0"/>
    <w:rsid w:val="005A1469"/>
    <w:rsid w:val="005A300E"/>
    <w:rsid w:val="005D1C0D"/>
    <w:rsid w:val="005F2389"/>
    <w:rsid w:val="00653F88"/>
    <w:rsid w:val="00667630"/>
    <w:rsid w:val="006776A9"/>
    <w:rsid w:val="0069019E"/>
    <w:rsid w:val="006A6D60"/>
    <w:rsid w:val="006E3F1A"/>
    <w:rsid w:val="006E49E3"/>
    <w:rsid w:val="00774DE5"/>
    <w:rsid w:val="00780C5D"/>
    <w:rsid w:val="0078212F"/>
    <w:rsid w:val="00786FAC"/>
    <w:rsid w:val="00787CCE"/>
    <w:rsid w:val="007A33D6"/>
    <w:rsid w:val="007A4CFC"/>
    <w:rsid w:val="007C5EF4"/>
    <w:rsid w:val="008C18AB"/>
    <w:rsid w:val="008F187D"/>
    <w:rsid w:val="00916F7C"/>
    <w:rsid w:val="00917D3E"/>
    <w:rsid w:val="0097306A"/>
    <w:rsid w:val="009A4536"/>
    <w:rsid w:val="009D3537"/>
    <w:rsid w:val="009E59BA"/>
    <w:rsid w:val="009F0FC8"/>
    <w:rsid w:val="00A03760"/>
    <w:rsid w:val="00A11BA2"/>
    <w:rsid w:val="00A16048"/>
    <w:rsid w:val="00A434EF"/>
    <w:rsid w:val="00A471A9"/>
    <w:rsid w:val="00A54001"/>
    <w:rsid w:val="00AD5519"/>
    <w:rsid w:val="00AE3FEC"/>
    <w:rsid w:val="00B179AD"/>
    <w:rsid w:val="00B45106"/>
    <w:rsid w:val="00B5076E"/>
    <w:rsid w:val="00B774E6"/>
    <w:rsid w:val="00B818DF"/>
    <w:rsid w:val="00B8461D"/>
    <w:rsid w:val="00BC0A2B"/>
    <w:rsid w:val="00BD0715"/>
    <w:rsid w:val="00BF47CB"/>
    <w:rsid w:val="00C023F6"/>
    <w:rsid w:val="00C060D1"/>
    <w:rsid w:val="00C30277"/>
    <w:rsid w:val="00C3486C"/>
    <w:rsid w:val="00C36661"/>
    <w:rsid w:val="00C50813"/>
    <w:rsid w:val="00C71F80"/>
    <w:rsid w:val="00C77BF5"/>
    <w:rsid w:val="00CC78A0"/>
    <w:rsid w:val="00D43C89"/>
    <w:rsid w:val="00D600F1"/>
    <w:rsid w:val="00D663DF"/>
    <w:rsid w:val="00D85147"/>
    <w:rsid w:val="00DA176C"/>
    <w:rsid w:val="00DB0EAA"/>
    <w:rsid w:val="00DC3BBA"/>
    <w:rsid w:val="00E0721D"/>
    <w:rsid w:val="00E163A1"/>
    <w:rsid w:val="00E36C61"/>
    <w:rsid w:val="00E5008D"/>
    <w:rsid w:val="00E61EDC"/>
    <w:rsid w:val="00EA2D23"/>
    <w:rsid w:val="00EB39C8"/>
    <w:rsid w:val="00EF59E5"/>
    <w:rsid w:val="00F02D02"/>
    <w:rsid w:val="00F15C60"/>
    <w:rsid w:val="00F16462"/>
    <w:rsid w:val="00F3694B"/>
    <w:rsid w:val="00FA1E82"/>
    <w:rsid w:val="00FC7A48"/>
    <w:rsid w:val="00FE3BBA"/>
  </w:rsids>
  <m:mathPr>
    <m:mathFont m:val="Cambria Math"/>
    <m:brkBin m:val="before"/>
    <m:brkBinSub m:val="--"/>
    <m:smallFrac m:val="0"/>
    <m:dispDef/>
    <m:lMargin m:val="0"/>
    <m:rMargin m:val="0"/>
    <m:defJc m:val="centerGroup"/>
    <m:wrapIndent m:val="1440"/>
    <m:intLim m:val="subSup"/>
    <m:naryLim m:val="undOvr"/>
  </m:mathPr>
  <w:themeFontLang w:val="en-HK"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7C7C8"/>
  <w15:chartTrackingRefBased/>
  <w15:docId w15:val="{54102AD7-6350-9C4B-B198-0D53D1D92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30"/>
        <w:lang w:val="en-HK" w:eastAsia="zh-CN"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8D5"/>
    <w:pPr>
      <w:ind w:left="720"/>
      <w:contextualSpacing/>
    </w:pPr>
  </w:style>
  <w:style w:type="paragraph" w:styleId="Footer">
    <w:name w:val="footer"/>
    <w:basedOn w:val="Normal"/>
    <w:link w:val="FooterChar"/>
    <w:uiPriority w:val="99"/>
    <w:unhideWhenUsed/>
    <w:rsid w:val="008C18AB"/>
    <w:pPr>
      <w:tabs>
        <w:tab w:val="center" w:pos="4680"/>
        <w:tab w:val="right" w:pos="9360"/>
      </w:tabs>
    </w:pPr>
  </w:style>
  <w:style w:type="character" w:customStyle="1" w:styleId="FooterChar">
    <w:name w:val="Footer Char"/>
    <w:basedOn w:val="DefaultParagraphFont"/>
    <w:link w:val="Footer"/>
    <w:uiPriority w:val="99"/>
    <w:rsid w:val="008C18AB"/>
  </w:style>
  <w:style w:type="character" w:styleId="PageNumber">
    <w:name w:val="page number"/>
    <w:basedOn w:val="DefaultParagraphFont"/>
    <w:uiPriority w:val="99"/>
    <w:semiHidden/>
    <w:unhideWhenUsed/>
    <w:rsid w:val="008C18AB"/>
  </w:style>
  <w:style w:type="paragraph" w:styleId="Header">
    <w:name w:val="header"/>
    <w:basedOn w:val="Normal"/>
    <w:link w:val="HeaderChar"/>
    <w:uiPriority w:val="99"/>
    <w:unhideWhenUsed/>
    <w:rsid w:val="00D600F1"/>
    <w:pPr>
      <w:pBdr>
        <w:bottom w:val="single" w:sz="6" w:space="1" w:color="auto"/>
      </w:pBdr>
      <w:tabs>
        <w:tab w:val="center" w:pos="4153"/>
        <w:tab w:val="right" w:pos="8306"/>
      </w:tabs>
      <w:snapToGrid w:val="0"/>
      <w:jc w:val="center"/>
    </w:pPr>
    <w:rPr>
      <w:sz w:val="18"/>
      <w:szCs w:val="22"/>
    </w:rPr>
  </w:style>
  <w:style w:type="character" w:customStyle="1" w:styleId="HeaderChar">
    <w:name w:val="Header Char"/>
    <w:basedOn w:val="DefaultParagraphFont"/>
    <w:link w:val="Header"/>
    <w:uiPriority w:val="99"/>
    <w:rsid w:val="00D600F1"/>
    <w:rPr>
      <w:sz w:val="18"/>
      <w:szCs w:val="22"/>
    </w:rPr>
  </w:style>
  <w:style w:type="character" w:styleId="CommentReference">
    <w:name w:val="annotation reference"/>
    <w:basedOn w:val="DefaultParagraphFont"/>
    <w:uiPriority w:val="99"/>
    <w:semiHidden/>
    <w:unhideWhenUsed/>
    <w:rsid w:val="00EF59E5"/>
    <w:rPr>
      <w:sz w:val="16"/>
      <w:szCs w:val="16"/>
    </w:rPr>
  </w:style>
  <w:style w:type="paragraph" w:styleId="CommentText">
    <w:name w:val="annotation text"/>
    <w:basedOn w:val="Normal"/>
    <w:link w:val="CommentTextChar"/>
    <w:uiPriority w:val="99"/>
    <w:semiHidden/>
    <w:unhideWhenUsed/>
    <w:rsid w:val="00EF59E5"/>
    <w:pPr>
      <w:widowControl w:val="0"/>
      <w:jc w:val="both"/>
    </w:pPr>
    <w:rPr>
      <w:kern w:val="2"/>
      <w:sz w:val="20"/>
      <w:szCs w:val="20"/>
      <w:lang w:val="en-US" w:bidi="ar-SA"/>
    </w:rPr>
  </w:style>
  <w:style w:type="character" w:customStyle="1" w:styleId="CommentTextChar">
    <w:name w:val="Comment Text Char"/>
    <w:basedOn w:val="DefaultParagraphFont"/>
    <w:link w:val="CommentText"/>
    <w:uiPriority w:val="99"/>
    <w:semiHidden/>
    <w:rsid w:val="00EF59E5"/>
    <w:rPr>
      <w:kern w:val="2"/>
      <w:sz w:val="20"/>
      <w:szCs w:val="20"/>
      <w:lang w:val="en-US" w:bidi="ar-SA"/>
    </w:rPr>
  </w:style>
  <w:style w:type="paragraph" w:styleId="BalloonText">
    <w:name w:val="Balloon Text"/>
    <w:basedOn w:val="Normal"/>
    <w:link w:val="BalloonTextChar"/>
    <w:uiPriority w:val="99"/>
    <w:semiHidden/>
    <w:unhideWhenUsed/>
    <w:rsid w:val="00EF59E5"/>
    <w:rPr>
      <w:rFonts w:ascii="Times New Roman" w:hAnsi="Times New Roman" w:cs="Angsana New"/>
      <w:sz w:val="18"/>
      <w:szCs w:val="22"/>
    </w:rPr>
  </w:style>
  <w:style w:type="character" w:customStyle="1" w:styleId="BalloonTextChar">
    <w:name w:val="Balloon Text Char"/>
    <w:basedOn w:val="DefaultParagraphFont"/>
    <w:link w:val="BalloonText"/>
    <w:uiPriority w:val="99"/>
    <w:semiHidden/>
    <w:rsid w:val="00EF59E5"/>
    <w:rPr>
      <w:rFonts w:ascii="Times New Roman" w:hAnsi="Times New Roman" w:cs="Angsana New"/>
      <w:sz w:val="18"/>
      <w:szCs w:val="22"/>
    </w:rPr>
  </w:style>
  <w:style w:type="paragraph" w:styleId="CommentSubject">
    <w:name w:val="annotation subject"/>
    <w:basedOn w:val="CommentText"/>
    <w:next w:val="CommentText"/>
    <w:link w:val="CommentSubjectChar"/>
    <w:uiPriority w:val="99"/>
    <w:semiHidden/>
    <w:unhideWhenUsed/>
    <w:rsid w:val="00A16048"/>
    <w:pPr>
      <w:widowControl/>
      <w:jc w:val="left"/>
    </w:pPr>
    <w:rPr>
      <w:b/>
      <w:bCs/>
      <w:kern w:val="0"/>
      <w:szCs w:val="25"/>
      <w:lang w:val="en-HK" w:bidi="th-TH"/>
    </w:rPr>
  </w:style>
  <w:style w:type="character" w:customStyle="1" w:styleId="CommentSubjectChar">
    <w:name w:val="Comment Subject Char"/>
    <w:basedOn w:val="CommentTextChar"/>
    <w:link w:val="CommentSubject"/>
    <w:uiPriority w:val="99"/>
    <w:semiHidden/>
    <w:rsid w:val="00A16048"/>
    <w:rPr>
      <w:b/>
      <w:bCs/>
      <w:kern w:val="2"/>
      <w:sz w:val="20"/>
      <w:szCs w:val="25"/>
      <w:lang w:val="en-US" w:bidi="ar-SA"/>
    </w:rPr>
  </w:style>
  <w:style w:type="character" w:customStyle="1" w:styleId="SubtleEmphasis1">
    <w:name w:val="Subtle Emphasis1"/>
    <w:basedOn w:val="DefaultParagraphFont"/>
    <w:uiPriority w:val="19"/>
    <w:qFormat/>
    <w:rsid w:val="006776A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jpg"/><Relationship Id="rId19"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6382</TotalTime>
  <Pages>47</Pages>
  <Words>13039</Words>
  <Characters>74326</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Jordon Beijing</dc:creator>
  <cp:keywords/>
  <dc:description/>
  <cp:lastModifiedBy>Jordon Beijing</cp:lastModifiedBy>
  <cp:revision>50</cp:revision>
  <dcterms:created xsi:type="dcterms:W3CDTF">2020-08-16T02:54:00Z</dcterms:created>
  <dcterms:modified xsi:type="dcterms:W3CDTF">2020-09-06T06:01:00Z</dcterms:modified>
</cp:coreProperties>
</file>