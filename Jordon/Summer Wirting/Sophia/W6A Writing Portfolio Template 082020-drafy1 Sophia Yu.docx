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00DAF" w14:textId="77777777" w:rsidR="00166FB7" w:rsidRDefault="00166FB7" w:rsidP="00166FB7">
      <w:pPr>
        <w:jc w:val="center"/>
        <w:rPr>
          <w:rFonts w:ascii="Times" w:hAnsi="Times"/>
          <w:lang w:val="en-US"/>
        </w:rPr>
      </w:pPr>
      <w:bookmarkStart w:id="0" w:name="_Hlk48677336"/>
      <w:bookmarkEnd w:id="0"/>
    </w:p>
    <w:p w14:paraId="39D837A4" w14:textId="77777777" w:rsidR="00166FB7" w:rsidRDefault="00166FB7" w:rsidP="00166FB7">
      <w:pPr>
        <w:jc w:val="center"/>
        <w:rPr>
          <w:rFonts w:ascii="Times" w:hAnsi="Times"/>
          <w:lang w:val="en-US"/>
        </w:rPr>
      </w:pPr>
    </w:p>
    <w:p w14:paraId="56F7CC79" w14:textId="34824742" w:rsidR="00166FB7" w:rsidRDefault="00166FB7" w:rsidP="00166FB7">
      <w:pPr>
        <w:jc w:val="center"/>
        <w:rPr>
          <w:rFonts w:ascii="Times" w:hAnsi="Times"/>
          <w:lang w:val="en-US"/>
        </w:rPr>
      </w:pPr>
    </w:p>
    <w:p w14:paraId="04F48779" w14:textId="33FDCDED" w:rsidR="002A18CA" w:rsidRDefault="002A18CA" w:rsidP="00166FB7">
      <w:pPr>
        <w:jc w:val="center"/>
        <w:rPr>
          <w:rFonts w:ascii="Times" w:hAnsi="Times"/>
          <w:lang w:val="en-US"/>
        </w:rPr>
      </w:pPr>
    </w:p>
    <w:p w14:paraId="2AD1D3F1" w14:textId="77777777" w:rsidR="002A18CA" w:rsidRDefault="002A18CA" w:rsidP="00166FB7">
      <w:pPr>
        <w:jc w:val="center"/>
        <w:rPr>
          <w:rFonts w:ascii="Times" w:hAnsi="Times"/>
          <w:lang w:val="en-US"/>
        </w:rPr>
      </w:pPr>
    </w:p>
    <w:p w14:paraId="7BF988DE" w14:textId="77777777" w:rsidR="00166FB7" w:rsidRPr="00166FB7" w:rsidRDefault="00166FB7" w:rsidP="00166FB7">
      <w:pPr>
        <w:jc w:val="center"/>
        <w:rPr>
          <w:rFonts w:ascii="Times" w:hAnsi="Times"/>
          <w:b/>
          <w:bCs/>
          <w:lang w:val="en-US"/>
        </w:rPr>
      </w:pPr>
    </w:p>
    <w:p w14:paraId="62D4A320" w14:textId="2F049493" w:rsidR="000F2B90" w:rsidRPr="001928D5" w:rsidRDefault="00C50813" w:rsidP="00166FB7">
      <w:pPr>
        <w:jc w:val="center"/>
        <w:rPr>
          <w:rFonts w:ascii="Times" w:hAnsi="Times"/>
          <w:b/>
          <w:bCs/>
          <w:sz w:val="44"/>
          <w:szCs w:val="44"/>
          <w:lang w:val="en-US"/>
        </w:rPr>
      </w:pPr>
      <w:r w:rsidRPr="001928D5">
        <w:rPr>
          <w:rFonts w:ascii="Times" w:hAnsi="Times"/>
          <w:b/>
          <w:bCs/>
          <w:sz w:val="44"/>
          <w:szCs w:val="44"/>
          <w:lang w:val="en-US"/>
        </w:rPr>
        <w:t>Writing Portfolio</w:t>
      </w:r>
    </w:p>
    <w:p w14:paraId="5DC4A2D8" w14:textId="480FB56C" w:rsidR="00166FB7" w:rsidRDefault="00166FB7" w:rsidP="00166FB7">
      <w:pPr>
        <w:jc w:val="center"/>
        <w:rPr>
          <w:rFonts w:ascii="Times" w:hAnsi="Times"/>
          <w:b/>
          <w:bCs/>
          <w:lang w:val="en-US"/>
        </w:rPr>
      </w:pPr>
    </w:p>
    <w:p w14:paraId="1DAFD8FD" w14:textId="77777777" w:rsidR="00DB0EAA" w:rsidRPr="00166FB7" w:rsidRDefault="00DB0EAA" w:rsidP="00166FB7">
      <w:pPr>
        <w:jc w:val="center"/>
        <w:rPr>
          <w:rFonts w:ascii="Times" w:hAnsi="Times"/>
          <w:b/>
          <w:bCs/>
          <w:lang w:val="en-US"/>
        </w:rPr>
      </w:pPr>
    </w:p>
    <w:p w14:paraId="59ADD40D" w14:textId="7CACDF52" w:rsidR="00166FB7" w:rsidRPr="00166FB7" w:rsidRDefault="00166FB7" w:rsidP="00166FB7">
      <w:pPr>
        <w:jc w:val="center"/>
        <w:rPr>
          <w:rFonts w:ascii="Times" w:hAnsi="Times"/>
          <w:b/>
          <w:bCs/>
          <w:lang w:val="en-US"/>
        </w:rPr>
      </w:pPr>
    </w:p>
    <w:p w14:paraId="0F003C83" w14:textId="171E1A7A" w:rsidR="00166FB7" w:rsidRPr="00166FB7" w:rsidRDefault="00166FB7" w:rsidP="00166FB7">
      <w:pPr>
        <w:jc w:val="center"/>
        <w:rPr>
          <w:rFonts w:ascii="Times" w:hAnsi="Times"/>
          <w:b/>
          <w:bCs/>
          <w:lang w:val="en-US"/>
        </w:rPr>
      </w:pPr>
    </w:p>
    <w:p w14:paraId="78EA663A" w14:textId="5360A9D8" w:rsidR="00166FB7" w:rsidRPr="00166FB7" w:rsidRDefault="00166FB7" w:rsidP="00166FB7">
      <w:pPr>
        <w:jc w:val="center"/>
        <w:rPr>
          <w:rFonts w:ascii="Times" w:hAnsi="Times"/>
          <w:b/>
          <w:bCs/>
          <w:lang w:val="en-US"/>
        </w:rPr>
      </w:pPr>
    </w:p>
    <w:p w14:paraId="3E60972A" w14:textId="1A93FBFA" w:rsidR="00166FB7" w:rsidRPr="00166FB7" w:rsidRDefault="00166FB7" w:rsidP="00166FB7">
      <w:pPr>
        <w:jc w:val="center"/>
        <w:rPr>
          <w:rFonts w:ascii="Times" w:hAnsi="Times"/>
          <w:b/>
          <w:bCs/>
          <w:lang w:val="en-US"/>
        </w:rPr>
      </w:pPr>
    </w:p>
    <w:p w14:paraId="3A3677DE" w14:textId="56A15584" w:rsidR="00166FB7" w:rsidRPr="00166FB7" w:rsidRDefault="00166FB7" w:rsidP="00166FB7">
      <w:pPr>
        <w:jc w:val="center"/>
        <w:rPr>
          <w:rFonts w:ascii="Times" w:hAnsi="Times"/>
          <w:b/>
          <w:bCs/>
          <w:lang w:val="en-US"/>
        </w:rPr>
      </w:pPr>
    </w:p>
    <w:p w14:paraId="065A88F1" w14:textId="3BCCB29A" w:rsidR="00166FB7" w:rsidRDefault="00166FB7" w:rsidP="00166FB7">
      <w:pPr>
        <w:jc w:val="center"/>
        <w:rPr>
          <w:rFonts w:ascii="Times" w:hAnsi="Times"/>
          <w:b/>
          <w:bCs/>
          <w:lang w:val="en-US"/>
        </w:rPr>
      </w:pPr>
    </w:p>
    <w:p w14:paraId="36EC892D" w14:textId="2B5744E9" w:rsidR="00DB0EAA" w:rsidRDefault="00DB0EAA" w:rsidP="00166FB7">
      <w:pPr>
        <w:jc w:val="center"/>
        <w:rPr>
          <w:rFonts w:ascii="Times" w:hAnsi="Times"/>
          <w:b/>
          <w:bCs/>
          <w:lang w:val="en-US"/>
        </w:rPr>
      </w:pPr>
    </w:p>
    <w:p w14:paraId="4DFB7603" w14:textId="03951F56" w:rsidR="00DB0EAA" w:rsidRDefault="00DB0EAA" w:rsidP="00166FB7">
      <w:pPr>
        <w:jc w:val="center"/>
        <w:rPr>
          <w:rFonts w:ascii="Times" w:hAnsi="Times"/>
          <w:b/>
          <w:bCs/>
          <w:lang w:val="en-US"/>
        </w:rPr>
      </w:pPr>
    </w:p>
    <w:p w14:paraId="0ADFCCC2" w14:textId="46BEEFE4" w:rsidR="00DB0EAA" w:rsidRDefault="00DB0EAA" w:rsidP="00166FB7">
      <w:pPr>
        <w:jc w:val="center"/>
        <w:rPr>
          <w:rFonts w:ascii="Times" w:hAnsi="Times"/>
          <w:b/>
          <w:bCs/>
          <w:lang w:val="en-US"/>
        </w:rPr>
      </w:pPr>
    </w:p>
    <w:p w14:paraId="2605C742" w14:textId="46BA091D" w:rsidR="00DB0EAA" w:rsidRDefault="00DB0EAA" w:rsidP="00166FB7">
      <w:pPr>
        <w:jc w:val="center"/>
        <w:rPr>
          <w:rFonts w:ascii="Times" w:hAnsi="Times"/>
          <w:b/>
          <w:bCs/>
          <w:lang w:val="en-US"/>
        </w:rPr>
      </w:pPr>
    </w:p>
    <w:p w14:paraId="69FC8B14" w14:textId="18706D89" w:rsidR="00DB0EAA" w:rsidRDefault="00DB0EAA" w:rsidP="00166FB7">
      <w:pPr>
        <w:jc w:val="center"/>
        <w:rPr>
          <w:rFonts w:ascii="Times" w:hAnsi="Times"/>
          <w:b/>
          <w:bCs/>
          <w:lang w:val="en-US"/>
        </w:rPr>
      </w:pPr>
    </w:p>
    <w:p w14:paraId="2C26F07F" w14:textId="6CE4F5CD" w:rsidR="00DB0EAA" w:rsidRDefault="00DB0EAA" w:rsidP="00166FB7">
      <w:pPr>
        <w:jc w:val="center"/>
        <w:rPr>
          <w:rFonts w:ascii="Times" w:hAnsi="Times"/>
          <w:b/>
          <w:bCs/>
          <w:lang w:val="en-US"/>
        </w:rPr>
      </w:pPr>
    </w:p>
    <w:p w14:paraId="26B6A61F" w14:textId="77777777" w:rsidR="00DB0EAA" w:rsidRDefault="00DB0EAA" w:rsidP="00166FB7">
      <w:pPr>
        <w:jc w:val="center"/>
        <w:rPr>
          <w:rFonts w:ascii="Times" w:hAnsi="Times"/>
          <w:b/>
          <w:bCs/>
          <w:lang w:val="en-US"/>
        </w:rPr>
      </w:pPr>
    </w:p>
    <w:p w14:paraId="51AA0BD7" w14:textId="77777777" w:rsidR="00DB0EAA" w:rsidRPr="00166FB7" w:rsidRDefault="00DB0EAA" w:rsidP="00166FB7">
      <w:pPr>
        <w:jc w:val="center"/>
        <w:rPr>
          <w:rFonts w:ascii="Times" w:hAnsi="Times"/>
          <w:b/>
          <w:bCs/>
          <w:lang w:val="en-US"/>
        </w:rPr>
      </w:pPr>
    </w:p>
    <w:p w14:paraId="3865F34F" w14:textId="3A33EF12" w:rsidR="00C50813" w:rsidRPr="00166FB7" w:rsidRDefault="00C50813" w:rsidP="00166FB7">
      <w:pPr>
        <w:jc w:val="center"/>
        <w:rPr>
          <w:rFonts w:ascii="Times" w:hAnsi="Times"/>
          <w:b/>
          <w:bCs/>
          <w:lang w:val="en-US"/>
        </w:rPr>
      </w:pPr>
    </w:p>
    <w:p w14:paraId="359991A3" w14:textId="5CF1CAE0" w:rsidR="00C50813" w:rsidRPr="00166FB7" w:rsidRDefault="00CE1F45" w:rsidP="00166FB7">
      <w:pPr>
        <w:jc w:val="center"/>
        <w:rPr>
          <w:rFonts w:ascii="Times" w:hAnsi="Times"/>
          <w:b/>
          <w:bCs/>
          <w:lang w:val="en-US"/>
        </w:rPr>
      </w:pPr>
      <w:r>
        <w:rPr>
          <w:rFonts w:ascii="Times" w:hAnsi="Times"/>
          <w:b/>
          <w:bCs/>
          <w:color w:val="4472C4" w:themeColor="accent1"/>
          <w:sz w:val="32"/>
          <w:szCs w:val="32"/>
          <w:lang w:val="en-US"/>
        </w:rPr>
        <w:t>Sophia Yu</w:t>
      </w:r>
    </w:p>
    <w:p w14:paraId="213DBFB0" w14:textId="58EF8D44" w:rsidR="00166FB7" w:rsidRPr="00166FB7" w:rsidRDefault="00166FB7" w:rsidP="00166FB7">
      <w:pPr>
        <w:jc w:val="center"/>
        <w:rPr>
          <w:rFonts w:ascii="Times" w:hAnsi="Times"/>
          <w:b/>
          <w:bCs/>
          <w:lang w:val="en-US"/>
        </w:rPr>
      </w:pPr>
    </w:p>
    <w:p w14:paraId="790B4ABB" w14:textId="413EF0C1" w:rsidR="00166FB7" w:rsidRPr="00166FB7" w:rsidRDefault="00166FB7" w:rsidP="00166FB7">
      <w:pPr>
        <w:jc w:val="center"/>
        <w:rPr>
          <w:rFonts w:ascii="Times" w:hAnsi="Times"/>
          <w:b/>
          <w:bCs/>
          <w:lang w:val="en-US"/>
        </w:rPr>
      </w:pPr>
    </w:p>
    <w:p w14:paraId="26A6E9AA" w14:textId="6C5EF885" w:rsidR="00166FB7" w:rsidRPr="00166FB7" w:rsidRDefault="00166FB7" w:rsidP="00166FB7">
      <w:pPr>
        <w:jc w:val="center"/>
        <w:rPr>
          <w:rFonts w:ascii="Times" w:hAnsi="Times"/>
          <w:b/>
          <w:bCs/>
          <w:lang w:val="en-US"/>
        </w:rPr>
      </w:pPr>
    </w:p>
    <w:p w14:paraId="1270F763" w14:textId="12CF4831" w:rsidR="00166FB7" w:rsidRPr="00166FB7" w:rsidRDefault="00166FB7" w:rsidP="00166FB7">
      <w:pPr>
        <w:jc w:val="center"/>
        <w:rPr>
          <w:rFonts w:ascii="Times" w:hAnsi="Times"/>
          <w:b/>
          <w:bCs/>
          <w:lang w:val="en-US"/>
        </w:rPr>
      </w:pPr>
    </w:p>
    <w:p w14:paraId="35112E42" w14:textId="6F286521" w:rsidR="00166FB7" w:rsidRPr="00166FB7" w:rsidRDefault="00166FB7" w:rsidP="00166FB7">
      <w:pPr>
        <w:jc w:val="center"/>
        <w:rPr>
          <w:rFonts w:ascii="Times" w:hAnsi="Times"/>
          <w:b/>
          <w:bCs/>
          <w:lang w:val="en-US"/>
        </w:rPr>
      </w:pPr>
    </w:p>
    <w:p w14:paraId="7BBC83F1" w14:textId="626E39AB" w:rsidR="00166FB7" w:rsidRDefault="00166FB7" w:rsidP="00166FB7">
      <w:pPr>
        <w:jc w:val="center"/>
        <w:rPr>
          <w:rFonts w:ascii="Times" w:hAnsi="Times"/>
          <w:b/>
          <w:bCs/>
          <w:lang w:val="en-US"/>
        </w:rPr>
      </w:pPr>
    </w:p>
    <w:p w14:paraId="39A738ED" w14:textId="5F3FB3D6" w:rsidR="00DB0EAA" w:rsidRDefault="00DB0EAA" w:rsidP="00166FB7">
      <w:pPr>
        <w:jc w:val="center"/>
        <w:rPr>
          <w:rFonts w:ascii="Times" w:hAnsi="Times"/>
          <w:b/>
          <w:bCs/>
          <w:lang w:val="en-US"/>
        </w:rPr>
      </w:pPr>
    </w:p>
    <w:p w14:paraId="29E30D7B" w14:textId="06890160" w:rsidR="00DB0EAA" w:rsidRDefault="00DB0EAA" w:rsidP="00166FB7">
      <w:pPr>
        <w:jc w:val="center"/>
        <w:rPr>
          <w:rFonts w:ascii="Times" w:hAnsi="Times"/>
          <w:b/>
          <w:bCs/>
          <w:lang w:val="en-US"/>
        </w:rPr>
      </w:pPr>
    </w:p>
    <w:p w14:paraId="5106839C" w14:textId="01F3D94F" w:rsidR="00DB0EAA" w:rsidRDefault="00DB0EAA" w:rsidP="00166FB7">
      <w:pPr>
        <w:jc w:val="center"/>
        <w:rPr>
          <w:rFonts w:ascii="Times" w:hAnsi="Times"/>
          <w:b/>
          <w:bCs/>
          <w:lang w:val="en-US"/>
        </w:rPr>
      </w:pPr>
    </w:p>
    <w:p w14:paraId="02E452D1" w14:textId="0C49C85D" w:rsidR="00DB0EAA" w:rsidRDefault="00DB0EAA" w:rsidP="00166FB7">
      <w:pPr>
        <w:jc w:val="center"/>
        <w:rPr>
          <w:rFonts w:ascii="Times" w:hAnsi="Times"/>
          <w:b/>
          <w:bCs/>
          <w:lang w:val="en-US"/>
        </w:rPr>
      </w:pPr>
    </w:p>
    <w:p w14:paraId="4170FF49" w14:textId="26FE72D5" w:rsidR="00DB0EAA" w:rsidRDefault="00DB0EAA" w:rsidP="00166FB7">
      <w:pPr>
        <w:jc w:val="center"/>
        <w:rPr>
          <w:rFonts w:ascii="Times" w:hAnsi="Times"/>
          <w:b/>
          <w:bCs/>
          <w:lang w:val="en-US"/>
        </w:rPr>
      </w:pPr>
    </w:p>
    <w:p w14:paraId="0A880AA8" w14:textId="200D8821" w:rsidR="00DB0EAA" w:rsidRDefault="00DB0EAA" w:rsidP="00166FB7">
      <w:pPr>
        <w:jc w:val="center"/>
        <w:rPr>
          <w:rFonts w:ascii="Times" w:hAnsi="Times"/>
          <w:b/>
          <w:bCs/>
          <w:lang w:val="en-US"/>
        </w:rPr>
      </w:pPr>
    </w:p>
    <w:p w14:paraId="422C1D33" w14:textId="316904BF" w:rsidR="00DB0EAA" w:rsidRDefault="00DB0EAA" w:rsidP="00166FB7">
      <w:pPr>
        <w:jc w:val="center"/>
        <w:rPr>
          <w:rFonts w:ascii="Times" w:hAnsi="Times"/>
          <w:b/>
          <w:bCs/>
          <w:lang w:val="en-US"/>
        </w:rPr>
      </w:pPr>
    </w:p>
    <w:p w14:paraId="24E7D759" w14:textId="6D3D4181" w:rsidR="00DB0EAA" w:rsidRDefault="00DB0EAA" w:rsidP="00166FB7">
      <w:pPr>
        <w:jc w:val="center"/>
        <w:rPr>
          <w:rFonts w:ascii="Times" w:hAnsi="Times"/>
          <w:b/>
          <w:bCs/>
          <w:lang w:val="en-US"/>
        </w:rPr>
      </w:pPr>
    </w:p>
    <w:p w14:paraId="6206D956" w14:textId="77777777" w:rsidR="00DB0EAA" w:rsidRPr="00166FB7" w:rsidRDefault="00DB0EAA" w:rsidP="00166FB7">
      <w:pPr>
        <w:jc w:val="center"/>
        <w:rPr>
          <w:rFonts w:ascii="Times" w:hAnsi="Times"/>
          <w:b/>
          <w:bCs/>
          <w:lang w:val="en-US"/>
        </w:rPr>
      </w:pPr>
    </w:p>
    <w:p w14:paraId="574E1EC1" w14:textId="77777777" w:rsidR="00166FB7" w:rsidRPr="00166FB7" w:rsidRDefault="00166FB7" w:rsidP="00166FB7">
      <w:pPr>
        <w:jc w:val="center"/>
        <w:rPr>
          <w:rFonts w:ascii="Times" w:hAnsi="Times"/>
          <w:b/>
          <w:bCs/>
          <w:lang w:val="en-US"/>
        </w:rPr>
      </w:pPr>
    </w:p>
    <w:p w14:paraId="224FC645" w14:textId="77777777" w:rsidR="001928D5" w:rsidRDefault="00C50813" w:rsidP="001928D5">
      <w:pPr>
        <w:jc w:val="center"/>
        <w:rPr>
          <w:rFonts w:ascii="Times" w:hAnsi="Times"/>
          <w:sz w:val="28"/>
          <w:szCs w:val="28"/>
          <w:lang w:val="en-US"/>
        </w:rPr>
      </w:pPr>
      <w:r w:rsidRPr="001928D5">
        <w:rPr>
          <w:rFonts w:ascii="Times" w:hAnsi="Times"/>
          <w:sz w:val="28"/>
          <w:szCs w:val="28"/>
          <w:lang w:val="en-US"/>
        </w:rPr>
        <w:t xml:space="preserve">W6A </w:t>
      </w:r>
      <w:r w:rsidR="001928D5">
        <w:rPr>
          <w:rFonts w:ascii="Times" w:hAnsi="Times"/>
          <w:sz w:val="28"/>
          <w:szCs w:val="28"/>
          <w:lang w:val="en-US"/>
        </w:rPr>
        <w:t xml:space="preserve"> </w:t>
      </w:r>
    </w:p>
    <w:p w14:paraId="39DDB149" w14:textId="24E5E35A" w:rsidR="00166FB7" w:rsidRPr="001928D5" w:rsidRDefault="00C50813" w:rsidP="001928D5">
      <w:pPr>
        <w:jc w:val="center"/>
        <w:rPr>
          <w:rFonts w:ascii="Times" w:hAnsi="Times"/>
          <w:sz w:val="28"/>
          <w:szCs w:val="28"/>
          <w:lang w:val="en-US"/>
        </w:rPr>
      </w:pPr>
      <w:r w:rsidRPr="001928D5">
        <w:rPr>
          <w:rFonts w:ascii="Times" w:hAnsi="Times"/>
          <w:sz w:val="28"/>
          <w:szCs w:val="28"/>
          <w:lang w:val="en-US"/>
        </w:rPr>
        <w:t xml:space="preserve">Summer Writing Course </w:t>
      </w:r>
    </w:p>
    <w:p w14:paraId="594D6CB5" w14:textId="45B3053A" w:rsidR="00166FB7" w:rsidRPr="001928D5" w:rsidRDefault="00166FB7" w:rsidP="00166FB7">
      <w:pPr>
        <w:jc w:val="center"/>
        <w:rPr>
          <w:rFonts w:ascii="Times" w:hAnsi="Times"/>
          <w:sz w:val="28"/>
          <w:szCs w:val="28"/>
          <w:lang w:val="en-US"/>
        </w:rPr>
      </w:pPr>
      <w:r w:rsidRPr="001928D5">
        <w:rPr>
          <w:rFonts w:ascii="Times" w:hAnsi="Times"/>
          <w:sz w:val="28"/>
          <w:szCs w:val="28"/>
          <w:lang w:val="en-US"/>
        </w:rPr>
        <w:t xml:space="preserve">With Mr. J at </w:t>
      </w:r>
      <w:proofErr w:type="spellStart"/>
      <w:r w:rsidRPr="001928D5">
        <w:rPr>
          <w:rFonts w:ascii="Times" w:hAnsi="Times"/>
          <w:sz w:val="28"/>
          <w:szCs w:val="28"/>
          <w:lang w:val="en-US"/>
        </w:rPr>
        <w:t>Teachall</w:t>
      </w:r>
      <w:proofErr w:type="spellEnd"/>
    </w:p>
    <w:p w14:paraId="2184D423" w14:textId="1799D506" w:rsidR="00C50813" w:rsidRPr="001928D5" w:rsidRDefault="00C50813" w:rsidP="00166FB7">
      <w:pPr>
        <w:jc w:val="center"/>
        <w:rPr>
          <w:rFonts w:ascii="Times" w:hAnsi="Times"/>
          <w:lang w:val="en-US"/>
        </w:rPr>
      </w:pPr>
      <w:r w:rsidRPr="001928D5">
        <w:rPr>
          <w:rFonts w:ascii="Times" w:hAnsi="Times"/>
          <w:sz w:val="28"/>
          <w:szCs w:val="28"/>
          <w:lang w:val="en-US"/>
        </w:rPr>
        <w:t>July-August 2020</w:t>
      </w:r>
      <w:r w:rsidR="001928D5" w:rsidRPr="001928D5">
        <w:rPr>
          <w:rFonts w:ascii="Times" w:hAnsi="Times"/>
          <w:sz w:val="28"/>
          <w:szCs w:val="28"/>
          <w:lang w:val="en-US"/>
        </w:rPr>
        <w:t>, Beijing</w:t>
      </w:r>
    </w:p>
    <w:p w14:paraId="0DB0DE82" w14:textId="5554C737" w:rsidR="00C50813" w:rsidRPr="00166FB7" w:rsidRDefault="00C50813">
      <w:pPr>
        <w:rPr>
          <w:rFonts w:ascii="Times" w:hAnsi="Times"/>
          <w:lang w:val="en-US"/>
        </w:rPr>
      </w:pPr>
    </w:p>
    <w:p w14:paraId="4D054E0A" w14:textId="4EBC8C08" w:rsidR="00166FB7" w:rsidRDefault="00166FB7">
      <w:pPr>
        <w:rPr>
          <w:rFonts w:ascii="Times" w:hAnsi="Times"/>
          <w:lang w:val="en-US"/>
        </w:rPr>
      </w:pPr>
    </w:p>
    <w:p w14:paraId="3254F3B0" w14:textId="0015662E" w:rsidR="002A18CA" w:rsidRDefault="002A18CA">
      <w:pPr>
        <w:rPr>
          <w:rFonts w:ascii="Times" w:hAnsi="Times"/>
          <w:lang w:val="en-US"/>
        </w:rPr>
      </w:pPr>
    </w:p>
    <w:p w14:paraId="4FFDB1E0" w14:textId="529DBCEF" w:rsidR="002A18CA" w:rsidRDefault="002A18CA">
      <w:pPr>
        <w:rPr>
          <w:rFonts w:ascii="Times" w:hAnsi="Times"/>
          <w:lang w:val="en-US"/>
        </w:rPr>
      </w:pPr>
    </w:p>
    <w:p w14:paraId="08660D25" w14:textId="4E1302A2" w:rsidR="002A18CA" w:rsidRDefault="002A18CA">
      <w:pPr>
        <w:rPr>
          <w:rFonts w:ascii="Times" w:hAnsi="Times"/>
          <w:lang w:val="en-US"/>
        </w:rPr>
      </w:pPr>
    </w:p>
    <w:p w14:paraId="4A58D18D" w14:textId="4C6BD9C0" w:rsidR="002A18CA" w:rsidRDefault="002A18CA">
      <w:pPr>
        <w:rPr>
          <w:rFonts w:ascii="Times" w:hAnsi="Times"/>
          <w:lang w:val="en-US"/>
        </w:rPr>
      </w:pPr>
    </w:p>
    <w:p w14:paraId="608D782F" w14:textId="77777777" w:rsidR="002A18CA" w:rsidRDefault="002A18CA">
      <w:pPr>
        <w:rPr>
          <w:rFonts w:ascii="Times" w:hAnsi="Times"/>
          <w:lang w:val="en-US"/>
        </w:rPr>
      </w:pPr>
    </w:p>
    <w:p w14:paraId="2881D89E" w14:textId="77777777" w:rsidR="00166FB7" w:rsidRDefault="00166FB7">
      <w:pPr>
        <w:rPr>
          <w:rFonts w:ascii="Times" w:hAnsi="Times"/>
          <w:lang w:val="en-US"/>
        </w:rPr>
      </w:pPr>
    </w:p>
    <w:p w14:paraId="306B6658" w14:textId="03911B38" w:rsidR="00C50813" w:rsidRDefault="00C50813" w:rsidP="00166FB7">
      <w:pPr>
        <w:jc w:val="center"/>
        <w:rPr>
          <w:rFonts w:ascii="Times" w:hAnsi="Times"/>
          <w:b/>
          <w:bCs/>
          <w:sz w:val="32"/>
          <w:szCs w:val="32"/>
          <w:lang w:val="en-US"/>
        </w:rPr>
      </w:pPr>
      <w:r w:rsidRPr="001928D5">
        <w:rPr>
          <w:rFonts w:ascii="Times" w:hAnsi="Times"/>
          <w:b/>
          <w:bCs/>
          <w:sz w:val="32"/>
          <w:szCs w:val="32"/>
          <w:lang w:val="en-US"/>
        </w:rPr>
        <w:t>Index</w:t>
      </w:r>
    </w:p>
    <w:p w14:paraId="70CDE159" w14:textId="77777777" w:rsidR="00DB0EAA" w:rsidRPr="001928D5" w:rsidRDefault="00DB0EAA" w:rsidP="00166FB7">
      <w:pPr>
        <w:jc w:val="center"/>
        <w:rPr>
          <w:rFonts w:ascii="Times" w:hAnsi="Times"/>
          <w:b/>
          <w:bCs/>
          <w:sz w:val="32"/>
          <w:szCs w:val="32"/>
          <w:lang w:val="en-US"/>
        </w:rPr>
      </w:pPr>
    </w:p>
    <w:p w14:paraId="5AD10B7A" w14:textId="076F1569" w:rsidR="00DB0EAA" w:rsidRDefault="00DB0EAA" w:rsidP="00DB0EAA">
      <w:pPr>
        <w:jc w:val="center"/>
        <w:rPr>
          <w:rFonts w:ascii="Times" w:hAnsi="Times"/>
          <w:b/>
          <w:bCs/>
          <w:sz w:val="28"/>
          <w:szCs w:val="28"/>
          <w:lang w:val="en-US"/>
        </w:rPr>
      </w:pPr>
      <w:r w:rsidRPr="00DB0EAA">
        <w:rPr>
          <w:rFonts w:ascii="Times" w:hAnsi="Times"/>
          <w:b/>
          <w:bCs/>
          <w:sz w:val="28"/>
          <w:szCs w:val="28"/>
          <w:lang w:val="en-US"/>
        </w:rPr>
        <w:t>I</w:t>
      </w:r>
    </w:p>
    <w:p w14:paraId="4B9522D4" w14:textId="77777777" w:rsidR="002A18CA" w:rsidRDefault="002A18CA" w:rsidP="00DB0EAA">
      <w:pPr>
        <w:jc w:val="center"/>
        <w:rPr>
          <w:rFonts w:ascii="Times" w:hAnsi="Times"/>
          <w:b/>
          <w:bCs/>
          <w:sz w:val="28"/>
          <w:szCs w:val="28"/>
          <w:lang w:val="en-US"/>
        </w:rPr>
      </w:pPr>
    </w:p>
    <w:p w14:paraId="01775C0D" w14:textId="24F71384" w:rsidR="00C50813" w:rsidRDefault="00C50813" w:rsidP="00DB0EAA">
      <w:pPr>
        <w:jc w:val="center"/>
        <w:rPr>
          <w:rFonts w:ascii="Times" w:hAnsi="Times"/>
          <w:b/>
          <w:bCs/>
          <w:sz w:val="28"/>
          <w:szCs w:val="28"/>
          <w:lang w:val="en-US"/>
        </w:rPr>
      </w:pPr>
      <w:r w:rsidRPr="001928D5">
        <w:rPr>
          <w:rFonts w:ascii="Times" w:hAnsi="Times"/>
          <w:b/>
          <w:bCs/>
          <w:sz w:val="28"/>
          <w:szCs w:val="28"/>
          <w:lang w:val="en-US"/>
        </w:rPr>
        <w:t>Essays</w:t>
      </w:r>
    </w:p>
    <w:p w14:paraId="35B47F21" w14:textId="77777777" w:rsidR="002A18CA" w:rsidRPr="001928D5" w:rsidRDefault="002A18CA" w:rsidP="00DB0EAA">
      <w:pPr>
        <w:jc w:val="center"/>
        <w:rPr>
          <w:rFonts w:ascii="Times" w:hAnsi="Times"/>
          <w:b/>
          <w:bCs/>
          <w:sz w:val="28"/>
          <w:szCs w:val="28"/>
          <w:lang w:val="en-US"/>
        </w:rPr>
      </w:pPr>
    </w:p>
    <w:p w14:paraId="01BFB1D8" w14:textId="4DC6D3B0" w:rsidR="00C50813" w:rsidRPr="00166FB7" w:rsidRDefault="00C50813">
      <w:pPr>
        <w:rPr>
          <w:rFonts w:ascii="Times" w:hAnsi="Times"/>
          <w:lang w:val="en-US"/>
        </w:rPr>
      </w:pPr>
      <w:r w:rsidRPr="00166FB7">
        <w:rPr>
          <w:rFonts w:ascii="Times" w:hAnsi="Times"/>
          <w:lang w:val="en-US"/>
        </w:rPr>
        <w:t>1. Essay 1:</w:t>
      </w:r>
      <w:r w:rsidR="00DC3BBA" w:rsidRPr="00166FB7">
        <w:rPr>
          <w:rFonts w:ascii="Times" w:hAnsi="Times"/>
          <w:lang w:val="en-US"/>
        </w:rPr>
        <w:t xml:space="preserve"> My Crazy Day</w:t>
      </w:r>
    </w:p>
    <w:p w14:paraId="71228FFC" w14:textId="648FF7FA" w:rsidR="00C50813" w:rsidRPr="00166FB7" w:rsidRDefault="00C50813">
      <w:pPr>
        <w:rPr>
          <w:rFonts w:ascii="Times" w:hAnsi="Times"/>
          <w:lang w:val="en-US"/>
        </w:rPr>
      </w:pPr>
      <w:r w:rsidRPr="00166FB7">
        <w:rPr>
          <w:rFonts w:ascii="Times" w:hAnsi="Times"/>
          <w:lang w:val="en-US"/>
        </w:rPr>
        <w:t>2. Essay 2:</w:t>
      </w:r>
      <w:r w:rsidR="00DC3BBA" w:rsidRPr="00166FB7">
        <w:rPr>
          <w:rFonts w:ascii="Times" w:hAnsi="Times"/>
          <w:lang w:val="en-US"/>
        </w:rPr>
        <w:t xml:space="preserve"> Mak</w:t>
      </w:r>
      <w:r w:rsidR="00FA1E82">
        <w:rPr>
          <w:rFonts w:ascii="Times" w:hAnsi="Times"/>
          <w:lang w:val="en-US"/>
        </w:rPr>
        <w:t>ing</w:t>
      </w:r>
      <w:r w:rsidR="00DC3BBA" w:rsidRPr="00166FB7">
        <w:rPr>
          <w:rFonts w:ascii="Times" w:hAnsi="Times"/>
          <w:lang w:val="en-US"/>
        </w:rPr>
        <w:t xml:space="preserve"> a </w:t>
      </w:r>
      <w:r w:rsidR="001928D5">
        <w:rPr>
          <w:rFonts w:ascii="Times" w:hAnsi="Times"/>
          <w:lang w:val="en-US"/>
        </w:rPr>
        <w:t>C</w:t>
      </w:r>
      <w:r w:rsidR="00DC3BBA" w:rsidRPr="00166FB7">
        <w:rPr>
          <w:rFonts w:ascii="Times" w:hAnsi="Times"/>
          <w:lang w:val="en-US"/>
        </w:rPr>
        <w:t xml:space="preserve">laim </w:t>
      </w:r>
      <w:r w:rsidR="001928D5">
        <w:rPr>
          <w:rFonts w:ascii="Times" w:hAnsi="Times"/>
          <w:lang w:val="en-US"/>
        </w:rPr>
        <w:t>A</w:t>
      </w:r>
      <w:r w:rsidR="00DC3BBA" w:rsidRPr="00166FB7">
        <w:rPr>
          <w:rFonts w:ascii="Times" w:hAnsi="Times"/>
          <w:lang w:val="en-US"/>
        </w:rPr>
        <w:t xml:space="preserve">bout a </w:t>
      </w:r>
      <w:r w:rsidR="001928D5">
        <w:rPr>
          <w:rFonts w:ascii="Times" w:hAnsi="Times"/>
          <w:lang w:val="en-US"/>
        </w:rPr>
        <w:t>H</w:t>
      </w:r>
      <w:r w:rsidR="00DC3BBA" w:rsidRPr="00166FB7">
        <w:rPr>
          <w:rFonts w:ascii="Times" w:hAnsi="Times"/>
          <w:lang w:val="en-US"/>
        </w:rPr>
        <w:t xml:space="preserve">istorical </w:t>
      </w:r>
      <w:r w:rsidR="001928D5">
        <w:rPr>
          <w:rFonts w:ascii="Times" w:hAnsi="Times"/>
          <w:lang w:val="en-US"/>
        </w:rPr>
        <w:t>E</w:t>
      </w:r>
      <w:r w:rsidR="00DC3BBA" w:rsidRPr="00166FB7">
        <w:rPr>
          <w:rFonts w:ascii="Times" w:hAnsi="Times"/>
          <w:lang w:val="en-US"/>
        </w:rPr>
        <w:t>vent</w:t>
      </w:r>
    </w:p>
    <w:p w14:paraId="7A9F8538" w14:textId="082014D1" w:rsidR="00C50813" w:rsidRDefault="00C50813">
      <w:pPr>
        <w:rPr>
          <w:rFonts w:ascii="Times" w:hAnsi="Times"/>
          <w:lang w:val="en-US"/>
        </w:rPr>
      </w:pPr>
      <w:r w:rsidRPr="00166FB7">
        <w:rPr>
          <w:rFonts w:ascii="Times" w:hAnsi="Times"/>
          <w:lang w:val="en-US"/>
        </w:rPr>
        <w:t>3. Essay 3:</w:t>
      </w:r>
      <w:r w:rsidR="00DC3BBA" w:rsidRPr="00166FB7">
        <w:rPr>
          <w:rFonts w:ascii="Times" w:hAnsi="Times"/>
          <w:lang w:val="en-US"/>
        </w:rPr>
        <w:t xml:space="preserve"> Using </w:t>
      </w:r>
      <w:r w:rsidR="001928D5">
        <w:rPr>
          <w:rFonts w:ascii="Times" w:hAnsi="Times"/>
          <w:lang w:val="en-US"/>
        </w:rPr>
        <w:t>V</w:t>
      </w:r>
      <w:r w:rsidR="00DC3BBA" w:rsidRPr="00166FB7">
        <w:rPr>
          <w:rFonts w:ascii="Times" w:hAnsi="Times"/>
          <w:lang w:val="en-US"/>
        </w:rPr>
        <w:t xml:space="preserve">ariety </w:t>
      </w:r>
      <w:r w:rsidR="001928D5">
        <w:rPr>
          <w:rFonts w:ascii="Times" w:hAnsi="Times"/>
          <w:lang w:val="en-US"/>
        </w:rPr>
        <w:t>W</w:t>
      </w:r>
      <w:r w:rsidR="00DC3BBA" w:rsidRPr="00166FB7">
        <w:rPr>
          <w:rFonts w:ascii="Times" w:hAnsi="Times"/>
          <w:lang w:val="en-US"/>
        </w:rPr>
        <w:t xml:space="preserve">hen </w:t>
      </w:r>
      <w:r w:rsidR="001928D5">
        <w:rPr>
          <w:rFonts w:ascii="Times" w:hAnsi="Times"/>
          <w:lang w:val="en-US"/>
        </w:rPr>
        <w:t>I</w:t>
      </w:r>
      <w:r w:rsidR="00DC3BBA" w:rsidRPr="00166FB7">
        <w:rPr>
          <w:rFonts w:ascii="Times" w:hAnsi="Times"/>
          <w:lang w:val="en-US"/>
        </w:rPr>
        <w:t xml:space="preserve">ntroducing </w:t>
      </w:r>
      <w:r w:rsidR="001928D5">
        <w:rPr>
          <w:rFonts w:ascii="Times" w:hAnsi="Times"/>
          <w:lang w:val="en-US"/>
        </w:rPr>
        <w:t>N</w:t>
      </w:r>
      <w:r w:rsidR="00DC3BBA" w:rsidRPr="00166FB7">
        <w:rPr>
          <w:rFonts w:ascii="Times" w:hAnsi="Times"/>
          <w:lang w:val="en-US"/>
        </w:rPr>
        <w:t xml:space="preserve">arrator’s </w:t>
      </w:r>
      <w:r w:rsidR="001928D5">
        <w:rPr>
          <w:rFonts w:ascii="Times" w:hAnsi="Times"/>
          <w:lang w:val="en-US"/>
        </w:rPr>
        <w:t>T</w:t>
      </w:r>
      <w:r w:rsidR="00DC3BBA" w:rsidRPr="00166FB7">
        <w:rPr>
          <w:rFonts w:ascii="Times" w:hAnsi="Times"/>
          <w:lang w:val="en-US"/>
        </w:rPr>
        <w:t>houghts</w:t>
      </w:r>
    </w:p>
    <w:p w14:paraId="51CB57C9" w14:textId="04981990" w:rsidR="001928D5" w:rsidRPr="00166FB7" w:rsidRDefault="001928D5" w:rsidP="002A18CA">
      <w:pPr>
        <w:ind w:firstLine="720"/>
        <w:rPr>
          <w:rFonts w:ascii="Times" w:hAnsi="Times"/>
          <w:lang w:val="en-US"/>
        </w:rPr>
      </w:pPr>
      <w:r>
        <w:rPr>
          <w:rFonts w:ascii="Times" w:hAnsi="Times"/>
          <w:lang w:val="en-US"/>
        </w:rPr>
        <w:t>(</w:t>
      </w:r>
      <w:r w:rsidR="002A18CA">
        <w:rPr>
          <w:rFonts w:ascii="Times" w:hAnsi="Times"/>
          <w:lang w:val="en-US"/>
        </w:rPr>
        <w:t xml:space="preserve">Picture: </w:t>
      </w:r>
      <w:r>
        <w:rPr>
          <w:rFonts w:ascii="Times" w:hAnsi="Times"/>
          <w:lang w:val="en-US"/>
        </w:rPr>
        <w:t>Story Arc)</w:t>
      </w:r>
    </w:p>
    <w:p w14:paraId="019D0950" w14:textId="76FD8FC6" w:rsidR="00C50813" w:rsidRDefault="00C50813">
      <w:pPr>
        <w:rPr>
          <w:rFonts w:ascii="Times" w:hAnsi="Times"/>
          <w:lang w:val="en-US"/>
        </w:rPr>
      </w:pPr>
      <w:r w:rsidRPr="00166FB7">
        <w:rPr>
          <w:rFonts w:ascii="Times" w:hAnsi="Times"/>
          <w:lang w:val="en-US"/>
        </w:rPr>
        <w:t>4. Essay 4:</w:t>
      </w:r>
      <w:r w:rsidR="00DC3BBA" w:rsidRPr="00166FB7">
        <w:rPr>
          <w:rFonts w:ascii="Times" w:hAnsi="Times"/>
          <w:lang w:val="en-US"/>
        </w:rPr>
        <w:t xml:space="preserve"> Narrative </w:t>
      </w:r>
      <w:r w:rsidR="001928D5">
        <w:rPr>
          <w:rFonts w:ascii="Times" w:hAnsi="Times"/>
          <w:lang w:val="en-US"/>
        </w:rPr>
        <w:t>W</w:t>
      </w:r>
      <w:r w:rsidR="00DC3BBA" w:rsidRPr="00166FB7">
        <w:rPr>
          <w:rFonts w:ascii="Times" w:hAnsi="Times"/>
          <w:lang w:val="en-US"/>
        </w:rPr>
        <w:t>riting</w:t>
      </w:r>
      <w:r w:rsidR="002A18CA">
        <w:rPr>
          <w:rFonts w:ascii="Times" w:hAnsi="Times"/>
          <w:lang w:val="en-US"/>
        </w:rPr>
        <w:t xml:space="preserve"> Exercise</w:t>
      </w:r>
    </w:p>
    <w:p w14:paraId="6EC3F30B" w14:textId="7C2EE8A5" w:rsidR="001928D5" w:rsidRPr="00166FB7" w:rsidRDefault="001928D5" w:rsidP="002A18CA">
      <w:pPr>
        <w:ind w:firstLine="720"/>
        <w:rPr>
          <w:rFonts w:ascii="Times" w:hAnsi="Times"/>
          <w:lang w:val="en-US"/>
        </w:rPr>
      </w:pPr>
      <w:r>
        <w:rPr>
          <w:rFonts w:ascii="Times" w:hAnsi="Times"/>
          <w:lang w:val="en-US"/>
        </w:rPr>
        <w:t>(</w:t>
      </w:r>
      <w:r w:rsidR="002A18CA">
        <w:rPr>
          <w:rFonts w:ascii="Times" w:hAnsi="Times"/>
          <w:lang w:val="en-US"/>
        </w:rPr>
        <w:t xml:space="preserve">Picture: </w:t>
      </w:r>
      <w:r>
        <w:rPr>
          <w:rFonts w:ascii="Times" w:hAnsi="Times"/>
          <w:lang w:val="en-US"/>
        </w:rPr>
        <w:t>Story Arc)</w:t>
      </w:r>
    </w:p>
    <w:p w14:paraId="5F2346C0" w14:textId="7DF914A9" w:rsidR="00C50813" w:rsidRDefault="00C50813">
      <w:pPr>
        <w:rPr>
          <w:rFonts w:ascii="Times" w:hAnsi="Times"/>
          <w:lang w:val="en-US"/>
        </w:rPr>
      </w:pPr>
      <w:r w:rsidRPr="00166FB7">
        <w:rPr>
          <w:rFonts w:ascii="Times" w:hAnsi="Times"/>
          <w:lang w:val="en-US"/>
        </w:rPr>
        <w:t>5. Essay 5:</w:t>
      </w:r>
      <w:r w:rsidR="00DC3BBA" w:rsidRPr="00166FB7">
        <w:rPr>
          <w:rFonts w:ascii="Times" w:hAnsi="Times"/>
          <w:lang w:val="en-US"/>
        </w:rPr>
        <w:t xml:space="preserve"> Writing from the </w:t>
      </w:r>
      <w:r w:rsidR="00DB0EAA">
        <w:rPr>
          <w:rFonts w:ascii="Times" w:hAnsi="Times"/>
          <w:lang w:val="en-US"/>
        </w:rPr>
        <w:t>P</w:t>
      </w:r>
      <w:r w:rsidR="00DC3BBA" w:rsidRPr="00166FB7">
        <w:rPr>
          <w:rFonts w:ascii="Times" w:hAnsi="Times"/>
          <w:lang w:val="en-US"/>
        </w:rPr>
        <w:t xml:space="preserve">oint of </w:t>
      </w:r>
      <w:r w:rsidR="00DB0EAA">
        <w:rPr>
          <w:rFonts w:ascii="Times" w:hAnsi="Times"/>
          <w:lang w:val="en-US"/>
        </w:rPr>
        <w:t>V</w:t>
      </w:r>
      <w:r w:rsidR="00DC3BBA" w:rsidRPr="00166FB7">
        <w:rPr>
          <w:rFonts w:ascii="Times" w:hAnsi="Times"/>
          <w:lang w:val="en-US"/>
        </w:rPr>
        <w:t xml:space="preserve">iew of a </w:t>
      </w:r>
      <w:r w:rsidR="00DB0EAA">
        <w:rPr>
          <w:rFonts w:ascii="Times" w:hAnsi="Times"/>
          <w:lang w:val="en-US"/>
        </w:rPr>
        <w:t>F</w:t>
      </w:r>
      <w:r w:rsidR="00DC3BBA" w:rsidRPr="00166FB7">
        <w:rPr>
          <w:rFonts w:ascii="Times" w:hAnsi="Times"/>
          <w:lang w:val="en-US"/>
        </w:rPr>
        <w:t xml:space="preserve">ictional </w:t>
      </w:r>
      <w:r w:rsidR="00DB0EAA">
        <w:rPr>
          <w:rFonts w:ascii="Times" w:hAnsi="Times"/>
          <w:lang w:val="en-US"/>
        </w:rPr>
        <w:t>C</w:t>
      </w:r>
      <w:r w:rsidR="00DC3BBA" w:rsidRPr="00166FB7">
        <w:rPr>
          <w:rFonts w:ascii="Times" w:hAnsi="Times"/>
          <w:lang w:val="en-US"/>
        </w:rPr>
        <w:t>haracter</w:t>
      </w:r>
    </w:p>
    <w:p w14:paraId="19BEBFF7" w14:textId="42623DAD" w:rsidR="001928D5" w:rsidRPr="00166FB7" w:rsidRDefault="001928D5" w:rsidP="002A18CA">
      <w:pPr>
        <w:ind w:firstLine="720"/>
        <w:rPr>
          <w:rFonts w:ascii="Times" w:hAnsi="Times"/>
          <w:lang w:val="en-US"/>
        </w:rPr>
      </w:pPr>
      <w:r>
        <w:rPr>
          <w:rFonts w:ascii="Times" w:hAnsi="Times"/>
          <w:lang w:val="en-US"/>
        </w:rPr>
        <w:t>(</w:t>
      </w:r>
      <w:r w:rsidR="002A18CA">
        <w:rPr>
          <w:rFonts w:ascii="Times" w:hAnsi="Times"/>
          <w:lang w:val="en-US"/>
        </w:rPr>
        <w:t xml:space="preserve">Picture: </w:t>
      </w:r>
      <w:r>
        <w:rPr>
          <w:rFonts w:ascii="Times" w:hAnsi="Times"/>
          <w:lang w:val="en-US"/>
        </w:rPr>
        <w:t>Story Arc)</w:t>
      </w:r>
    </w:p>
    <w:p w14:paraId="01BD4CB2" w14:textId="2DB3FFFE" w:rsidR="00C50813" w:rsidRDefault="00C50813">
      <w:pPr>
        <w:rPr>
          <w:rFonts w:ascii="Times" w:hAnsi="Times"/>
          <w:lang w:val="en-US"/>
        </w:rPr>
      </w:pPr>
      <w:r w:rsidRPr="00166FB7">
        <w:rPr>
          <w:rFonts w:ascii="Times" w:hAnsi="Times"/>
          <w:lang w:val="en-US"/>
        </w:rPr>
        <w:t xml:space="preserve">6. Essay 6: </w:t>
      </w:r>
      <w:r w:rsidR="00166FB7" w:rsidRPr="00166FB7">
        <w:rPr>
          <w:rFonts w:ascii="Times" w:hAnsi="Times"/>
          <w:lang w:val="en-US"/>
        </w:rPr>
        <w:t>Analyzing Literature: Noticing the Author’s Choices in</w:t>
      </w:r>
      <w:r w:rsidRPr="00166FB7">
        <w:rPr>
          <w:rFonts w:ascii="Times" w:hAnsi="Times"/>
          <w:lang w:val="en-US"/>
        </w:rPr>
        <w:t xml:space="preserve"> “How the Leopard Got </w:t>
      </w:r>
      <w:r w:rsidR="00166FB7" w:rsidRPr="00166FB7">
        <w:rPr>
          <w:rFonts w:ascii="Times" w:hAnsi="Times"/>
          <w:lang w:val="en-US"/>
        </w:rPr>
        <w:t>His</w:t>
      </w:r>
      <w:r w:rsidRPr="00166FB7">
        <w:rPr>
          <w:rFonts w:ascii="Times" w:hAnsi="Times"/>
          <w:lang w:val="en-US"/>
        </w:rPr>
        <w:t xml:space="preserve"> Spots”</w:t>
      </w:r>
      <w:r w:rsidR="00166FB7" w:rsidRPr="00166FB7">
        <w:rPr>
          <w:rFonts w:ascii="Times" w:hAnsi="Times"/>
          <w:lang w:val="en-US"/>
        </w:rPr>
        <w:t xml:space="preserve"> by Rudyard Kipling</w:t>
      </w:r>
    </w:p>
    <w:p w14:paraId="6D708C83" w14:textId="18D764EC" w:rsidR="001928D5" w:rsidRPr="00166FB7" w:rsidRDefault="001928D5" w:rsidP="002A18CA">
      <w:pPr>
        <w:ind w:firstLine="720"/>
        <w:rPr>
          <w:rFonts w:ascii="Times" w:hAnsi="Times"/>
          <w:lang w:val="en-US"/>
        </w:rPr>
      </w:pPr>
      <w:r>
        <w:rPr>
          <w:rFonts w:ascii="Times" w:hAnsi="Times"/>
          <w:lang w:val="en-US"/>
        </w:rPr>
        <w:t>(</w:t>
      </w:r>
      <w:r w:rsidR="002A18CA">
        <w:rPr>
          <w:rFonts w:ascii="Times" w:hAnsi="Times"/>
          <w:lang w:val="en-US"/>
        </w:rPr>
        <w:t xml:space="preserve">Picture: </w:t>
      </w:r>
      <w:r>
        <w:rPr>
          <w:rFonts w:ascii="Times" w:hAnsi="Times"/>
          <w:lang w:val="en-US"/>
        </w:rPr>
        <w:t>Story Arc)</w:t>
      </w:r>
    </w:p>
    <w:p w14:paraId="54ACB2DE" w14:textId="3C3E66BB" w:rsidR="00C50813" w:rsidRPr="00166FB7" w:rsidRDefault="00C50813">
      <w:pPr>
        <w:rPr>
          <w:rFonts w:ascii="Times" w:hAnsi="Times"/>
          <w:lang w:val="en-US"/>
        </w:rPr>
      </w:pPr>
      <w:r w:rsidRPr="00166FB7">
        <w:rPr>
          <w:rFonts w:ascii="Times" w:hAnsi="Times"/>
          <w:lang w:val="en-US"/>
        </w:rPr>
        <w:t>7. Essay 7: Narrative Worksheet</w:t>
      </w:r>
      <w:r w:rsidR="00C023F6">
        <w:rPr>
          <w:rFonts w:ascii="Times" w:hAnsi="Times"/>
          <w:lang w:val="en-US"/>
        </w:rPr>
        <w:t>: Short Story</w:t>
      </w:r>
    </w:p>
    <w:p w14:paraId="2CFE6B07" w14:textId="0CDCCEC6" w:rsidR="00C50813" w:rsidRDefault="00C50813">
      <w:pPr>
        <w:rPr>
          <w:rFonts w:ascii="Times" w:hAnsi="Times"/>
          <w:lang w:val="en-US"/>
        </w:rPr>
      </w:pPr>
      <w:r w:rsidRPr="00166FB7">
        <w:rPr>
          <w:rFonts w:ascii="Times" w:hAnsi="Times"/>
          <w:lang w:val="en-US"/>
        </w:rPr>
        <w:t>8. Essay 8: Letter to Captain</w:t>
      </w:r>
    </w:p>
    <w:p w14:paraId="0DF53E1A" w14:textId="77777777" w:rsidR="00DB0EAA" w:rsidRDefault="00DB0EAA" w:rsidP="00DB0EAA">
      <w:pPr>
        <w:jc w:val="center"/>
        <w:rPr>
          <w:rFonts w:ascii="Times" w:hAnsi="Times"/>
          <w:lang w:val="en-US"/>
        </w:rPr>
      </w:pPr>
    </w:p>
    <w:p w14:paraId="61839884" w14:textId="3365F602" w:rsidR="00DB0EAA" w:rsidRDefault="00DB0EAA" w:rsidP="00DB0EAA">
      <w:pPr>
        <w:jc w:val="center"/>
        <w:rPr>
          <w:rFonts w:ascii="Times" w:hAnsi="Times"/>
          <w:b/>
          <w:bCs/>
          <w:sz w:val="28"/>
          <w:szCs w:val="28"/>
          <w:lang w:val="en-US"/>
        </w:rPr>
      </w:pPr>
      <w:r w:rsidRPr="00DB0EAA">
        <w:rPr>
          <w:rFonts w:ascii="Times" w:hAnsi="Times"/>
          <w:b/>
          <w:bCs/>
          <w:sz w:val="28"/>
          <w:szCs w:val="28"/>
          <w:lang w:val="en-US"/>
        </w:rPr>
        <w:t>II</w:t>
      </w:r>
    </w:p>
    <w:p w14:paraId="699B8025" w14:textId="77777777" w:rsidR="002A18CA" w:rsidRDefault="002A18CA" w:rsidP="00DB0EAA">
      <w:pPr>
        <w:jc w:val="center"/>
        <w:rPr>
          <w:rFonts w:ascii="Times" w:hAnsi="Times"/>
          <w:b/>
          <w:bCs/>
          <w:sz w:val="28"/>
          <w:szCs w:val="28"/>
          <w:lang w:val="en-US"/>
        </w:rPr>
      </w:pPr>
    </w:p>
    <w:p w14:paraId="55550CC0" w14:textId="687DD619" w:rsidR="00C50813" w:rsidRDefault="00C50813" w:rsidP="00DB0EAA">
      <w:pPr>
        <w:jc w:val="center"/>
        <w:rPr>
          <w:rFonts w:ascii="Times" w:hAnsi="Times"/>
          <w:b/>
          <w:bCs/>
          <w:sz w:val="28"/>
          <w:szCs w:val="28"/>
          <w:lang w:val="en-US"/>
        </w:rPr>
      </w:pPr>
      <w:r w:rsidRPr="001928D5">
        <w:rPr>
          <w:rFonts w:ascii="Times" w:hAnsi="Times"/>
          <w:b/>
          <w:bCs/>
          <w:sz w:val="28"/>
          <w:szCs w:val="28"/>
          <w:lang w:val="en-US"/>
        </w:rPr>
        <w:t>Journal</w:t>
      </w:r>
      <w:r w:rsidR="001928D5">
        <w:rPr>
          <w:rFonts w:ascii="Times" w:hAnsi="Times"/>
          <w:b/>
          <w:bCs/>
          <w:sz w:val="28"/>
          <w:szCs w:val="28"/>
          <w:lang w:val="en-US"/>
        </w:rPr>
        <w:t xml:space="preserve"> Entries</w:t>
      </w:r>
    </w:p>
    <w:p w14:paraId="3E8B775E" w14:textId="77777777" w:rsidR="002A18CA" w:rsidRPr="001928D5" w:rsidRDefault="002A18CA" w:rsidP="00DB0EAA">
      <w:pPr>
        <w:jc w:val="center"/>
        <w:rPr>
          <w:rFonts w:ascii="Times" w:hAnsi="Times"/>
          <w:b/>
          <w:bCs/>
          <w:sz w:val="28"/>
          <w:szCs w:val="28"/>
          <w:lang w:val="en-US"/>
        </w:rPr>
      </w:pPr>
    </w:p>
    <w:p w14:paraId="6AB3CAF0" w14:textId="4EB3D623" w:rsidR="00C50813" w:rsidRPr="00166FB7" w:rsidRDefault="00C50813">
      <w:pPr>
        <w:rPr>
          <w:rFonts w:ascii="Times" w:hAnsi="Times"/>
          <w:lang w:val="en-US"/>
        </w:rPr>
      </w:pPr>
      <w:r w:rsidRPr="00166FB7">
        <w:rPr>
          <w:rFonts w:ascii="Times" w:hAnsi="Times"/>
          <w:lang w:val="en-US"/>
        </w:rPr>
        <w:t>1.</w:t>
      </w:r>
      <w:r w:rsidR="00DC3BBA" w:rsidRPr="00166FB7">
        <w:rPr>
          <w:rFonts w:ascii="Times" w:hAnsi="Times"/>
          <w:lang w:val="en-US"/>
        </w:rPr>
        <w:t xml:space="preserve"> Do you enjoy writing? Why or why not?</w:t>
      </w:r>
    </w:p>
    <w:p w14:paraId="7673239A" w14:textId="5B977EFA" w:rsidR="00C50813" w:rsidRPr="00166FB7" w:rsidRDefault="00C50813">
      <w:pPr>
        <w:rPr>
          <w:rFonts w:ascii="Times" w:hAnsi="Times"/>
          <w:lang w:val="en-US"/>
        </w:rPr>
      </w:pPr>
      <w:r w:rsidRPr="00166FB7">
        <w:rPr>
          <w:rFonts w:ascii="Times" w:hAnsi="Times"/>
          <w:lang w:val="en-US"/>
        </w:rPr>
        <w:t>2.</w:t>
      </w:r>
      <w:r w:rsidR="00DC3BBA" w:rsidRPr="00166FB7">
        <w:rPr>
          <w:rFonts w:ascii="Times" w:hAnsi="Times"/>
          <w:lang w:val="en-US"/>
        </w:rPr>
        <w:t xml:space="preserve"> What is the one thing that you want to change about yourself?</w:t>
      </w:r>
    </w:p>
    <w:p w14:paraId="15783CF9" w14:textId="3A2CA761" w:rsidR="00C50813" w:rsidRPr="00166FB7" w:rsidRDefault="00C50813">
      <w:pPr>
        <w:rPr>
          <w:rFonts w:ascii="Times" w:hAnsi="Times"/>
          <w:lang w:val="en-US"/>
        </w:rPr>
      </w:pPr>
      <w:r w:rsidRPr="00166FB7">
        <w:rPr>
          <w:rFonts w:ascii="Times" w:hAnsi="Times"/>
          <w:lang w:val="en-US"/>
        </w:rPr>
        <w:t>3.</w:t>
      </w:r>
      <w:r w:rsidR="00DC3BBA" w:rsidRPr="00166FB7">
        <w:rPr>
          <w:rFonts w:ascii="Times" w:hAnsi="Times"/>
          <w:lang w:val="en-US"/>
        </w:rPr>
        <w:t xml:space="preserve"> What unexpected thing happened to you recently? Why?</w:t>
      </w:r>
    </w:p>
    <w:p w14:paraId="11070758" w14:textId="522F60C9" w:rsidR="00C50813" w:rsidRPr="00166FB7" w:rsidRDefault="00C50813">
      <w:pPr>
        <w:rPr>
          <w:rFonts w:ascii="Times" w:hAnsi="Times"/>
          <w:lang w:val="en-US"/>
        </w:rPr>
      </w:pPr>
      <w:r w:rsidRPr="00166FB7">
        <w:rPr>
          <w:rFonts w:ascii="Times" w:hAnsi="Times"/>
          <w:lang w:val="en-US"/>
        </w:rPr>
        <w:t>4.</w:t>
      </w:r>
      <w:r w:rsidR="00DC3BBA" w:rsidRPr="00166FB7">
        <w:rPr>
          <w:rFonts w:ascii="Times" w:hAnsi="Times"/>
          <w:lang w:val="en-US"/>
        </w:rPr>
        <w:t xml:space="preserve"> What are three reasons why the global pandemic is good?</w:t>
      </w:r>
    </w:p>
    <w:p w14:paraId="190EDC67" w14:textId="70B5FA89" w:rsidR="00C50813" w:rsidRPr="00166FB7" w:rsidRDefault="00C50813">
      <w:pPr>
        <w:rPr>
          <w:rFonts w:ascii="Times" w:hAnsi="Times"/>
          <w:lang w:val="en-US"/>
        </w:rPr>
      </w:pPr>
      <w:r w:rsidRPr="00166FB7">
        <w:rPr>
          <w:rFonts w:ascii="Times" w:hAnsi="Times"/>
          <w:lang w:val="en-US"/>
        </w:rPr>
        <w:t>5.</w:t>
      </w:r>
      <w:r w:rsidR="00DC3BBA" w:rsidRPr="00166FB7">
        <w:rPr>
          <w:rFonts w:ascii="Times" w:hAnsi="Times"/>
          <w:lang w:val="en-US"/>
        </w:rPr>
        <w:t xml:space="preserve"> Write a </w:t>
      </w:r>
      <w:r w:rsidR="00D32B2A" w:rsidRPr="00166FB7">
        <w:rPr>
          <w:rFonts w:ascii="Times" w:hAnsi="Times"/>
          <w:lang w:val="en-US"/>
        </w:rPr>
        <w:t>200-300-word</w:t>
      </w:r>
      <w:r w:rsidR="00DC3BBA" w:rsidRPr="00166FB7">
        <w:rPr>
          <w:rFonts w:ascii="Times" w:hAnsi="Times"/>
          <w:lang w:val="en-US"/>
        </w:rPr>
        <w:t xml:space="preserve"> summary </w:t>
      </w:r>
      <w:r w:rsidR="00166FB7">
        <w:rPr>
          <w:rFonts w:ascii="Times" w:hAnsi="Times"/>
          <w:lang w:val="en-US"/>
        </w:rPr>
        <w:t xml:space="preserve">of the article </w:t>
      </w:r>
      <w:r w:rsidR="00DC3BBA" w:rsidRPr="00166FB7">
        <w:rPr>
          <w:rFonts w:ascii="Times" w:hAnsi="Times"/>
          <w:lang w:val="en-US"/>
        </w:rPr>
        <w:t>using at least three direct quotes.</w:t>
      </w:r>
    </w:p>
    <w:p w14:paraId="6EF53081" w14:textId="32C1E5F5" w:rsidR="00C50813" w:rsidRPr="00166FB7" w:rsidRDefault="00C50813">
      <w:pPr>
        <w:rPr>
          <w:rFonts w:ascii="Times" w:hAnsi="Times"/>
          <w:lang w:val="en-US"/>
        </w:rPr>
      </w:pPr>
      <w:r w:rsidRPr="00166FB7">
        <w:rPr>
          <w:rFonts w:ascii="Times" w:hAnsi="Times"/>
          <w:lang w:val="en-US"/>
        </w:rPr>
        <w:t>6.</w:t>
      </w:r>
      <w:r w:rsidR="00DC3BBA" w:rsidRPr="00166FB7">
        <w:rPr>
          <w:rFonts w:ascii="Times" w:hAnsi="Times"/>
          <w:lang w:val="en-US"/>
        </w:rPr>
        <w:t xml:space="preserve"> </w:t>
      </w:r>
      <w:r w:rsidR="00166FB7">
        <w:rPr>
          <w:rFonts w:ascii="Times" w:hAnsi="Times"/>
          <w:lang w:val="en-US"/>
        </w:rPr>
        <w:t>Write y</w:t>
      </w:r>
      <w:r w:rsidR="00DC3BBA" w:rsidRPr="00166FB7">
        <w:rPr>
          <w:rFonts w:ascii="Times" w:hAnsi="Times"/>
          <w:lang w:val="en-US"/>
        </w:rPr>
        <w:t>our opinion of the situation. Do you agree or disagree</w:t>
      </w:r>
      <w:r w:rsidR="00166FB7">
        <w:rPr>
          <w:rFonts w:ascii="Times" w:hAnsi="Times"/>
          <w:lang w:val="en-US"/>
        </w:rPr>
        <w:t xml:space="preserve"> with the writer</w:t>
      </w:r>
      <w:r w:rsidR="00DC3BBA" w:rsidRPr="00166FB7">
        <w:rPr>
          <w:rFonts w:ascii="Times" w:hAnsi="Times"/>
          <w:lang w:val="en-US"/>
        </w:rPr>
        <w:t>? Why?</w:t>
      </w:r>
    </w:p>
    <w:p w14:paraId="1C7E9629" w14:textId="24A58783" w:rsidR="00C50813" w:rsidRPr="00166FB7" w:rsidRDefault="00C50813">
      <w:pPr>
        <w:rPr>
          <w:rFonts w:ascii="Times" w:hAnsi="Times"/>
          <w:lang w:val="en-US"/>
        </w:rPr>
      </w:pPr>
      <w:r w:rsidRPr="00166FB7">
        <w:rPr>
          <w:rFonts w:ascii="Times" w:hAnsi="Times"/>
          <w:lang w:val="en-US"/>
        </w:rPr>
        <w:t>7.</w:t>
      </w:r>
      <w:r w:rsidR="00DC3BBA" w:rsidRPr="00166FB7">
        <w:rPr>
          <w:rFonts w:ascii="Times" w:hAnsi="Times"/>
          <w:lang w:val="en-US"/>
        </w:rPr>
        <w:t xml:space="preserve"> What character traits are most important to you? Why?</w:t>
      </w:r>
    </w:p>
    <w:p w14:paraId="446D398F" w14:textId="6A3EFF67" w:rsidR="00C50813" w:rsidRPr="00166FB7" w:rsidRDefault="00C50813">
      <w:pPr>
        <w:rPr>
          <w:rFonts w:ascii="Times" w:hAnsi="Times"/>
          <w:lang w:val="en-US"/>
        </w:rPr>
      </w:pPr>
      <w:r w:rsidRPr="00166FB7">
        <w:rPr>
          <w:rFonts w:ascii="Times" w:hAnsi="Times"/>
          <w:lang w:val="en-US"/>
        </w:rPr>
        <w:t>8.</w:t>
      </w:r>
      <w:r w:rsidR="00DC3BBA" w:rsidRPr="00166FB7">
        <w:rPr>
          <w:rFonts w:ascii="Times" w:hAnsi="Times"/>
          <w:lang w:val="en-US"/>
        </w:rPr>
        <w:t xml:space="preserve"> Why do some people struggle to do the right thing?</w:t>
      </w:r>
    </w:p>
    <w:p w14:paraId="629B9DAF" w14:textId="5DC7375D" w:rsidR="00C50813" w:rsidRPr="00166FB7" w:rsidRDefault="00C50813">
      <w:pPr>
        <w:rPr>
          <w:rFonts w:ascii="Times" w:hAnsi="Times"/>
          <w:lang w:val="en-US"/>
        </w:rPr>
      </w:pPr>
      <w:r w:rsidRPr="00166FB7">
        <w:rPr>
          <w:rFonts w:ascii="Times" w:hAnsi="Times"/>
          <w:lang w:val="en-US"/>
        </w:rPr>
        <w:t>9.</w:t>
      </w:r>
      <w:r w:rsidR="00DC3BBA" w:rsidRPr="00166FB7">
        <w:rPr>
          <w:rFonts w:ascii="Times" w:hAnsi="Times"/>
          <w:lang w:val="en-US"/>
        </w:rPr>
        <w:t xml:space="preserve"> What does it mean to have integrity?</w:t>
      </w:r>
    </w:p>
    <w:p w14:paraId="34E6E2A1" w14:textId="6CA451EB" w:rsidR="00C50813" w:rsidRPr="00166FB7" w:rsidRDefault="00C50813">
      <w:pPr>
        <w:rPr>
          <w:rFonts w:ascii="Times" w:hAnsi="Times"/>
          <w:lang w:val="en-US"/>
        </w:rPr>
      </w:pPr>
      <w:r w:rsidRPr="00166FB7">
        <w:rPr>
          <w:rFonts w:ascii="Times" w:hAnsi="Times"/>
          <w:lang w:val="en-US"/>
        </w:rPr>
        <w:t>10.</w:t>
      </w:r>
      <w:r w:rsidR="00DC3BBA" w:rsidRPr="00166FB7">
        <w:rPr>
          <w:rFonts w:ascii="Times" w:hAnsi="Times"/>
          <w:lang w:val="en-US"/>
        </w:rPr>
        <w:t xml:space="preserve"> What is the hardest lesson you’ve ever had to learn? Why?</w:t>
      </w:r>
    </w:p>
    <w:p w14:paraId="609C14FC" w14:textId="036C2F57" w:rsidR="00C50813" w:rsidRPr="00166FB7" w:rsidRDefault="00C50813">
      <w:pPr>
        <w:rPr>
          <w:rFonts w:ascii="Times" w:hAnsi="Times"/>
          <w:lang w:val="en-US"/>
        </w:rPr>
      </w:pPr>
      <w:r w:rsidRPr="00166FB7">
        <w:rPr>
          <w:rFonts w:ascii="Times" w:hAnsi="Times"/>
          <w:lang w:val="en-US"/>
        </w:rPr>
        <w:t>11.</w:t>
      </w:r>
      <w:r w:rsidR="00DC3BBA" w:rsidRPr="00166FB7">
        <w:rPr>
          <w:rFonts w:ascii="Times" w:hAnsi="Times"/>
          <w:lang w:val="en-US"/>
        </w:rPr>
        <w:t xml:space="preserve"> What is your favorite way to show your individuality? Why?</w:t>
      </w:r>
    </w:p>
    <w:p w14:paraId="2765618A" w14:textId="17446623" w:rsidR="00C50813" w:rsidRPr="00166FB7" w:rsidRDefault="00C50813">
      <w:pPr>
        <w:rPr>
          <w:rFonts w:ascii="Times" w:hAnsi="Times"/>
          <w:lang w:val="en-US"/>
        </w:rPr>
      </w:pPr>
      <w:r w:rsidRPr="00166FB7">
        <w:rPr>
          <w:rFonts w:ascii="Times" w:hAnsi="Times"/>
          <w:lang w:val="en-US"/>
        </w:rPr>
        <w:t>12.</w:t>
      </w:r>
      <w:r w:rsidR="00DC3BBA" w:rsidRPr="00166FB7">
        <w:rPr>
          <w:rFonts w:ascii="Times" w:hAnsi="Times"/>
          <w:lang w:val="en-US"/>
        </w:rPr>
        <w:t xml:space="preserve"> If you could take home any animal from the zoo as a pet, which would you choose?</w:t>
      </w:r>
    </w:p>
    <w:p w14:paraId="360F036A" w14:textId="7CB6058C" w:rsidR="00DC3BBA" w:rsidRPr="00166FB7" w:rsidRDefault="00DC3BBA">
      <w:pPr>
        <w:rPr>
          <w:rFonts w:ascii="Times" w:hAnsi="Times"/>
          <w:lang w:val="en-US"/>
        </w:rPr>
      </w:pPr>
      <w:r w:rsidRPr="00166FB7">
        <w:rPr>
          <w:rFonts w:ascii="Times" w:hAnsi="Times"/>
          <w:lang w:val="en-US"/>
        </w:rPr>
        <w:t>13. What is your favorite way to show your individuality?</w:t>
      </w:r>
    </w:p>
    <w:p w14:paraId="6DFFD98C" w14:textId="0E218856" w:rsidR="00DC3BBA" w:rsidRPr="00166FB7" w:rsidRDefault="00DC3BBA">
      <w:pPr>
        <w:rPr>
          <w:rFonts w:ascii="Times" w:hAnsi="Times"/>
          <w:lang w:val="en-US"/>
        </w:rPr>
      </w:pPr>
      <w:r w:rsidRPr="00166FB7">
        <w:rPr>
          <w:rFonts w:ascii="Times" w:hAnsi="Times"/>
          <w:lang w:val="en-US"/>
        </w:rPr>
        <w:t xml:space="preserve">14. </w:t>
      </w:r>
      <w:r w:rsidR="00166FB7" w:rsidRPr="00166FB7">
        <w:rPr>
          <w:rFonts w:ascii="Times" w:hAnsi="Times"/>
          <w:lang w:val="en-US"/>
        </w:rPr>
        <w:t>Who is your hero? What inspires you about this person?</w:t>
      </w:r>
    </w:p>
    <w:p w14:paraId="3777FD5F" w14:textId="539FB4E1" w:rsidR="00166FB7" w:rsidRDefault="00166FB7">
      <w:pPr>
        <w:rPr>
          <w:rFonts w:ascii="Times" w:hAnsi="Times"/>
          <w:lang w:val="en-US"/>
        </w:rPr>
      </w:pPr>
    </w:p>
    <w:p w14:paraId="30EB0384" w14:textId="42F2A862" w:rsidR="00166FB7" w:rsidRDefault="00166FB7">
      <w:pPr>
        <w:rPr>
          <w:rFonts w:ascii="Times" w:hAnsi="Times"/>
          <w:lang w:val="en-US"/>
        </w:rPr>
      </w:pPr>
    </w:p>
    <w:p w14:paraId="723291BD" w14:textId="190DED35" w:rsidR="00166FB7" w:rsidRDefault="00166FB7">
      <w:pPr>
        <w:rPr>
          <w:rFonts w:ascii="Times" w:hAnsi="Times"/>
          <w:lang w:val="en-US"/>
        </w:rPr>
      </w:pPr>
    </w:p>
    <w:p w14:paraId="4651D34F" w14:textId="4C245B5C" w:rsidR="00166FB7" w:rsidRDefault="00166FB7">
      <w:pPr>
        <w:rPr>
          <w:rFonts w:ascii="Times" w:hAnsi="Times"/>
          <w:lang w:val="en-US"/>
        </w:rPr>
      </w:pPr>
    </w:p>
    <w:p w14:paraId="29D1B436" w14:textId="6CFB42A6" w:rsidR="00166FB7" w:rsidRDefault="00166FB7">
      <w:pPr>
        <w:rPr>
          <w:rFonts w:ascii="Times" w:hAnsi="Times"/>
          <w:lang w:val="en-US"/>
        </w:rPr>
      </w:pPr>
    </w:p>
    <w:p w14:paraId="7E38BBA2" w14:textId="61833441" w:rsidR="00166FB7" w:rsidRDefault="00166FB7">
      <w:pPr>
        <w:rPr>
          <w:rFonts w:ascii="Times" w:hAnsi="Times"/>
          <w:lang w:val="en-US"/>
        </w:rPr>
      </w:pPr>
    </w:p>
    <w:p w14:paraId="01788BF1" w14:textId="089D465D" w:rsidR="00166FB7" w:rsidRDefault="00166FB7">
      <w:pPr>
        <w:rPr>
          <w:rFonts w:ascii="Times" w:hAnsi="Times"/>
          <w:lang w:val="en-US"/>
        </w:rPr>
      </w:pPr>
    </w:p>
    <w:p w14:paraId="14A11EE7" w14:textId="042B3CFB" w:rsidR="00166FB7" w:rsidRDefault="00166FB7">
      <w:pPr>
        <w:rPr>
          <w:rFonts w:ascii="Times" w:hAnsi="Times"/>
          <w:lang w:val="en-US"/>
        </w:rPr>
      </w:pPr>
    </w:p>
    <w:p w14:paraId="3CFDEB1E" w14:textId="7431C0BA" w:rsidR="00166FB7" w:rsidRDefault="00166FB7">
      <w:pPr>
        <w:rPr>
          <w:rFonts w:ascii="Times" w:hAnsi="Times"/>
          <w:lang w:val="en-US"/>
        </w:rPr>
      </w:pPr>
    </w:p>
    <w:p w14:paraId="2080A8A6" w14:textId="77777777" w:rsidR="00DB0EAA" w:rsidRDefault="00DB0EAA" w:rsidP="00DB0EAA">
      <w:pPr>
        <w:jc w:val="center"/>
        <w:rPr>
          <w:rFonts w:ascii="Times" w:hAnsi="Times"/>
          <w:color w:val="4472C4" w:themeColor="accent1"/>
          <w:lang w:val="en-US"/>
        </w:rPr>
      </w:pPr>
    </w:p>
    <w:p w14:paraId="02D2BDE0" w14:textId="77777777" w:rsidR="00DB0EAA" w:rsidRDefault="00DB0EAA" w:rsidP="00DB0EAA">
      <w:pPr>
        <w:jc w:val="center"/>
        <w:rPr>
          <w:rFonts w:ascii="Times" w:hAnsi="Times"/>
          <w:color w:val="4472C4" w:themeColor="accent1"/>
          <w:lang w:val="en-US"/>
        </w:rPr>
      </w:pPr>
    </w:p>
    <w:p w14:paraId="69CAFE7C" w14:textId="77777777" w:rsidR="00DB0EAA" w:rsidRDefault="00DB0EAA" w:rsidP="00DB0EAA">
      <w:pPr>
        <w:jc w:val="center"/>
        <w:rPr>
          <w:rFonts w:ascii="Times" w:hAnsi="Times"/>
          <w:color w:val="4472C4" w:themeColor="accent1"/>
          <w:lang w:val="en-US"/>
        </w:rPr>
      </w:pPr>
    </w:p>
    <w:p w14:paraId="2B91B929" w14:textId="77777777" w:rsidR="00DB0EAA" w:rsidRDefault="00DB0EAA" w:rsidP="00DB0EAA">
      <w:pPr>
        <w:jc w:val="center"/>
        <w:rPr>
          <w:rFonts w:ascii="Times" w:hAnsi="Times"/>
          <w:color w:val="4472C4" w:themeColor="accent1"/>
          <w:lang w:val="en-US"/>
        </w:rPr>
      </w:pPr>
    </w:p>
    <w:p w14:paraId="3ADEF407" w14:textId="77777777" w:rsidR="00DB0EAA" w:rsidRDefault="00DB0EAA" w:rsidP="00DB0EAA">
      <w:pPr>
        <w:jc w:val="center"/>
        <w:rPr>
          <w:rFonts w:ascii="Times" w:hAnsi="Times"/>
          <w:b/>
          <w:bCs/>
          <w:color w:val="4472C4" w:themeColor="accent1"/>
          <w:sz w:val="32"/>
          <w:szCs w:val="32"/>
          <w:lang w:val="en-US"/>
        </w:rPr>
      </w:pPr>
    </w:p>
    <w:p w14:paraId="1644734F" w14:textId="77777777" w:rsidR="00DB0EAA" w:rsidRDefault="00DB0EAA" w:rsidP="00DB0EAA">
      <w:pPr>
        <w:jc w:val="center"/>
        <w:rPr>
          <w:rFonts w:ascii="Times" w:hAnsi="Times"/>
          <w:b/>
          <w:bCs/>
          <w:color w:val="4472C4" w:themeColor="accent1"/>
          <w:sz w:val="32"/>
          <w:szCs w:val="32"/>
          <w:lang w:val="en-US"/>
        </w:rPr>
      </w:pPr>
    </w:p>
    <w:p w14:paraId="5B084B1B" w14:textId="77777777" w:rsidR="00DB0EAA" w:rsidRDefault="00DB0EAA" w:rsidP="00DB0EAA">
      <w:pPr>
        <w:jc w:val="center"/>
        <w:rPr>
          <w:rFonts w:ascii="Times" w:hAnsi="Times"/>
          <w:b/>
          <w:bCs/>
          <w:color w:val="4472C4" w:themeColor="accent1"/>
          <w:sz w:val="32"/>
          <w:szCs w:val="32"/>
          <w:lang w:val="en-US"/>
        </w:rPr>
      </w:pPr>
    </w:p>
    <w:p w14:paraId="15B3990F" w14:textId="77777777" w:rsidR="00DB0EAA" w:rsidRDefault="00DB0EAA" w:rsidP="00DB0EAA">
      <w:pPr>
        <w:jc w:val="center"/>
        <w:rPr>
          <w:rFonts w:ascii="Times" w:hAnsi="Times"/>
          <w:b/>
          <w:bCs/>
          <w:color w:val="4472C4" w:themeColor="accent1"/>
          <w:sz w:val="32"/>
          <w:szCs w:val="32"/>
          <w:lang w:val="en-US"/>
        </w:rPr>
      </w:pPr>
    </w:p>
    <w:p w14:paraId="26038A8D" w14:textId="77777777" w:rsidR="00DB0EAA" w:rsidRDefault="00DB0EAA" w:rsidP="00DB0EAA">
      <w:pPr>
        <w:jc w:val="center"/>
        <w:rPr>
          <w:rFonts w:ascii="Times" w:hAnsi="Times"/>
          <w:b/>
          <w:bCs/>
          <w:color w:val="4472C4" w:themeColor="accent1"/>
          <w:sz w:val="32"/>
          <w:szCs w:val="32"/>
          <w:lang w:val="en-US"/>
        </w:rPr>
      </w:pPr>
    </w:p>
    <w:p w14:paraId="70E707BE" w14:textId="77777777" w:rsidR="00DB0EAA" w:rsidRDefault="00DB0EAA" w:rsidP="00DB0EAA">
      <w:pPr>
        <w:jc w:val="center"/>
        <w:rPr>
          <w:rFonts w:ascii="Times" w:hAnsi="Times"/>
          <w:b/>
          <w:bCs/>
          <w:color w:val="4472C4" w:themeColor="accent1"/>
          <w:sz w:val="32"/>
          <w:szCs w:val="32"/>
          <w:lang w:val="en-US"/>
        </w:rPr>
      </w:pPr>
    </w:p>
    <w:p w14:paraId="6A20F546" w14:textId="77777777" w:rsidR="00DB0EAA" w:rsidRDefault="00DB0EAA" w:rsidP="00DB0EAA">
      <w:pPr>
        <w:jc w:val="center"/>
        <w:rPr>
          <w:rFonts w:ascii="Times" w:hAnsi="Times"/>
          <w:b/>
          <w:bCs/>
          <w:color w:val="4472C4" w:themeColor="accent1"/>
          <w:sz w:val="32"/>
          <w:szCs w:val="32"/>
          <w:lang w:val="en-US"/>
        </w:rPr>
      </w:pPr>
    </w:p>
    <w:p w14:paraId="0D6E8095" w14:textId="77777777" w:rsidR="00DB0EAA" w:rsidRDefault="00DB0EAA" w:rsidP="00DB0EAA">
      <w:pPr>
        <w:jc w:val="center"/>
        <w:rPr>
          <w:rFonts w:ascii="Times" w:hAnsi="Times"/>
          <w:b/>
          <w:bCs/>
          <w:color w:val="4472C4" w:themeColor="accent1"/>
          <w:sz w:val="32"/>
          <w:szCs w:val="32"/>
          <w:lang w:val="en-US"/>
        </w:rPr>
      </w:pPr>
    </w:p>
    <w:p w14:paraId="63479B29" w14:textId="2E489052" w:rsidR="00DB0EAA" w:rsidRPr="00DB0EAA" w:rsidRDefault="00DB0EAA" w:rsidP="00DB0EAA">
      <w:pPr>
        <w:jc w:val="center"/>
        <w:rPr>
          <w:rFonts w:ascii="Times" w:hAnsi="Times"/>
          <w:b/>
          <w:bCs/>
          <w:color w:val="000000" w:themeColor="text1"/>
          <w:sz w:val="32"/>
          <w:szCs w:val="32"/>
          <w:lang w:val="en-US"/>
        </w:rPr>
      </w:pPr>
      <w:r w:rsidRPr="00DB0EAA">
        <w:rPr>
          <w:rFonts w:ascii="Times" w:hAnsi="Times"/>
          <w:b/>
          <w:bCs/>
          <w:color w:val="000000" w:themeColor="text1"/>
          <w:sz w:val="32"/>
          <w:szCs w:val="32"/>
          <w:lang w:val="en-US"/>
        </w:rPr>
        <w:t>I</w:t>
      </w:r>
    </w:p>
    <w:p w14:paraId="4D18553A" w14:textId="77777777" w:rsidR="00DB0EAA" w:rsidRPr="00DB0EAA" w:rsidRDefault="00DB0EAA" w:rsidP="00DB0EAA">
      <w:pPr>
        <w:jc w:val="center"/>
        <w:rPr>
          <w:rFonts w:ascii="Times" w:hAnsi="Times"/>
          <w:b/>
          <w:bCs/>
          <w:color w:val="000000" w:themeColor="text1"/>
          <w:sz w:val="32"/>
          <w:szCs w:val="32"/>
          <w:lang w:val="en-US"/>
        </w:rPr>
      </w:pPr>
    </w:p>
    <w:p w14:paraId="398A6A09" w14:textId="440E9A5D" w:rsidR="00DB0EAA" w:rsidRPr="00DB0EAA" w:rsidRDefault="002A18CA" w:rsidP="00DB0EAA">
      <w:pPr>
        <w:jc w:val="center"/>
        <w:rPr>
          <w:rFonts w:ascii="Times" w:hAnsi="Times"/>
          <w:b/>
          <w:bCs/>
          <w:color w:val="000000" w:themeColor="text1"/>
          <w:sz w:val="32"/>
          <w:szCs w:val="32"/>
          <w:lang w:val="en-US"/>
        </w:rPr>
      </w:pPr>
      <w:r>
        <w:rPr>
          <w:rFonts w:ascii="Times" w:hAnsi="Times"/>
          <w:b/>
          <w:bCs/>
          <w:color w:val="000000" w:themeColor="text1"/>
          <w:sz w:val="32"/>
          <w:szCs w:val="32"/>
          <w:lang w:val="en-US"/>
        </w:rPr>
        <w:t>Essays</w:t>
      </w:r>
    </w:p>
    <w:p w14:paraId="24C68A15" w14:textId="77777777" w:rsidR="00DB0EAA" w:rsidRDefault="00DB0EAA" w:rsidP="00DB0EAA">
      <w:pPr>
        <w:rPr>
          <w:rFonts w:ascii="Times" w:hAnsi="Times"/>
          <w:color w:val="4472C4" w:themeColor="accent1"/>
          <w:lang w:val="en-US"/>
        </w:rPr>
      </w:pPr>
      <w:r>
        <w:rPr>
          <w:rFonts w:ascii="Times" w:hAnsi="Times"/>
          <w:color w:val="4472C4" w:themeColor="accent1"/>
          <w:lang w:val="en-US"/>
        </w:rPr>
        <w:t xml:space="preserve"> </w:t>
      </w:r>
    </w:p>
    <w:p w14:paraId="39227D70" w14:textId="77777777" w:rsidR="00DB0EAA" w:rsidRDefault="00DB0EAA" w:rsidP="00DB0EAA">
      <w:pPr>
        <w:rPr>
          <w:rFonts w:ascii="Times" w:hAnsi="Times"/>
          <w:color w:val="4472C4" w:themeColor="accent1"/>
          <w:lang w:val="en-US"/>
        </w:rPr>
      </w:pPr>
    </w:p>
    <w:p w14:paraId="12E47BCE" w14:textId="77777777" w:rsidR="00DB0EAA" w:rsidRDefault="00DB0EAA" w:rsidP="00DB0EAA">
      <w:pPr>
        <w:rPr>
          <w:rFonts w:ascii="Times" w:hAnsi="Times"/>
          <w:color w:val="4472C4" w:themeColor="accent1"/>
          <w:lang w:val="en-US"/>
        </w:rPr>
      </w:pPr>
    </w:p>
    <w:p w14:paraId="33BB8FD0" w14:textId="698AF4F6" w:rsidR="00166FB7" w:rsidRPr="00166FB7" w:rsidRDefault="00166FB7" w:rsidP="00DB0EAA">
      <w:pPr>
        <w:rPr>
          <w:rFonts w:ascii="Times" w:hAnsi="Times"/>
          <w:color w:val="4472C4" w:themeColor="accent1"/>
          <w:lang w:val="en-US"/>
        </w:rPr>
      </w:pPr>
      <w:r>
        <w:rPr>
          <w:rFonts w:ascii="Times" w:hAnsi="Times"/>
          <w:color w:val="4472C4" w:themeColor="accent1"/>
          <w:lang w:val="en-US"/>
        </w:rPr>
        <w:t>[</w:t>
      </w:r>
      <w:r w:rsidRPr="00166FB7">
        <w:rPr>
          <w:rFonts w:ascii="Times" w:hAnsi="Times"/>
          <w:color w:val="4472C4" w:themeColor="accent1"/>
          <w:lang w:val="en-US"/>
        </w:rPr>
        <w:t>Essay 1: My Crazy Day: Draft 1</w:t>
      </w:r>
      <w:r>
        <w:rPr>
          <w:rFonts w:ascii="Times" w:hAnsi="Times"/>
          <w:color w:val="4472C4" w:themeColor="accent1"/>
          <w:lang w:val="en-US"/>
        </w:rPr>
        <w:t>]</w:t>
      </w:r>
    </w:p>
    <w:p w14:paraId="4764EC14" w14:textId="77777777" w:rsidR="00A550F3" w:rsidRDefault="00A550F3" w:rsidP="00A550F3">
      <w:pPr>
        <w:jc w:val="center"/>
        <w:rPr>
          <w:rFonts w:ascii="Arial" w:eastAsia="宋体" w:hAnsi="Arial" w:cs="Arial"/>
          <w:b/>
          <w:bCs/>
          <w:color w:val="000000"/>
          <w:sz w:val="21"/>
          <w:szCs w:val="21"/>
          <w:lang w:val="en-US" w:bidi="ar-SA"/>
        </w:rPr>
      </w:pPr>
    </w:p>
    <w:p w14:paraId="3DB6C7A7" w14:textId="39CEA38B" w:rsidR="00A550F3" w:rsidRPr="00370D69" w:rsidRDefault="00A550F3" w:rsidP="00A550F3">
      <w:pPr>
        <w:jc w:val="center"/>
        <w:rPr>
          <w:rFonts w:ascii="Arial" w:eastAsia="宋体" w:hAnsi="Arial" w:cs="Arial"/>
          <w:b/>
          <w:bCs/>
          <w:color w:val="000000"/>
          <w:sz w:val="21"/>
          <w:szCs w:val="21"/>
          <w:lang w:val="en-US" w:bidi="ar-SA"/>
        </w:rPr>
      </w:pPr>
      <w:r w:rsidRPr="00370D69">
        <w:rPr>
          <w:rFonts w:ascii="Arial" w:eastAsia="宋体" w:hAnsi="Arial" w:cs="Arial"/>
          <w:b/>
          <w:bCs/>
          <w:color w:val="000000"/>
          <w:sz w:val="21"/>
          <w:szCs w:val="21"/>
          <w:lang w:val="en-US" w:bidi="ar-SA"/>
        </w:rPr>
        <w:t>My Crazy Day</w:t>
      </w:r>
    </w:p>
    <w:p w14:paraId="28162F2E" w14:textId="77777777" w:rsidR="00A550F3" w:rsidRPr="00370D69" w:rsidRDefault="00A550F3" w:rsidP="00A550F3">
      <w:pPr>
        <w:spacing w:before="100" w:beforeAutospacing="1" w:after="100" w:afterAutospacing="1"/>
        <w:rPr>
          <w:rFonts w:ascii="Arial" w:eastAsia="宋体" w:hAnsi="Arial" w:cs="Arial"/>
          <w:color w:val="000000"/>
          <w:szCs w:val="24"/>
          <w:lang w:val="en-US" w:bidi="ar-SA"/>
        </w:rPr>
      </w:pPr>
      <w:r w:rsidRPr="00370D69">
        <w:rPr>
          <w:rFonts w:ascii="Arial" w:eastAsia="宋体" w:hAnsi="Arial" w:cs="Arial"/>
          <w:color w:val="000000"/>
          <w:szCs w:val="24"/>
          <w:lang w:val="en-US" w:bidi="ar-SA"/>
        </w:rPr>
        <w:t>Last summer vacation, I had a crazy day.</w:t>
      </w:r>
    </w:p>
    <w:p w14:paraId="761CC58F" w14:textId="77777777" w:rsidR="00A550F3" w:rsidRPr="00370D69" w:rsidRDefault="00A550F3" w:rsidP="00A550F3">
      <w:pPr>
        <w:spacing w:before="100" w:beforeAutospacing="1" w:after="100" w:afterAutospacing="1"/>
        <w:rPr>
          <w:rFonts w:ascii="Arial" w:eastAsia="宋体" w:hAnsi="Arial" w:cs="Arial"/>
          <w:color w:val="000000"/>
          <w:szCs w:val="24"/>
          <w:lang w:val="en-US" w:bidi="ar-SA"/>
        </w:rPr>
      </w:pPr>
      <w:r w:rsidRPr="00370D69">
        <w:rPr>
          <w:rFonts w:ascii="Arial" w:eastAsia="宋体" w:hAnsi="Arial" w:cs="Arial"/>
          <w:color w:val="000000"/>
          <w:szCs w:val="24"/>
          <w:lang w:val="en-US" w:bidi="ar-SA"/>
        </w:rPr>
        <w:t xml:space="preserve">On vacation, I usually go to the Office Building and study with my friend. We always do our homework and read books, sometimes we play games, too. That day was no exception. I called her and I went to the Office Building to wait her. Then, she </w:t>
      </w:r>
      <w:proofErr w:type="spellStart"/>
      <w:proofErr w:type="gramStart"/>
      <w:r w:rsidRPr="00370D69">
        <w:rPr>
          <w:rFonts w:ascii="Arial" w:eastAsia="宋体" w:hAnsi="Arial" w:cs="Arial"/>
          <w:color w:val="000000"/>
          <w:szCs w:val="24"/>
          <w:lang w:val="en-US" w:bidi="ar-SA"/>
        </w:rPr>
        <w:t>came,we</w:t>
      </w:r>
      <w:proofErr w:type="spellEnd"/>
      <w:proofErr w:type="gramEnd"/>
      <w:r w:rsidRPr="00370D69">
        <w:rPr>
          <w:rFonts w:ascii="Arial" w:eastAsia="宋体" w:hAnsi="Arial" w:cs="Arial"/>
          <w:color w:val="000000"/>
          <w:szCs w:val="24"/>
          <w:lang w:val="en-US" w:bidi="ar-SA"/>
        </w:rPr>
        <w:t xml:space="preserve"> started doing our homework.</w:t>
      </w:r>
    </w:p>
    <w:p w14:paraId="48D3F496" w14:textId="4EC6783D" w:rsidR="00A550F3" w:rsidRPr="00370D69" w:rsidRDefault="00A550F3" w:rsidP="00A550F3">
      <w:pPr>
        <w:spacing w:before="100" w:beforeAutospacing="1" w:after="100" w:afterAutospacing="1"/>
        <w:rPr>
          <w:rFonts w:ascii="Arial" w:eastAsia="宋体" w:hAnsi="Arial" w:cs="Arial"/>
          <w:color w:val="000000"/>
          <w:szCs w:val="24"/>
          <w:lang w:val="en-US" w:bidi="ar-SA"/>
        </w:rPr>
      </w:pPr>
      <w:r w:rsidRPr="00370D69">
        <w:rPr>
          <w:rFonts w:ascii="Arial" w:eastAsia="宋体" w:hAnsi="Arial" w:cs="Arial"/>
          <w:color w:val="000000"/>
          <w:szCs w:val="24"/>
          <w:lang w:val="en-US" w:bidi="ar-SA"/>
        </w:rPr>
        <w:t xml:space="preserve">The room was very quiet. I can even </w:t>
      </w:r>
      <w:r w:rsidR="00D32B2A" w:rsidRPr="00370D69">
        <w:rPr>
          <w:rFonts w:ascii="Arial" w:eastAsia="宋体" w:hAnsi="Arial" w:cs="Arial"/>
          <w:color w:val="000000"/>
          <w:szCs w:val="24"/>
          <w:lang w:val="en-US" w:bidi="ar-SA"/>
        </w:rPr>
        <w:t>hear</w:t>
      </w:r>
      <w:r w:rsidRPr="00370D69">
        <w:rPr>
          <w:rFonts w:ascii="Arial" w:eastAsia="宋体" w:hAnsi="Arial" w:cs="Arial"/>
          <w:color w:val="000000"/>
          <w:szCs w:val="24"/>
          <w:lang w:val="en-US" w:bidi="ar-SA"/>
        </w:rPr>
        <w:t xml:space="preserve"> our breath, and the rustle of writing. The blue sky disappeared, replaced by dark clouds. The big wind blew the trees swing, and make whirring sound. “Hey!” I broke the silent: “Huh?” She looked up at me. “I think it will be rain”. I pointed outside and said. “Oh!” She put down her pen. “It will be okay.” “Yeah, maybe it’s only light rain.” I replied. We started studying again.</w:t>
      </w:r>
    </w:p>
    <w:p w14:paraId="065AFF3A" w14:textId="77777777" w:rsidR="00A550F3" w:rsidRPr="00370D69" w:rsidRDefault="00A550F3" w:rsidP="00A550F3">
      <w:pPr>
        <w:spacing w:before="100" w:beforeAutospacing="1" w:after="100" w:afterAutospacing="1"/>
        <w:rPr>
          <w:rFonts w:ascii="Arial" w:eastAsia="宋体" w:hAnsi="Arial" w:cs="Arial"/>
          <w:color w:val="000000"/>
          <w:szCs w:val="24"/>
          <w:lang w:val="en-US" w:bidi="ar-SA"/>
        </w:rPr>
      </w:pPr>
      <w:r w:rsidRPr="00370D69">
        <w:rPr>
          <w:rFonts w:ascii="Arial" w:eastAsia="宋体" w:hAnsi="Arial" w:cs="Arial"/>
          <w:color w:val="000000"/>
          <w:szCs w:val="24"/>
          <w:lang w:val="en-US" w:bidi="ar-SA"/>
        </w:rPr>
        <w:t xml:space="preserve">The wind blew harder and harder. The clouds went black, even we were in the room. I can still </w:t>
      </w:r>
      <w:proofErr w:type="gramStart"/>
      <w:r w:rsidRPr="00370D69">
        <w:rPr>
          <w:rFonts w:ascii="Arial" w:eastAsia="宋体" w:hAnsi="Arial" w:cs="Arial"/>
          <w:color w:val="000000"/>
          <w:szCs w:val="24"/>
          <w:lang w:val="en-US" w:bidi="ar-SA"/>
        </w:rPr>
        <w:t>felt</w:t>
      </w:r>
      <w:proofErr w:type="gramEnd"/>
      <w:r w:rsidRPr="00370D69">
        <w:rPr>
          <w:rFonts w:ascii="Arial" w:eastAsia="宋体" w:hAnsi="Arial" w:cs="Arial"/>
          <w:color w:val="000000"/>
          <w:szCs w:val="24"/>
          <w:lang w:val="en-US" w:bidi="ar-SA"/>
        </w:rPr>
        <w:t xml:space="preserve"> cold. All of a sudden. There were crackling from outside. Bean-size raindrops were falling from the sky, dancing and shouting. They hitting on the ground, trees, buildings and umbrellas. We both look up. “Oh no.” My friend gasped, “I have </w:t>
      </w:r>
      <w:proofErr w:type="gramStart"/>
      <w:r w:rsidRPr="00370D69">
        <w:rPr>
          <w:rFonts w:ascii="Arial" w:eastAsia="宋体" w:hAnsi="Arial" w:cs="Arial"/>
          <w:color w:val="000000"/>
          <w:szCs w:val="24"/>
          <w:lang w:val="en-US" w:bidi="ar-SA"/>
        </w:rPr>
        <w:t>a</w:t>
      </w:r>
      <w:proofErr w:type="gramEnd"/>
      <w:r w:rsidRPr="00370D69">
        <w:rPr>
          <w:rFonts w:ascii="Arial" w:eastAsia="宋体" w:hAnsi="Arial" w:cs="Arial"/>
          <w:color w:val="000000"/>
          <w:szCs w:val="24"/>
          <w:lang w:val="en-US" w:bidi="ar-SA"/>
        </w:rPr>
        <w:t xml:space="preserve"> umbrella.” I said quickly. “But I don’t have an umbrella!” She clapped her head. “Well then, we can use mine together!” I said happily. We need to go to the restaurant to have lunch at noon. “Maybe, we can wait here till the rain small.” She said hopefully. I think it’s a great idea so we keep studying.</w:t>
      </w:r>
    </w:p>
    <w:p w14:paraId="6BFE1AA7" w14:textId="77777777" w:rsidR="00A550F3" w:rsidRPr="00370D69" w:rsidRDefault="00A550F3" w:rsidP="00A550F3">
      <w:pPr>
        <w:spacing w:before="100" w:beforeAutospacing="1" w:after="100" w:afterAutospacing="1"/>
        <w:rPr>
          <w:rFonts w:ascii="Arial" w:eastAsia="宋体" w:hAnsi="Arial" w:cs="Arial"/>
          <w:color w:val="000000"/>
          <w:szCs w:val="24"/>
          <w:lang w:val="en-US" w:bidi="ar-SA"/>
        </w:rPr>
      </w:pPr>
      <w:r w:rsidRPr="00370D69">
        <w:rPr>
          <w:rFonts w:ascii="Arial" w:eastAsia="宋体" w:hAnsi="Arial" w:cs="Arial"/>
          <w:color w:val="000000"/>
          <w:szCs w:val="24"/>
          <w:lang w:val="en-US" w:bidi="ar-SA"/>
        </w:rPr>
        <w:lastRenderedPageBreak/>
        <w:t>However, we found the rain didn’t have any sign to stop, we were very hungry, so we must go to the restaurant now, under the rain.</w:t>
      </w:r>
    </w:p>
    <w:p w14:paraId="0E51568E" w14:textId="77777777" w:rsidR="00A550F3" w:rsidRPr="00370D69" w:rsidRDefault="00A550F3" w:rsidP="00A550F3">
      <w:pPr>
        <w:spacing w:before="100" w:beforeAutospacing="1" w:after="100" w:afterAutospacing="1"/>
        <w:rPr>
          <w:rFonts w:ascii="Arial" w:eastAsia="宋体" w:hAnsi="Arial" w:cs="Arial"/>
          <w:color w:val="000000"/>
          <w:szCs w:val="24"/>
          <w:lang w:val="en-US" w:bidi="ar-SA"/>
        </w:rPr>
      </w:pPr>
      <w:r w:rsidRPr="00370D69">
        <w:rPr>
          <w:rFonts w:ascii="Arial" w:eastAsia="宋体" w:hAnsi="Arial" w:cs="Arial"/>
          <w:color w:val="000000"/>
          <w:szCs w:val="24"/>
          <w:lang w:val="en-US" w:bidi="ar-SA"/>
        </w:rPr>
        <w:t>We packed our things and went out. The world was different. Everything under the sky were gray and foggy. I feel I can touch the cloud because they were so close to us. The wind stroked our face, cold and comfortable. “Come on!” I opened my umbrella and waved to my friend.</w:t>
      </w:r>
    </w:p>
    <w:p w14:paraId="61724FFD" w14:textId="77777777" w:rsidR="00A550F3" w:rsidRPr="00370D69" w:rsidRDefault="00A550F3" w:rsidP="00A550F3">
      <w:pPr>
        <w:spacing w:before="100" w:beforeAutospacing="1" w:after="100" w:afterAutospacing="1"/>
        <w:rPr>
          <w:rFonts w:ascii="Arial" w:eastAsia="宋体" w:hAnsi="Arial" w:cs="Arial"/>
          <w:color w:val="000000"/>
          <w:szCs w:val="24"/>
          <w:lang w:val="en-US" w:bidi="ar-SA"/>
        </w:rPr>
      </w:pPr>
      <w:r w:rsidRPr="00370D69">
        <w:rPr>
          <w:rFonts w:ascii="Arial" w:eastAsia="宋体" w:hAnsi="Arial" w:cs="Arial"/>
          <w:color w:val="000000"/>
          <w:szCs w:val="24"/>
          <w:lang w:val="en-US" w:bidi="ar-SA"/>
        </w:rPr>
        <w:t xml:space="preserve">We carrying the heavy schoolbag, holding the umbrella, and had to avoid puddles. The raindrop chuckled and jumping on our clothes, two of us were too big that the umbrella can’t cover the rain for us. Our shoes were full of water, and our pants were </w:t>
      </w:r>
      <w:proofErr w:type="gramStart"/>
      <w:r w:rsidRPr="00370D69">
        <w:rPr>
          <w:rFonts w:ascii="Arial" w:eastAsia="宋体" w:hAnsi="Arial" w:cs="Arial"/>
          <w:color w:val="000000"/>
          <w:szCs w:val="24"/>
          <w:lang w:val="en-US" w:bidi="ar-SA"/>
        </w:rPr>
        <w:t>get</w:t>
      </w:r>
      <w:proofErr w:type="gramEnd"/>
      <w:r w:rsidRPr="00370D69">
        <w:rPr>
          <w:rFonts w:ascii="Arial" w:eastAsia="宋体" w:hAnsi="Arial" w:cs="Arial"/>
          <w:color w:val="000000"/>
          <w:szCs w:val="24"/>
          <w:lang w:val="en-US" w:bidi="ar-SA"/>
        </w:rPr>
        <w:t xml:space="preserve"> wet to the skin, too. I’m so worried about my books and homework, because my schoolbag was too big that it was already out of the umbrella! My shoes creaked on the ground. I felt uncomfortable at all! It was terrible!</w:t>
      </w:r>
    </w:p>
    <w:p w14:paraId="797384E8" w14:textId="77777777" w:rsidR="00A550F3" w:rsidRPr="00370D69" w:rsidRDefault="00A550F3" w:rsidP="00A550F3">
      <w:pPr>
        <w:spacing w:before="100" w:beforeAutospacing="1" w:after="100" w:afterAutospacing="1"/>
        <w:rPr>
          <w:rFonts w:ascii="Arial" w:eastAsia="宋体" w:hAnsi="Arial" w:cs="Arial"/>
          <w:color w:val="000000"/>
          <w:szCs w:val="24"/>
          <w:lang w:val="en-US" w:bidi="ar-SA"/>
        </w:rPr>
      </w:pPr>
      <w:r w:rsidRPr="00370D69">
        <w:rPr>
          <w:rFonts w:ascii="Arial" w:eastAsia="宋体" w:hAnsi="Arial" w:cs="Arial"/>
          <w:color w:val="000000"/>
          <w:szCs w:val="24"/>
          <w:lang w:val="en-US" w:bidi="ar-SA"/>
        </w:rPr>
        <w:t>We speeded up the pace and tried to get the restaurant more quickly. Then, more and more water seeped in my shoes, my friend was complaining too. However, we can only move on now and keep going.</w:t>
      </w:r>
    </w:p>
    <w:p w14:paraId="5FBEBCFA" w14:textId="77777777" w:rsidR="00A550F3" w:rsidRPr="00370D69" w:rsidRDefault="00A550F3" w:rsidP="00A550F3">
      <w:pPr>
        <w:spacing w:before="100" w:beforeAutospacing="1" w:after="100" w:afterAutospacing="1"/>
        <w:rPr>
          <w:rFonts w:ascii="Arial" w:eastAsia="宋体" w:hAnsi="Arial" w:cs="Arial"/>
          <w:color w:val="000000"/>
          <w:szCs w:val="24"/>
          <w:lang w:val="en-US" w:bidi="ar-SA"/>
        </w:rPr>
      </w:pPr>
      <w:r w:rsidRPr="00370D69">
        <w:rPr>
          <w:rFonts w:ascii="Arial" w:eastAsia="宋体" w:hAnsi="Arial" w:cs="Arial"/>
          <w:color w:val="000000"/>
          <w:szCs w:val="24"/>
          <w:lang w:val="en-US" w:bidi="ar-SA"/>
        </w:rPr>
        <w:t>Finally, we got there. We are too tired, but now, we have to find a bathroom. We took off our shoes and socks, got some papers and cleaned our foot. We also used the paper to dry our socks. I can tell that was really fun!</w:t>
      </w:r>
    </w:p>
    <w:p w14:paraId="56E4217C" w14:textId="5CA0FA15" w:rsidR="00166FB7" w:rsidRDefault="00A550F3">
      <w:pPr>
        <w:rPr>
          <w:rFonts w:ascii="Arial" w:eastAsia="等线" w:hAnsi="Arial" w:cs="Arial"/>
          <w:color w:val="000000"/>
          <w:szCs w:val="24"/>
          <w:lang w:val="en-US" w:bidi="ar-SA"/>
        </w:rPr>
      </w:pPr>
      <w:r w:rsidRPr="00370D69">
        <w:rPr>
          <w:rFonts w:ascii="Arial" w:eastAsia="等线" w:hAnsi="Arial" w:cs="Arial"/>
          <w:color w:val="000000"/>
          <w:szCs w:val="24"/>
          <w:lang w:val="en-US" w:bidi="ar-SA"/>
        </w:rPr>
        <w:t>We laughed and busy on drying our clothes, then we had a great lunch. I think that day was crazy but fun. Though the rain was not friendly, it was still an unforgettable experience. A rainy day, running under the rain with my friend and drying our clothes. It was a crazy day!</w:t>
      </w:r>
    </w:p>
    <w:p w14:paraId="26A6ED6B" w14:textId="080D0DB1" w:rsidR="00D25096" w:rsidRPr="000A196A" w:rsidRDefault="00D25096">
      <w:pPr>
        <w:rPr>
          <w:rFonts w:ascii="Arial" w:eastAsia="宋体" w:hAnsi="Arial" w:cs="Arial"/>
          <w:color w:val="000000"/>
          <w:szCs w:val="24"/>
          <w:lang w:val="en-US" w:bidi="ar-SA"/>
        </w:rPr>
      </w:pPr>
      <w:r>
        <w:rPr>
          <w:rFonts w:ascii="Arial" w:eastAsia="等线" w:hAnsi="Arial" w:cs="Arial" w:hint="eastAsia"/>
          <w:color w:val="000000"/>
          <w:szCs w:val="24"/>
          <w:lang w:val="en-US" w:bidi="ar-SA"/>
        </w:rPr>
        <w:t>W</w:t>
      </w:r>
      <w:r>
        <w:rPr>
          <w:rFonts w:ascii="Arial" w:eastAsia="等线" w:hAnsi="Arial" w:cs="Arial"/>
          <w:color w:val="000000"/>
          <w:szCs w:val="24"/>
          <w:lang w:val="en-US" w:bidi="ar-SA"/>
        </w:rPr>
        <w:t>ord Count: 549</w:t>
      </w:r>
    </w:p>
    <w:p w14:paraId="6717B63A" w14:textId="13B6B4FA" w:rsidR="00166FB7" w:rsidRDefault="00166FB7">
      <w:pPr>
        <w:rPr>
          <w:rFonts w:ascii="Times" w:hAnsi="Times"/>
          <w:lang w:val="en-US"/>
        </w:rPr>
      </w:pPr>
    </w:p>
    <w:p w14:paraId="1E2FE682" w14:textId="6BE17FD7" w:rsidR="00166FB7" w:rsidRPr="00166FB7" w:rsidRDefault="00166FB7" w:rsidP="00166FB7">
      <w:pPr>
        <w:rPr>
          <w:rFonts w:ascii="Times" w:hAnsi="Times"/>
          <w:color w:val="4472C4" w:themeColor="accent1"/>
          <w:lang w:val="en-US"/>
        </w:rPr>
      </w:pPr>
      <w:r>
        <w:rPr>
          <w:rFonts w:ascii="Times" w:hAnsi="Times"/>
          <w:color w:val="4472C4" w:themeColor="accent1"/>
          <w:lang w:val="en-US"/>
        </w:rPr>
        <w:t>[</w:t>
      </w:r>
      <w:r w:rsidRPr="00166FB7">
        <w:rPr>
          <w:rFonts w:ascii="Times" w:hAnsi="Times"/>
          <w:color w:val="4472C4" w:themeColor="accent1"/>
          <w:lang w:val="en-US"/>
        </w:rPr>
        <w:t xml:space="preserve">Essay 1: My Crazy Day: Draft </w:t>
      </w:r>
      <w:r>
        <w:rPr>
          <w:rFonts w:ascii="Times" w:hAnsi="Times"/>
          <w:color w:val="4472C4" w:themeColor="accent1"/>
          <w:lang w:val="en-US"/>
        </w:rPr>
        <w:t>2]</w:t>
      </w:r>
    </w:p>
    <w:p w14:paraId="21B4550F" w14:textId="6BD805B7" w:rsidR="00166FB7" w:rsidRDefault="00166FB7">
      <w:pPr>
        <w:rPr>
          <w:rFonts w:ascii="Times" w:hAnsi="Times"/>
          <w:lang w:val="en-US"/>
        </w:rPr>
      </w:pPr>
    </w:p>
    <w:p w14:paraId="30817F37" w14:textId="77777777" w:rsidR="000A196A" w:rsidRPr="000A196A" w:rsidRDefault="000A196A" w:rsidP="00504D7C">
      <w:pPr>
        <w:tabs>
          <w:tab w:val="left" w:pos="2766"/>
        </w:tabs>
        <w:spacing w:line="360" w:lineRule="auto"/>
        <w:jc w:val="center"/>
        <w:rPr>
          <w:rFonts w:ascii="Arial" w:hAnsi="Arial" w:cs="Arial"/>
          <w:b/>
          <w:bCs/>
          <w:szCs w:val="24"/>
        </w:rPr>
      </w:pPr>
      <w:r w:rsidRPr="000A196A">
        <w:rPr>
          <w:rFonts w:ascii="Arial" w:hAnsi="Arial" w:cs="Arial"/>
          <w:b/>
          <w:bCs/>
          <w:szCs w:val="24"/>
        </w:rPr>
        <w:t>My crazy day</w:t>
      </w:r>
    </w:p>
    <w:p w14:paraId="72FA319A" w14:textId="59FAB915" w:rsidR="000A196A" w:rsidRDefault="000A196A" w:rsidP="009233A4">
      <w:pPr>
        <w:rPr>
          <w:rFonts w:ascii="Arial" w:hAnsi="Arial" w:cs="Arial"/>
          <w:szCs w:val="24"/>
        </w:rPr>
      </w:pPr>
      <w:r w:rsidRPr="00533E9F">
        <w:rPr>
          <w:rFonts w:ascii="Arial" w:hAnsi="Arial" w:cs="Arial"/>
          <w:szCs w:val="24"/>
        </w:rPr>
        <w:t>Last summer vacation, I had a crazy day.</w:t>
      </w:r>
    </w:p>
    <w:p w14:paraId="029B42DC" w14:textId="77777777" w:rsidR="00504D7C" w:rsidRPr="00533E9F" w:rsidRDefault="00504D7C" w:rsidP="009233A4">
      <w:pPr>
        <w:rPr>
          <w:rFonts w:ascii="Arial" w:hAnsi="Arial" w:cs="Arial"/>
          <w:szCs w:val="24"/>
        </w:rPr>
      </w:pPr>
    </w:p>
    <w:p w14:paraId="034DCBDF" w14:textId="19609870" w:rsidR="000A196A" w:rsidRDefault="000A196A" w:rsidP="009233A4">
      <w:pPr>
        <w:rPr>
          <w:rFonts w:ascii="Arial" w:hAnsi="Arial" w:cs="Arial"/>
          <w:szCs w:val="24"/>
        </w:rPr>
      </w:pPr>
      <w:r w:rsidRPr="00533E9F">
        <w:rPr>
          <w:rFonts w:ascii="Arial" w:hAnsi="Arial" w:cs="Arial"/>
          <w:szCs w:val="24"/>
        </w:rPr>
        <w:t>On vacation, I usually go to the Office Building and study with my friend. We always do our homework and read books, somet</w:t>
      </w:r>
      <w:r w:rsidRPr="000A196A">
        <w:rPr>
          <w:rFonts w:ascii="Arial" w:hAnsi="Arial" w:cs="Arial"/>
          <w:szCs w:val="24"/>
        </w:rPr>
        <w:t>imes we play games, too. That day was no exception. I called her and I went to the Office Building to wait for her. We started doing our homework when she came.</w:t>
      </w:r>
    </w:p>
    <w:p w14:paraId="29C4C21B" w14:textId="77777777" w:rsidR="00504D7C" w:rsidRPr="000A196A" w:rsidRDefault="00504D7C" w:rsidP="009233A4">
      <w:pPr>
        <w:rPr>
          <w:rFonts w:ascii="Arial" w:hAnsi="Arial" w:cs="Arial"/>
          <w:szCs w:val="24"/>
        </w:rPr>
      </w:pPr>
    </w:p>
    <w:p w14:paraId="5A92E547" w14:textId="7C573FE0" w:rsidR="000A196A" w:rsidRDefault="000A196A" w:rsidP="009233A4">
      <w:pPr>
        <w:rPr>
          <w:rFonts w:ascii="Arial" w:hAnsi="Arial" w:cs="Arial"/>
          <w:szCs w:val="24"/>
        </w:rPr>
      </w:pPr>
      <w:r w:rsidRPr="000A196A">
        <w:rPr>
          <w:rFonts w:ascii="Arial" w:hAnsi="Arial" w:cs="Arial"/>
          <w:szCs w:val="24"/>
        </w:rPr>
        <w:t>The room was very quiet. I could even hear our breath, and the rustle of writing. The blue sky disappeared, replaced by dark clouds. The trees were swinging in wind, and made whirring sound. “Hey!” I broke the silence, “Huh?” She looked up at me. “I think it will rain, “I pointed outside and said. “Oh!” She put down her pen. “It will be okay.” “Yeah, maybe it’s only light rain.” I replied. We started studying again.</w:t>
      </w:r>
    </w:p>
    <w:p w14:paraId="3A3A6BD0" w14:textId="77777777" w:rsidR="00504D7C" w:rsidRPr="000A196A" w:rsidRDefault="00504D7C" w:rsidP="009233A4">
      <w:pPr>
        <w:rPr>
          <w:rFonts w:ascii="Arial" w:hAnsi="Arial" w:cs="Arial"/>
          <w:szCs w:val="24"/>
        </w:rPr>
      </w:pPr>
    </w:p>
    <w:p w14:paraId="5E87D8A6" w14:textId="77C4633B" w:rsidR="000A196A" w:rsidRDefault="000A196A" w:rsidP="009233A4">
      <w:pPr>
        <w:rPr>
          <w:rFonts w:ascii="Arial" w:hAnsi="Arial" w:cs="Arial"/>
          <w:szCs w:val="24"/>
        </w:rPr>
      </w:pPr>
      <w:r w:rsidRPr="000A196A">
        <w:rPr>
          <w:rFonts w:ascii="Arial" w:hAnsi="Arial" w:cs="Arial"/>
          <w:szCs w:val="24"/>
        </w:rPr>
        <w:t xml:space="preserve">The wind blew harder and harder. The clouds went </w:t>
      </w:r>
      <w:r w:rsidR="00D32B2A" w:rsidRPr="000A196A">
        <w:rPr>
          <w:rFonts w:ascii="Arial" w:hAnsi="Arial" w:cs="Arial"/>
          <w:szCs w:val="24"/>
        </w:rPr>
        <w:t>black, though</w:t>
      </w:r>
      <w:r w:rsidRPr="000A196A">
        <w:rPr>
          <w:rFonts w:ascii="Arial" w:hAnsi="Arial" w:cs="Arial"/>
          <w:szCs w:val="24"/>
        </w:rPr>
        <w:t xml:space="preserve"> we were in the room, I can still feel cold. All of a sudden, there was crackling from outside. Bean-size raindrops were falling from the sky, dancing and shouting. They hitting on the ground, trees, buildings and umbrellas. We both looked up. “Oh no,” my friend gasped, “I have </w:t>
      </w:r>
      <w:proofErr w:type="gramStart"/>
      <w:r w:rsidRPr="000A196A">
        <w:rPr>
          <w:rFonts w:ascii="Arial" w:hAnsi="Arial" w:cs="Arial"/>
          <w:szCs w:val="24"/>
        </w:rPr>
        <w:t>a</w:t>
      </w:r>
      <w:proofErr w:type="gramEnd"/>
      <w:r w:rsidRPr="000A196A">
        <w:rPr>
          <w:rFonts w:ascii="Arial" w:hAnsi="Arial" w:cs="Arial"/>
          <w:szCs w:val="24"/>
        </w:rPr>
        <w:t xml:space="preserve"> umbrella.” I said quickly. “But I don’t have an umbrella!” She </w:t>
      </w:r>
      <w:r w:rsidRPr="000A196A">
        <w:rPr>
          <w:rFonts w:ascii="Arial" w:hAnsi="Arial" w:cs="Arial"/>
          <w:szCs w:val="24"/>
        </w:rPr>
        <w:lastRenderedPageBreak/>
        <w:t>looked worried. “Well then, we can use mine together!” I said happily. We need to go to the restaurant to have lunch at noon. “Maybe, we can wait here till the rain get smaller,” she said hopefully. I thought that’s a great idea so we kept studying.</w:t>
      </w:r>
    </w:p>
    <w:p w14:paraId="147AAFC4" w14:textId="77777777" w:rsidR="00961404" w:rsidRPr="000A196A" w:rsidRDefault="00961404" w:rsidP="009233A4">
      <w:pPr>
        <w:rPr>
          <w:rFonts w:ascii="Arial" w:hAnsi="Arial" w:cs="Arial"/>
          <w:szCs w:val="24"/>
        </w:rPr>
      </w:pPr>
    </w:p>
    <w:p w14:paraId="3F40E78F" w14:textId="27FA0CBF" w:rsidR="000A196A" w:rsidRDefault="000A196A" w:rsidP="009233A4">
      <w:pPr>
        <w:rPr>
          <w:rFonts w:ascii="Arial" w:hAnsi="Arial" w:cs="Arial"/>
          <w:szCs w:val="24"/>
        </w:rPr>
      </w:pPr>
      <w:r w:rsidRPr="000A196A">
        <w:rPr>
          <w:rFonts w:ascii="Arial" w:hAnsi="Arial" w:cs="Arial"/>
          <w:szCs w:val="24"/>
        </w:rPr>
        <w:t xml:space="preserve">However, we found the rain didn’t have any sign of stopping. We were very hungry, so we have to go to the restaurant under the rain at </w:t>
      </w:r>
      <w:r w:rsidR="00961404" w:rsidRPr="000A196A">
        <w:rPr>
          <w:rFonts w:ascii="Arial" w:hAnsi="Arial" w:cs="Arial"/>
          <w:szCs w:val="24"/>
        </w:rPr>
        <w:t>once. We</w:t>
      </w:r>
      <w:r w:rsidRPr="000A196A">
        <w:rPr>
          <w:rFonts w:ascii="Arial" w:hAnsi="Arial" w:cs="Arial"/>
          <w:szCs w:val="24"/>
        </w:rPr>
        <w:t xml:space="preserve"> packed our things and went out. The world was different. Everything under the sky was </w:t>
      </w:r>
      <w:r w:rsidR="00961404" w:rsidRPr="000A196A">
        <w:rPr>
          <w:rFonts w:ascii="Arial" w:hAnsi="Arial" w:cs="Arial"/>
          <w:szCs w:val="24"/>
        </w:rPr>
        <w:t>grey</w:t>
      </w:r>
      <w:r w:rsidRPr="000A196A">
        <w:rPr>
          <w:rFonts w:ascii="Arial" w:hAnsi="Arial" w:cs="Arial"/>
          <w:szCs w:val="24"/>
        </w:rPr>
        <w:t xml:space="preserve"> and foggy. I felt I can touch the cloud because they were so close to us. The wind stroked our face, cold and comfortable. “Come on!” I opened my umbrella and waved to my friend.</w:t>
      </w:r>
    </w:p>
    <w:p w14:paraId="3E55F838" w14:textId="77777777" w:rsidR="00961404" w:rsidRPr="000A196A" w:rsidRDefault="00961404" w:rsidP="009233A4">
      <w:pPr>
        <w:rPr>
          <w:rFonts w:ascii="Arial" w:hAnsi="Arial" w:cs="Arial"/>
          <w:szCs w:val="24"/>
        </w:rPr>
      </w:pPr>
    </w:p>
    <w:p w14:paraId="38002A3F" w14:textId="3EC7D321" w:rsidR="000A196A" w:rsidRDefault="000A196A" w:rsidP="009233A4">
      <w:pPr>
        <w:rPr>
          <w:rFonts w:ascii="Arial" w:hAnsi="Arial" w:cs="Arial"/>
          <w:szCs w:val="24"/>
        </w:rPr>
      </w:pPr>
      <w:r w:rsidRPr="000A196A">
        <w:rPr>
          <w:rFonts w:ascii="Arial" w:hAnsi="Arial" w:cs="Arial"/>
          <w:szCs w:val="24"/>
        </w:rPr>
        <w:t>We carried the heavy schoolbag, held the umbrella, and had to avoid puddles. The raindrops were jumping on our clothes, two of us were so big that our arms were out of the umbrella. Our shoes were full of water, and our pants were wet to the skin, too. I was so worried about my books and homework, because my schoolbag was too big that it was already out of the umbrella! My shoes creaked on the ground. I felt uncomfortable at all! It was terrible!</w:t>
      </w:r>
    </w:p>
    <w:p w14:paraId="12FB675E" w14:textId="77777777" w:rsidR="00961404" w:rsidRPr="000A196A" w:rsidRDefault="00961404" w:rsidP="009233A4">
      <w:pPr>
        <w:rPr>
          <w:rFonts w:ascii="Arial" w:hAnsi="Arial" w:cs="Arial"/>
          <w:szCs w:val="24"/>
        </w:rPr>
      </w:pPr>
    </w:p>
    <w:p w14:paraId="79618FCB" w14:textId="51B93479" w:rsidR="000A196A" w:rsidRDefault="000A196A" w:rsidP="009233A4">
      <w:pPr>
        <w:rPr>
          <w:rFonts w:ascii="Arial" w:hAnsi="Arial" w:cs="Arial"/>
          <w:szCs w:val="24"/>
        </w:rPr>
      </w:pPr>
      <w:r w:rsidRPr="000A196A">
        <w:rPr>
          <w:rFonts w:ascii="Arial" w:hAnsi="Arial" w:cs="Arial"/>
          <w:szCs w:val="24"/>
        </w:rPr>
        <w:t>We tried to get the restaurant more quickly. Then, more and more water seeped in my shoes, my friend was complaining, too. However, we have to move on now and keep going.</w:t>
      </w:r>
    </w:p>
    <w:p w14:paraId="491EF00E" w14:textId="77777777" w:rsidR="00961404" w:rsidRPr="000A196A" w:rsidRDefault="00961404" w:rsidP="009233A4">
      <w:pPr>
        <w:rPr>
          <w:rFonts w:ascii="Arial" w:hAnsi="Arial" w:cs="Arial"/>
          <w:szCs w:val="24"/>
        </w:rPr>
      </w:pPr>
    </w:p>
    <w:p w14:paraId="2ED667F1" w14:textId="77777777" w:rsidR="000A196A" w:rsidRPr="000A196A" w:rsidRDefault="000A196A" w:rsidP="009233A4">
      <w:pPr>
        <w:rPr>
          <w:rFonts w:ascii="Arial" w:hAnsi="Arial" w:cs="Arial"/>
          <w:szCs w:val="24"/>
        </w:rPr>
      </w:pPr>
      <w:r w:rsidRPr="000A196A">
        <w:rPr>
          <w:rFonts w:ascii="Arial" w:hAnsi="Arial" w:cs="Arial"/>
          <w:szCs w:val="24"/>
        </w:rPr>
        <w:t>Finally, we got there. We were too tired, but we need to find a bathroom. We took off our shoes and socks, got some papers and cleaned our feet. We also used the paper to dry our socks. That was really fun!</w:t>
      </w:r>
    </w:p>
    <w:p w14:paraId="725E5281" w14:textId="0DF393E6" w:rsidR="000A196A" w:rsidRDefault="000A196A" w:rsidP="009233A4">
      <w:pPr>
        <w:rPr>
          <w:rFonts w:ascii="Arial" w:hAnsi="Arial" w:cs="Arial"/>
          <w:szCs w:val="24"/>
        </w:rPr>
      </w:pPr>
      <w:r w:rsidRPr="000A196A">
        <w:rPr>
          <w:rFonts w:ascii="Arial" w:hAnsi="Arial" w:cs="Arial"/>
          <w:szCs w:val="24"/>
        </w:rPr>
        <w:t>We laughed and dried our clothes, then we had a great lunch. I think that day was crazy but fun. Though the rain was not friendly, it was still an unforgettable experience. A rainy day, running under the rain with my friend and drying our clothes. It was a crazy day!</w:t>
      </w:r>
    </w:p>
    <w:p w14:paraId="547D86CA" w14:textId="6C75DE73" w:rsidR="00961404" w:rsidRDefault="00961404" w:rsidP="009233A4">
      <w:pPr>
        <w:rPr>
          <w:rFonts w:ascii="Arial" w:hAnsi="Arial" w:cs="Arial"/>
          <w:szCs w:val="24"/>
        </w:rPr>
      </w:pPr>
      <w:r>
        <w:rPr>
          <w:rFonts w:ascii="Arial" w:hAnsi="Arial" w:cs="Arial" w:hint="eastAsia"/>
          <w:szCs w:val="24"/>
        </w:rPr>
        <w:t>W</w:t>
      </w:r>
      <w:r>
        <w:rPr>
          <w:rFonts w:ascii="Arial" w:hAnsi="Arial" w:cs="Arial"/>
          <w:szCs w:val="24"/>
        </w:rPr>
        <w:t xml:space="preserve">ord Count: </w:t>
      </w:r>
      <w:r w:rsidR="00D25096">
        <w:rPr>
          <w:rFonts w:ascii="Arial" w:hAnsi="Arial" w:cs="Arial"/>
          <w:szCs w:val="24"/>
        </w:rPr>
        <w:t>550</w:t>
      </w:r>
    </w:p>
    <w:p w14:paraId="586A8126" w14:textId="77777777" w:rsidR="00E223AE" w:rsidRDefault="00E223AE">
      <w:pPr>
        <w:rPr>
          <w:rFonts w:ascii="Times" w:hAnsi="Times"/>
          <w:lang w:val="en-US"/>
        </w:rPr>
      </w:pPr>
    </w:p>
    <w:p w14:paraId="63498F7E" w14:textId="63952A0F" w:rsidR="00166FB7" w:rsidRDefault="00166FB7">
      <w:pPr>
        <w:rPr>
          <w:rFonts w:ascii="Times" w:hAnsi="Times"/>
          <w:color w:val="4472C4" w:themeColor="accent1"/>
          <w:lang w:val="en-US"/>
        </w:rPr>
      </w:pPr>
      <w:r w:rsidRPr="00166FB7">
        <w:rPr>
          <w:rFonts w:ascii="Times" w:hAnsi="Times"/>
          <w:color w:val="4472C4" w:themeColor="accent1"/>
          <w:lang w:val="en-US"/>
        </w:rPr>
        <w:t>[Essay 2: Mak</w:t>
      </w:r>
      <w:r w:rsidR="00FA1E82">
        <w:rPr>
          <w:rFonts w:ascii="Times" w:hAnsi="Times"/>
          <w:color w:val="4472C4" w:themeColor="accent1"/>
          <w:lang w:val="en-US"/>
        </w:rPr>
        <w:t>ing</w:t>
      </w:r>
      <w:r w:rsidRPr="00166FB7">
        <w:rPr>
          <w:rFonts w:ascii="Times" w:hAnsi="Times"/>
          <w:color w:val="4472C4" w:themeColor="accent1"/>
          <w:lang w:val="en-US"/>
        </w:rPr>
        <w:t xml:space="preserve"> a </w:t>
      </w:r>
      <w:r w:rsidR="002A18CA">
        <w:rPr>
          <w:rFonts w:ascii="Times" w:hAnsi="Times"/>
          <w:color w:val="4472C4" w:themeColor="accent1"/>
          <w:lang w:val="en-US"/>
        </w:rPr>
        <w:t>C</w:t>
      </w:r>
      <w:r w:rsidRPr="00166FB7">
        <w:rPr>
          <w:rFonts w:ascii="Times" w:hAnsi="Times"/>
          <w:color w:val="4472C4" w:themeColor="accent1"/>
          <w:lang w:val="en-US"/>
        </w:rPr>
        <w:t xml:space="preserve">laim </w:t>
      </w:r>
      <w:r w:rsidR="002A18CA">
        <w:rPr>
          <w:rFonts w:ascii="Times" w:hAnsi="Times"/>
          <w:color w:val="4472C4" w:themeColor="accent1"/>
          <w:lang w:val="en-US"/>
        </w:rPr>
        <w:t>A</w:t>
      </w:r>
      <w:r w:rsidRPr="00166FB7">
        <w:rPr>
          <w:rFonts w:ascii="Times" w:hAnsi="Times"/>
          <w:color w:val="4472C4" w:themeColor="accent1"/>
          <w:lang w:val="en-US"/>
        </w:rPr>
        <w:t xml:space="preserve">bout a </w:t>
      </w:r>
      <w:r w:rsidR="002A18CA">
        <w:rPr>
          <w:rFonts w:ascii="Times" w:hAnsi="Times"/>
          <w:color w:val="4472C4" w:themeColor="accent1"/>
          <w:lang w:val="en-US"/>
        </w:rPr>
        <w:t>H</w:t>
      </w:r>
      <w:r w:rsidRPr="00166FB7">
        <w:rPr>
          <w:rFonts w:ascii="Times" w:hAnsi="Times"/>
          <w:color w:val="4472C4" w:themeColor="accent1"/>
          <w:lang w:val="en-US"/>
        </w:rPr>
        <w:t xml:space="preserve">istorical </w:t>
      </w:r>
      <w:r w:rsidR="002A18CA">
        <w:rPr>
          <w:rFonts w:ascii="Times" w:hAnsi="Times"/>
          <w:color w:val="4472C4" w:themeColor="accent1"/>
          <w:lang w:val="en-US"/>
        </w:rPr>
        <w:t>E</w:t>
      </w:r>
      <w:r w:rsidRPr="00166FB7">
        <w:rPr>
          <w:rFonts w:ascii="Times" w:hAnsi="Times"/>
          <w:color w:val="4472C4" w:themeColor="accent1"/>
          <w:lang w:val="en-US"/>
        </w:rPr>
        <w:t>vent</w:t>
      </w:r>
      <w:r>
        <w:rPr>
          <w:rFonts w:ascii="Times" w:hAnsi="Times"/>
          <w:color w:val="4472C4" w:themeColor="accent1"/>
          <w:lang w:val="en-US"/>
        </w:rPr>
        <w:t>: Draft 1</w:t>
      </w:r>
      <w:r w:rsidRPr="00166FB7">
        <w:rPr>
          <w:rFonts w:ascii="Times" w:hAnsi="Times"/>
          <w:color w:val="4472C4" w:themeColor="accent1"/>
          <w:lang w:val="en-US"/>
        </w:rPr>
        <w:t>]</w:t>
      </w:r>
    </w:p>
    <w:p w14:paraId="16A1ACE8" w14:textId="5372EDE9" w:rsidR="00166FB7" w:rsidRDefault="00166FB7">
      <w:pPr>
        <w:rPr>
          <w:rFonts w:ascii="Times" w:hAnsi="Times"/>
          <w:color w:val="4472C4" w:themeColor="accent1"/>
          <w:lang w:val="en-US"/>
        </w:rPr>
      </w:pPr>
    </w:p>
    <w:p w14:paraId="3613E835" w14:textId="77777777" w:rsidR="00504D7C" w:rsidRDefault="00504D7C" w:rsidP="00504D7C">
      <w:pPr>
        <w:rPr>
          <w:rFonts w:ascii="Arial" w:hAnsi="Arial" w:cs="Arial"/>
          <w:szCs w:val="24"/>
        </w:rPr>
      </w:pPr>
    </w:p>
    <w:p w14:paraId="34C0060E" w14:textId="77777777" w:rsidR="00504D7C" w:rsidRPr="009233A4" w:rsidRDefault="00504D7C" w:rsidP="00504D7C">
      <w:pPr>
        <w:jc w:val="center"/>
        <w:rPr>
          <w:rFonts w:ascii="Arial" w:hAnsi="Arial" w:cs="Arial"/>
          <w:b/>
          <w:bCs/>
          <w:szCs w:val="24"/>
        </w:rPr>
      </w:pPr>
      <w:r w:rsidRPr="009233A4">
        <w:rPr>
          <w:rFonts w:ascii="Arial" w:hAnsi="Arial" w:cs="Arial"/>
          <w:b/>
          <w:bCs/>
          <w:szCs w:val="24"/>
        </w:rPr>
        <w:t>Hiding</w:t>
      </w:r>
    </w:p>
    <w:p w14:paraId="45B527E5" w14:textId="77777777" w:rsidR="00504D7C" w:rsidRPr="00504D7C" w:rsidRDefault="00504D7C" w:rsidP="00504D7C">
      <w:pPr>
        <w:rPr>
          <w:rFonts w:ascii="Arial" w:hAnsi="Arial" w:cs="Arial"/>
          <w:szCs w:val="24"/>
        </w:rPr>
      </w:pPr>
    </w:p>
    <w:p w14:paraId="51C849BE" w14:textId="77777777" w:rsidR="00504D7C" w:rsidRPr="00504D7C" w:rsidRDefault="00504D7C" w:rsidP="00504D7C">
      <w:pPr>
        <w:rPr>
          <w:rFonts w:ascii="Arial" w:hAnsi="Arial" w:cs="Arial"/>
          <w:szCs w:val="24"/>
        </w:rPr>
      </w:pPr>
      <w:r w:rsidRPr="00504D7C">
        <w:rPr>
          <w:rFonts w:ascii="Arial" w:hAnsi="Arial" w:cs="Arial"/>
          <w:szCs w:val="24"/>
        </w:rPr>
        <w:t xml:space="preserve">At the end of 2019, a novel </w:t>
      </w:r>
      <w:bookmarkStart w:id="1" w:name="_Hlk45984076"/>
      <w:r w:rsidRPr="00504D7C">
        <w:rPr>
          <w:rFonts w:ascii="Arial" w:hAnsi="Arial" w:cs="Arial"/>
          <w:szCs w:val="24"/>
        </w:rPr>
        <w:t>coronavirus</w:t>
      </w:r>
      <w:bookmarkEnd w:id="1"/>
      <w:r w:rsidRPr="00504D7C">
        <w:rPr>
          <w:rFonts w:ascii="Arial" w:hAnsi="Arial" w:cs="Arial"/>
          <w:szCs w:val="24"/>
        </w:rPr>
        <w:t xml:space="preserve"> began to sweep the world. Every country started to strictly control the epidemic.</w:t>
      </w:r>
    </w:p>
    <w:p w14:paraId="0BC1D7CB" w14:textId="77777777" w:rsidR="00504D7C" w:rsidRPr="00504D7C" w:rsidRDefault="00504D7C" w:rsidP="00504D7C">
      <w:pPr>
        <w:rPr>
          <w:rFonts w:ascii="Arial" w:hAnsi="Arial" w:cs="Arial"/>
          <w:szCs w:val="24"/>
        </w:rPr>
      </w:pPr>
    </w:p>
    <w:p w14:paraId="26802B17" w14:textId="77777777" w:rsidR="00504D7C" w:rsidRPr="00504D7C" w:rsidRDefault="00504D7C" w:rsidP="00504D7C">
      <w:pPr>
        <w:rPr>
          <w:rFonts w:ascii="Arial" w:hAnsi="Arial" w:cs="Arial"/>
          <w:szCs w:val="24"/>
        </w:rPr>
      </w:pPr>
      <w:r w:rsidRPr="00504D7C">
        <w:rPr>
          <w:rFonts w:ascii="Arial" w:hAnsi="Arial" w:cs="Arial"/>
          <w:szCs w:val="24"/>
        </w:rPr>
        <w:t>On March 12, a Chinese woman who was living in America wanted to go back to China with her family. They took the flight cCA988 flew from Los Angeles to Beijing. A few hours after the flight took off, that women went to the steward and said that she felt suffocated, weak and slightly numb on her face. She also said that she did not travel with other people and had not taken any medicine before boarding, but had a short history of fever a week ago. The flight attendant took her temperature and isolated her from other passengers.</w:t>
      </w:r>
    </w:p>
    <w:p w14:paraId="1E01C881" w14:textId="77777777" w:rsidR="00504D7C" w:rsidRPr="00504D7C" w:rsidRDefault="00504D7C" w:rsidP="00504D7C">
      <w:pPr>
        <w:rPr>
          <w:rFonts w:ascii="Arial" w:hAnsi="Arial" w:cs="Arial"/>
          <w:szCs w:val="24"/>
        </w:rPr>
      </w:pPr>
    </w:p>
    <w:p w14:paraId="4575CAB7" w14:textId="77777777" w:rsidR="00504D7C" w:rsidRPr="00504D7C" w:rsidRDefault="00504D7C" w:rsidP="00504D7C">
      <w:pPr>
        <w:rPr>
          <w:rFonts w:ascii="Arial" w:hAnsi="Arial" w:cs="Arial"/>
          <w:szCs w:val="24"/>
        </w:rPr>
      </w:pPr>
      <w:r w:rsidRPr="00504D7C">
        <w:rPr>
          <w:rFonts w:ascii="Arial" w:hAnsi="Arial" w:cs="Arial"/>
          <w:szCs w:val="24"/>
        </w:rPr>
        <w:t xml:space="preserve">Then two hours before the flight landed at about 4:00 a.m. Beijing time on March 13, the woman went to the steward and said that she had been infected in the company where she worked in the United States. She had a fever in the United States and </w:t>
      </w:r>
      <w:r w:rsidRPr="00504D7C">
        <w:rPr>
          <w:rFonts w:ascii="Arial" w:hAnsi="Arial" w:cs="Arial"/>
          <w:szCs w:val="24"/>
        </w:rPr>
        <w:lastRenderedPageBreak/>
        <w:t xml:space="preserve">had taken anti-fever medicine before boarding. Her husband and children also </w:t>
      </w:r>
      <w:proofErr w:type="spellStart"/>
      <w:r w:rsidRPr="00504D7C">
        <w:rPr>
          <w:rFonts w:ascii="Arial" w:hAnsi="Arial" w:cs="Arial"/>
          <w:szCs w:val="24"/>
        </w:rPr>
        <w:t>traveled</w:t>
      </w:r>
      <w:proofErr w:type="spellEnd"/>
      <w:r w:rsidRPr="00504D7C">
        <w:rPr>
          <w:rFonts w:ascii="Arial" w:hAnsi="Arial" w:cs="Arial"/>
          <w:szCs w:val="24"/>
        </w:rPr>
        <w:t xml:space="preserve"> on the same plane, with seat numbers of 54K and 54l. The crew immediately reported the situation to the captain and arranged for her husband and children to sit in the isolation area.</w:t>
      </w:r>
    </w:p>
    <w:p w14:paraId="52EE9DC1" w14:textId="77777777" w:rsidR="00504D7C" w:rsidRPr="00504D7C" w:rsidRDefault="00504D7C" w:rsidP="00504D7C">
      <w:pPr>
        <w:rPr>
          <w:rFonts w:ascii="Arial" w:hAnsi="Arial" w:cs="Arial"/>
          <w:szCs w:val="24"/>
        </w:rPr>
      </w:pPr>
    </w:p>
    <w:p w14:paraId="2726D5B3" w14:textId="77777777" w:rsidR="00504D7C" w:rsidRPr="00504D7C" w:rsidRDefault="00504D7C" w:rsidP="00504D7C">
      <w:pPr>
        <w:rPr>
          <w:rFonts w:ascii="Arial" w:hAnsi="Arial" w:cs="Arial"/>
          <w:szCs w:val="24"/>
        </w:rPr>
      </w:pPr>
      <w:r w:rsidRPr="00504D7C">
        <w:rPr>
          <w:rFonts w:ascii="Arial" w:hAnsi="Arial" w:cs="Arial"/>
          <w:szCs w:val="24"/>
        </w:rPr>
        <w:t xml:space="preserve">After the crew took their temperature again, the temperatures of the whole family </w:t>
      </w:r>
      <w:proofErr w:type="gramStart"/>
      <w:r w:rsidRPr="00504D7C">
        <w:rPr>
          <w:rFonts w:ascii="Arial" w:hAnsi="Arial" w:cs="Arial"/>
          <w:szCs w:val="24"/>
        </w:rPr>
        <w:t>was</w:t>
      </w:r>
      <w:proofErr w:type="gramEnd"/>
      <w:r w:rsidRPr="00504D7C">
        <w:rPr>
          <w:rFonts w:ascii="Arial" w:hAnsi="Arial" w:cs="Arial"/>
          <w:szCs w:val="24"/>
        </w:rPr>
        <w:t xml:space="preserve"> normal. But when she and her family arriving in Beijing, she was diagnosed with novel coronavirus pneumonia, and more than 60 close contacts were isolated. In March 16th, her husband was diagnosed as novel coronavirus pneumonia. On June 1, 2020, she was arrested after recovering from the coronavirus.</w:t>
      </w:r>
    </w:p>
    <w:p w14:paraId="17E0ECAD" w14:textId="77777777" w:rsidR="00504D7C" w:rsidRPr="00504D7C" w:rsidRDefault="00504D7C" w:rsidP="00504D7C">
      <w:pPr>
        <w:rPr>
          <w:rFonts w:ascii="Arial" w:hAnsi="Arial" w:cs="Arial"/>
          <w:szCs w:val="24"/>
        </w:rPr>
      </w:pPr>
    </w:p>
    <w:p w14:paraId="2AE4689D" w14:textId="77777777" w:rsidR="00504D7C" w:rsidRPr="00504D7C" w:rsidRDefault="00504D7C" w:rsidP="00504D7C">
      <w:pPr>
        <w:rPr>
          <w:rFonts w:ascii="Arial" w:hAnsi="Arial" w:cs="Arial"/>
          <w:szCs w:val="24"/>
        </w:rPr>
      </w:pPr>
      <w:r w:rsidRPr="00504D7C">
        <w:rPr>
          <w:rFonts w:ascii="Arial" w:hAnsi="Arial" w:cs="Arial"/>
          <w:szCs w:val="24"/>
        </w:rPr>
        <w:t>Perhaps the woman thought reporting was very troublesome. She and her family want to go to China as quick as they can. It will spend too much time if they report it. Or, maybe she thought the pandemic was not as severe as everyone said. And she ate medicine so she thought she can get well by herself.</w:t>
      </w:r>
    </w:p>
    <w:p w14:paraId="178E189E" w14:textId="77777777" w:rsidR="00504D7C" w:rsidRPr="00504D7C" w:rsidRDefault="00504D7C" w:rsidP="00504D7C">
      <w:pPr>
        <w:rPr>
          <w:rFonts w:ascii="Arial" w:hAnsi="Arial" w:cs="Arial"/>
          <w:szCs w:val="24"/>
        </w:rPr>
      </w:pPr>
    </w:p>
    <w:p w14:paraId="4153271C" w14:textId="77777777" w:rsidR="00504D7C" w:rsidRPr="00504D7C" w:rsidRDefault="00504D7C" w:rsidP="00504D7C">
      <w:pPr>
        <w:rPr>
          <w:rFonts w:ascii="Arial" w:hAnsi="Arial" w:cs="Arial"/>
          <w:szCs w:val="24"/>
        </w:rPr>
      </w:pPr>
      <w:r w:rsidRPr="00504D7C">
        <w:rPr>
          <w:rFonts w:ascii="Arial" w:hAnsi="Arial" w:cs="Arial"/>
          <w:szCs w:val="24"/>
        </w:rPr>
        <w:t xml:space="preserve">People in Beijing were very angry about that. They thought she was very selfish, and didn’t care about other people’s health. The other people consider that her </w:t>
      </w:r>
      <w:proofErr w:type="spellStart"/>
      <w:r w:rsidRPr="00504D7C">
        <w:rPr>
          <w:rFonts w:ascii="Arial" w:hAnsi="Arial" w:cs="Arial"/>
          <w:szCs w:val="24"/>
        </w:rPr>
        <w:t>behavior</w:t>
      </w:r>
      <w:proofErr w:type="spellEnd"/>
      <w:r w:rsidRPr="00504D7C">
        <w:rPr>
          <w:rFonts w:ascii="Arial" w:hAnsi="Arial" w:cs="Arial"/>
          <w:szCs w:val="24"/>
        </w:rPr>
        <w:t xml:space="preserve"> can be forgiven, because everyone wants to go to the safe place quickly. </w:t>
      </w:r>
    </w:p>
    <w:p w14:paraId="2E10427A" w14:textId="77777777" w:rsidR="00504D7C" w:rsidRPr="00504D7C" w:rsidRDefault="00504D7C" w:rsidP="00504D7C">
      <w:pPr>
        <w:rPr>
          <w:rFonts w:ascii="Arial" w:hAnsi="Arial" w:cs="Arial"/>
          <w:szCs w:val="24"/>
        </w:rPr>
      </w:pPr>
    </w:p>
    <w:p w14:paraId="40D30BFA" w14:textId="77777777" w:rsidR="00504D7C" w:rsidRPr="00504D7C" w:rsidRDefault="00504D7C" w:rsidP="00504D7C">
      <w:pPr>
        <w:rPr>
          <w:rFonts w:ascii="Arial" w:hAnsi="Arial" w:cs="Arial"/>
          <w:szCs w:val="24"/>
        </w:rPr>
      </w:pPr>
      <w:r w:rsidRPr="00504D7C">
        <w:rPr>
          <w:rFonts w:ascii="Arial" w:hAnsi="Arial" w:cs="Arial"/>
          <w:szCs w:val="24"/>
        </w:rPr>
        <w:t>I think She didn’t do the right things, either. She did it just for herself and her family, and it’s not correct at all. If she told the truth to the officer, and isolated herself from others, she wouldn’t make others need to be isolated. It probably would have taken a long time, but it would have been good for everyone.</w:t>
      </w:r>
    </w:p>
    <w:p w14:paraId="7B7F3E7F" w14:textId="77777777" w:rsidR="00504D7C" w:rsidRPr="00504D7C" w:rsidRDefault="00504D7C" w:rsidP="00504D7C">
      <w:pPr>
        <w:rPr>
          <w:rFonts w:ascii="Arial" w:hAnsi="Arial" w:cs="Arial"/>
          <w:szCs w:val="24"/>
        </w:rPr>
      </w:pPr>
    </w:p>
    <w:p w14:paraId="7ED3D13B" w14:textId="64DDB18B" w:rsidR="00166FB7" w:rsidRDefault="00504D7C">
      <w:pPr>
        <w:rPr>
          <w:rFonts w:ascii="Arial" w:hAnsi="Arial" w:cs="Arial"/>
          <w:szCs w:val="24"/>
        </w:rPr>
      </w:pPr>
      <w:r w:rsidRPr="00504D7C">
        <w:rPr>
          <w:rFonts w:ascii="Arial" w:hAnsi="Arial" w:cs="Arial"/>
          <w:szCs w:val="24"/>
        </w:rPr>
        <w:t>In the end, this story has a bright side. First, the customs office can pay more attention to people who come back to China from other country. Second, it is a warning to other people not to do that like her. People not only need to protect themselves like by washing hands and doing exercise, but should also to be concerned about other people.</w:t>
      </w:r>
    </w:p>
    <w:p w14:paraId="27F1018E" w14:textId="585670E5" w:rsidR="000A3FBD" w:rsidRDefault="000A3FBD">
      <w:pPr>
        <w:rPr>
          <w:rFonts w:ascii="Arial" w:hAnsi="Arial" w:cs="Arial"/>
          <w:szCs w:val="24"/>
        </w:rPr>
      </w:pPr>
      <w:r>
        <w:rPr>
          <w:rFonts w:ascii="Arial" w:hAnsi="Arial" w:cs="Arial" w:hint="eastAsia"/>
          <w:szCs w:val="24"/>
        </w:rPr>
        <w:t>W</w:t>
      </w:r>
      <w:r>
        <w:rPr>
          <w:rFonts w:ascii="Arial" w:hAnsi="Arial" w:cs="Arial"/>
          <w:szCs w:val="24"/>
        </w:rPr>
        <w:t>ord Count: 499</w:t>
      </w:r>
    </w:p>
    <w:p w14:paraId="4C8E7748" w14:textId="77777777" w:rsidR="009233A4" w:rsidRPr="009233A4" w:rsidRDefault="009233A4">
      <w:pPr>
        <w:rPr>
          <w:rFonts w:ascii="Arial" w:hAnsi="Arial" w:cs="Arial"/>
          <w:szCs w:val="24"/>
        </w:rPr>
      </w:pPr>
    </w:p>
    <w:p w14:paraId="4FB901DA" w14:textId="4BB0DF70" w:rsidR="00166FB7" w:rsidRPr="00166FB7" w:rsidRDefault="00166FB7" w:rsidP="00166FB7">
      <w:pPr>
        <w:rPr>
          <w:rFonts w:ascii="Times" w:hAnsi="Times"/>
          <w:color w:val="4472C4" w:themeColor="accent1"/>
          <w:lang w:val="en-US"/>
        </w:rPr>
      </w:pPr>
      <w:r w:rsidRPr="00166FB7">
        <w:rPr>
          <w:rFonts w:ascii="Times" w:hAnsi="Times"/>
          <w:color w:val="4472C4" w:themeColor="accent1"/>
          <w:lang w:val="en-US"/>
        </w:rPr>
        <w:t>[Essay 2: Mak</w:t>
      </w:r>
      <w:r w:rsidR="00FA1E82">
        <w:rPr>
          <w:rFonts w:ascii="Times" w:hAnsi="Times"/>
          <w:color w:val="4472C4" w:themeColor="accent1"/>
          <w:lang w:val="en-US"/>
        </w:rPr>
        <w:t>ing</w:t>
      </w:r>
      <w:r w:rsidRPr="00166FB7">
        <w:rPr>
          <w:rFonts w:ascii="Times" w:hAnsi="Times"/>
          <w:color w:val="4472C4" w:themeColor="accent1"/>
          <w:lang w:val="en-US"/>
        </w:rPr>
        <w:t xml:space="preserve"> a </w:t>
      </w:r>
      <w:r w:rsidR="002A18CA">
        <w:rPr>
          <w:rFonts w:ascii="Times" w:hAnsi="Times"/>
          <w:color w:val="4472C4" w:themeColor="accent1"/>
          <w:lang w:val="en-US"/>
        </w:rPr>
        <w:t>C</w:t>
      </w:r>
      <w:r w:rsidRPr="00166FB7">
        <w:rPr>
          <w:rFonts w:ascii="Times" w:hAnsi="Times"/>
          <w:color w:val="4472C4" w:themeColor="accent1"/>
          <w:lang w:val="en-US"/>
        </w:rPr>
        <w:t xml:space="preserve">laim </w:t>
      </w:r>
      <w:r w:rsidR="002A18CA">
        <w:rPr>
          <w:rFonts w:ascii="Times" w:hAnsi="Times"/>
          <w:color w:val="4472C4" w:themeColor="accent1"/>
          <w:lang w:val="en-US"/>
        </w:rPr>
        <w:t>A</w:t>
      </w:r>
      <w:r w:rsidRPr="00166FB7">
        <w:rPr>
          <w:rFonts w:ascii="Times" w:hAnsi="Times"/>
          <w:color w:val="4472C4" w:themeColor="accent1"/>
          <w:lang w:val="en-US"/>
        </w:rPr>
        <w:t xml:space="preserve">bout a </w:t>
      </w:r>
      <w:r w:rsidR="002A18CA">
        <w:rPr>
          <w:rFonts w:ascii="Times" w:hAnsi="Times"/>
          <w:color w:val="4472C4" w:themeColor="accent1"/>
          <w:lang w:val="en-US"/>
        </w:rPr>
        <w:t>H</w:t>
      </w:r>
      <w:r w:rsidRPr="00166FB7">
        <w:rPr>
          <w:rFonts w:ascii="Times" w:hAnsi="Times"/>
          <w:color w:val="4472C4" w:themeColor="accent1"/>
          <w:lang w:val="en-US"/>
        </w:rPr>
        <w:t xml:space="preserve">istorical </w:t>
      </w:r>
      <w:r w:rsidR="002A18CA">
        <w:rPr>
          <w:rFonts w:ascii="Times" w:hAnsi="Times"/>
          <w:color w:val="4472C4" w:themeColor="accent1"/>
          <w:lang w:val="en-US"/>
        </w:rPr>
        <w:t>E</w:t>
      </w:r>
      <w:r w:rsidRPr="00166FB7">
        <w:rPr>
          <w:rFonts w:ascii="Times" w:hAnsi="Times"/>
          <w:color w:val="4472C4" w:themeColor="accent1"/>
          <w:lang w:val="en-US"/>
        </w:rPr>
        <w:t>vent</w:t>
      </w:r>
      <w:r>
        <w:rPr>
          <w:rFonts w:ascii="Times" w:hAnsi="Times"/>
          <w:color w:val="4472C4" w:themeColor="accent1"/>
          <w:lang w:val="en-US"/>
        </w:rPr>
        <w:t>: Draft 2</w:t>
      </w:r>
      <w:r w:rsidRPr="00166FB7">
        <w:rPr>
          <w:rFonts w:ascii="Times" w:hAnsi="Times"/>
          <w:color w:val="4472C4" w:themeColor="accent1"/>
          <w:lang w:val="en-US"/>
        </w:rPr>
        <w:t>]</w:t>
      </w:r>
    </w:p>
    <w:p w14:paraId="6A81EF6D" w14:textId="77777777" w:rsidR="009233A4" w:rsidRPr="002E7851" w:rsidRDefault="009233A4" w:rsidP="009233A4">
      <w:pPr>
        <w:rPr>
          <w:rFonts w:ascii="Arial" w:hAnsi="Arial" w:cs="Arial"/>
          <w:szCs w:val="24"/>
        </w:rPr>
      </w:pPr>
    </w:p>
    <w:p w14:paraId="15CB0BBB" w14:textId="2038F89D" w:rsidR="009233A4" w:rsidRPr="002E7851" w:rsidDel="00E212DF" w:rsidRDefault="009233A4" w:rsidP="009233A4">
      <w:pPr>
        <w:jc w:val="center"/>
        <w:rPr>
          <w:del w:id="2" w:author="yu shh" w:date="2020-07-23T09:37:00Z"/>
          <w:rFonts w:ascii="Arial" w:hAnsi="Arial" w:cs="Arial"/>
          <w:szCs w:val="24"/>
        </w:rPr>
      </w:pPr>
      <w:ins w:id="3" w:author="yu shh" w:date="2020-07-23T09:37:00Z">
        <w:r w:rsidRPr="002E7851">
          <w:rPr>
            <w:rFonts w:ascii="Arial" w:hAnsi="Arial" w:cs="Arial"/>
            <w:szCs w:val="24"/>
          </w:rPr>
          <w:t>A woman hides the truth</w:t>
        </w:r>
      </w:ins>
    </w:p>
    <w:p w14:paraId="298DC453" w14:textId="77777777" w:rsidR="009233A4" w:rsidRPr="002E7851" w:rsidRDefault="009233A4" w:rsidP="009233A4">
      <w:pPr>
        <w:rPr>
          <w:rFonts w:ascii="Arial" w:hAnsi="Arial" w:cs="Arial"/>
          <w:szCs w:val="24"/>
        </w:rPr>
      </w:pPr>
    </w:p>
    <w:p w14:paraId="3EB17141" w14:textId="77777777" w:rsidR="009233A4" w:rsidRPr="002E7851" w:rsidRDefault="009233A4" w:rsidP="009233A4">
      <w:pPr>
        <w:rPr>
          <w:ins w:id="4" w:author="yu shh" w:date="2020-07-23T08:46:00Z"/>
          <w:rFonts w:ascii="Arial" w:hAnsi="Arial" w:cs="Arial"/>
          <w:szCs w:val="24"/>
        </w:rPr>
      </w:pPr>
      <w:r w:rsidRPr="002E7851">
        <w:rPr>
          <w:rFonts w:ascii="Arial" w:hAnsi="Arial" w:cs="Arial"/>
          <w:szCs w:val="24"/>
        </w:rPr>
        <w:t>At th</w:t>
      </w:r>
      <w:r w:rsidRPr="009233A4">
        <w:rPr>
          <w:rFonts w:ascii="Arial" w:hAnsi="Arial" w:cs="Arial"/>
          <w:szCs w:val="24"/>
        </w:rPr>
        <w:t>e end of 2</w:t>
      </w:r>
      <w:r w:rsidRPr="002E7851">
        <w:rPr>
          <w:rFonts w:ascii="Arial" w:hAnsi="Arial" w:cs="Arial"/>
          <w:szCs w:val="24"/>
        </w:rPr>
        <w:t>019,</w:t>
      </w:r>
      <w:ins w:id="5" w:author="yu shh" w:date="2020-07-23T08:44:00Z">
        <w:r w:rsidRPr="002E7851">
          <w:rPr>
            <w:rFonts w:ascii="Arial" w:hAnsi="Arial" w:cs="Arial"/>
            <w:szCs w:val="24"/>
          </w:rPr>
          <w:t xml:space="preserve"> a novel</w:t>
        </w:r>
      </w:ins>
      <w:r w:rsidRPr="002E7851">
        <w:rPr>
          <w:rFonts w:ascii="Arial" w:hAnsi="Arial" w:cs="Arial"/>
          <w:szCs w:val="24"/>
        </w:rPr>
        <w:t xml:space="preserve"> </w:t>
      </w:r>
      <w:del w:id="6" w:author="yu shh" w:date="2020-07-23T09:42:00Z">
        <w:r w:rsidRPr="002E7851" w:rsidDel="00E735AB">
          <w:rPr>
            <w:rFonts w:ascii="Arial" w:hAnsi="Arial" w:cs="Arial"/>
            <w:szCs w:val="24"/>
          </w:rPr>
          <w:delText>the</w:delText>
        </w:r>
      </w:del>
      <w:r w:rsidRPr="002E7851">
        <w:rPr>
          <w:rFonts w:ascii="Arial" w:hAnsi="Arial" w:cs="Arial"/>
          <w:szCs w:val="24"/>
        </w:rPr>
        <w:t xml:space="preserve"> coronavirus</w:t>
      </w:r>
      <w:ins w:id="7" w:author="yu shh" w:date="2020-07-23T08:45:00Z">
        <w:r w:rsidRPr="002E7851">
          <w:rPr>
            <w:rFonts w:ascii="Arial" w:hAnsi="Arial" w:cs="Arial"/>
            <w:szCs w:val="24"/>
          </w:rPr>
          <w:t xml:space="preserve"> began to</w:t>
        </w:r>
      </w:ins>
      <w:r w:rsidRPr="002E7851">
        <w:rPr>
          <w:rFonts w:ascii="Arial" w:hAnsi="Arial" w:cs="Arial"/>
          <w:szCs w:val="24"/>
        </w:rPr>
        <w:t xml:space="preserve"> swe</w:t>
      </w:r>
      <w:ins w:id="8" w:author="yu shh" w:date="2020-07-23T08:45:00Z">
        <w:r w:rsidRPr="002E7851">
          <w:rPr>
            <w:rFonts w:ascii="Arial" w:hAnsi="Arial" w:cs="Arial"/>
            <w:szCs w:val="24"/>
          </w:rPr>
          <w:t>e</w:t>
        </w:r>
      </w:ins>
      <w:r w:rsidRPr="002E7851">
        <w:rPr>
          <w:rFonts w:ascii="Arial" w:hAnsi="Arial" w:cs="Arial"/>
          <w:szCs w:val="24"/>
        </w:rPr>
        <w:t>p</w:t>
      </w:r>
      <w:del w:id="9" w:author="yu shh" w:date="2020-07-23T08:45:00Z">
        <w:r w:rsidRPr="002E7851" w:rsidDel="001B1F44">
          <w:rPr>
            <w:rFonts w:ascii="Arial" w:hAnsi="Arial" w:cs="Arial"/>
            <w:szCs w:val="24"/>
          </w:rPr>
          <w:delText>t</w:delText>
        </w:r>
      </w:del>
      <w:r w:rsidRPr="002E7851">
        <w:rPr>
          <w:rFonts w:ascii="Arial" w:hAnsi="Arial" w:cs="Arial"/>
          <w:szCs w:val="24"/>
        </w:rPr>
        <w:t xml:space="preserve"> the world. Every country started </w:t>
      </w:r>
      <w:ins w:id="10" w:author="yu shh" w:date="2020-07-23T08:45:00Z">
        <w:r w:rsidRPr="002E7851">
          <w:rPr>
            <w:rFonts w:ascii="Arial" w:hAnsi="Arial" w:cs="Arial"/>
            <w:szCs w:val="24"/>
          </w:rPr>
          <w:t>to</w:t>
        </w:r>
      </w:ins>
      <w:ins w:id="11" w:author="yu shh" w:date="2020-07-23T08:46:00Z">
        <w:r w:rsidRPr="002E7851">
          <w:rPr>
            <w:rFonts w:ascii="Arial" w:hAnsi="Arial" w:cs="Arial"/>
            <w:szCs w:val="24"/>
          </w:rPr>
          <w:t xml:space="preserve"> </w:t>
        </w:r>
      </w:ins>
      <w:r w:rsidRPr="002E7851">
        <w:rPr>
          <w:rFonts w:ascii="Arial" w:hAnsi="Arial" w:cs="Arial"/>
          <w:szCs w:val="24"/>
        </w:rPr>
        <w:t xml:space="preserve">strictly </w:t>
      </w:r>
      <w:ins w:id="12" w:author="yu shh" w:date="2020-07-23T08:59:00Z">
        <w:r w:rsidRPr="002E7851">
          <w:rPr>
            <w:rFonts w:ascii="Arial" w:hAnsi="Arial" w:cs="Arial"/>
            <w:szCs w:val="24"/>
          </w:rPr>
          <w:t>contain</w:t>
        </w:r>
      </w:ins>
      <w:del w:id="13" w:author="yu shh" w:date="2020-07-23T08:59:00Z">
        <w:r w:rsidRPr="002E7851" w:rsidDel="0093348D">
          <w:rPr>
            <w:rFonts w:ascii="Arial" w:hAnsi="Arial" w:cs="Arial"/>
            <w:szCs w:val="24"/>
          </w:rPr>
          <w:delText>control</w:delText>
        </w:r>
      </w:del>
      <w:r w:rsidRPr="002E7851">
        <w:rPr>
          <w:rFonts w:ascii="Arial" w:hAnsi="Arial" w:cs="Arial"/>
          <w:szCs w:val="24"/>
        </w:rPr>
        <w:t xml:space="preserve"> the epidemic. </w:t>
      </w:r>
      <w:ins w:id="14" w:author="yu shh" w:date="2020-07-23T09:35:00Z">
        <w:r w:rsidRPr="002E7851">
          <w:rPr>
            <w:rFonts w:ascii="Arial" w:hAnsi="Arial" w:cs="Arial"/>
            <w:szCs w:val="24"/>
          </w:rPr>
          <w:t>At this time, we should not violate the instructions of the state and do what we want to do without authorization. But there are always some people who will have a fluke, and the things they do bring inconvenience to many people.</w:t>
        </w:r>
      </w:ins>
    </w:p>
    <w:p w14:paraId="3852A0EE" w14:textId="77777777" w:rsidR="009233A4" w:rsidRPr="002E7851" w:rsidRDefault="009233A4" w:rsidP="009233A4">
      <w:pPr>
        <w:rPr>
          <w:ins w:id="15" w:author="yu shh" w:date="2020-07-23T08:46:00Z"/>
          <w:rFonts w:ascii="Arial" w:hAnsi="Arial" w:cs="Arial"/>
          <w:szCs w:val="24"/>
        </w:rPr>
      </w:pPr>
    </w:p>
    <w:p w14:paraId="54F4ADE4" w14:textId="77777777" w:rsidR="009233A4" w:rsidRPr="002E7851" w:rsidRDefault="009233A4" w:rsidP="009233A4">
      <w:pPr>
        <w:rPr>
          <w:ins w:id="16" w:author="yu shh" w:date="2020-07-23T08:47:00Z"/>
          <w:rFonts w:ascii="Arial" w:hAnsi="Arial" w:cs="Arial"/>
          <w:szCs w:val="24"/>
        </w:rPr>
      </w:pPr>
      <w:r w:rsidRPr="002E7851">
        <w:rPr>
          <w:rFonts w:ascii="Arial" w:hAnsi="Arial" w:cs="Arial"/>
          <w:szCs w:val="24"/>
        </w:rPr>
        <w:t xml:space="preserve">On March 12, a </w:t>
      </w:r>
      <w:ins w:id="17" w:author="yu shh" w:date="2020-07-23T08:46:00Z">
        <w:r w:rsidRPr="002E7851">
          <w:rPr>
            <w:rFonts w:ascii="Arial" w:hAnsi="Arial" w:cs="Arial"/>
            <w:szCs w:val="24"/>
          </w:rPr>
          <w:t xml:space="preserve">Chinese </w:t>
        </w:r>
      </w:ins>
      <w:r w:rsidRPr="002E7851">
        <w:rPr>
          <w:rFonts w:ascii="Arial" w:hAnsi="Arial" w:cs="Arial"/>
          <w:szCs w:val="24"/>
        </w:rPr>
        <w:t xml:space="preserve">woman </w:t>
      </w:r>
      <w:del w:id="18" w:author="yu shh" w:date="2020-07-23T09:39:00Z">
        <w:r w:rsidRPr="002E7851" w:rsidDel="00E735AB">
          <w:rPr>
            <w:rFonts w:ascii="Arial" w:hAnsi="Arial" w:cs="Arial"/>
            <w:szCs w:val="24"/>
          </w:rPr>
          <w:delText xml:space="preserve">who was </w:delText>
        </w:r>
      </w:del>
      <w:r w:rsidRPr="002E7851">
        <w:rPr>
          <w:rFonts w:ascii="Arial" w:hAnsi="Arial" w:cs="Arial"/>
          <w:szCs w:val="24"/>
        </w:rPr>
        <w:t xml:space="preserve">living in America wanted to go back to China with her family. They took the flight CA988 </w:t>
      </w:r>
      <w:del w:id="19" w:author="yu shh" w:date="2020-07-23T09:38:00Z">
        <w:r w:rsidRPr="002E7851" w:rsidDel="00E735AB">
          <w:rPr>
            <w:rFonts w:ascii="Arial" w:hAnsi="Arial" w:cs="Arial"/>
            <w:szCs w:val="24"/>
          </w:rPr>
          <w:delText xml:space="preserve">flew </w:delText>
        </w:r>
      </w:del>
      <w:r w:rsidRPr="002E7851">
        <w:rPr>
          <w:rFonts w:ascii="Arial" w:hAnsi="Arial" w:cs="Arial"/>
          <w:szCs w:val="24"/>
        </w:rPr>
        <w:t xml:space="preserve">from Los Angeles to Beijing. A few hours after the flight took off, that </w:t>
      </w:r>
      <w:ins w:id="20" w:author="yu shh" w:date="2020-07-23T08:59:00Z">
        <w:r w:rsidRPr="002E7851">
          <w:rPr>
            <w:rFonts w:ascii="Arial" w:hAnsi="Arial" w:cs="Arial"/>
            <w:szCs w:val="24"/>
          </w:rPr>
          <w:t>lady</w:t>
        </w:r>
      </w:ins>
      <w:del w:id="21" w:author="yu shh" w:date="2020-07-23T08:59:00Z">
        <w:r w:rsidRPr="002E7851" w:rsidDel="0093348D">
          <w:rPr>
            <w:rFonts w:ascii="Arial" w:hAnsi="Arial" w:cs="Arial"/>
            <w:szCs w:val="24"/>
          </w:rPr>
          <w:delText>women</w:delText>
        </w:r>
      </w:del>
      <w:r w:rsidRPr="002E7851">
        <w:rPr>
          <w:rFonts w:ascii="Arial" w:hAnsi="Arial" w:cs="Arial"/>
          <w:szCs w:val="24"/>
        </w:rPr>
        <w:t xml:space="preserve"> went to the steward and said that she felt suffocated, weak and slightly numb on her face. She also said that she did not travel with other people and had not taken any medicine before boarding, but had a short history of fever a week ago. The flight attendant took her temperature and isolated her from other passengers.</w:t>
      </w:r>
    </w:p>
    <w:p w14:paraId="49BFDF17" w14:textId="77777777" w:rsidR="009233A4" w:rsidRPr="002E7851" w:rsidRDefault="009233A4" w:rsidP="009233A4">
      <w:pPr>
        <w:rPr>
          <w:ins w:id="22" w:author="yu shh" w:date="2020-07-23T08:47:00Z"/>
          <w:rFonts w:ascii="Arial" w:hAnsi="Arial" w:cs="Arial"/>
          <w:szCs w:val="24"/>
        </w:rPr>
      </w:pPr>
    </w:p>
    <w:p w14:paraId="60DE5856" w14:textId="77777777" w:rsidR="009233A4" w:rsidRPr="002E7851" w:rsidRDefault="009233A4" w:rsidP="009233A4">
      <w:pPr>
        <w:rPr>
          <w:ins w:id="23" w:author="yu shh" w:date="2020-07-23T08:49:00Z"/>
          <w:rFonts w:ascii="Arial" w:hAnsi="Arial" w:cs="Arial"/>
          <w:szCs w:val="24"/>
        </w:rPr>
      </w:pPr>
      <w:ins w:id="24" w:author="yu shh" w:date="2020-07-23T08:47:00Z">
        <w:r w:rsidRPr="002E7851">
          <w:rPr>
            <w:rFonts w:ascii="Arial" w:hAnsi="Arial" w:cs="Arial"/>
            <w:szCs w:val="24"/>
          </w:rPr>
          <w:lastRenderedPageBreak/>
          <w:t>Then</w:t>
        </w:r>
      </w:ins>
      <w:r w:rsidRPr="002E7851">
        <w:rPr>
          <w:rFonts w:ascii="Arial" w:hAnsi="Arial" w:cs="Arial"/>
          <w:szCs w:val="24"/>
        </w:rPr>
        <w:t xml:space="preserve"> Two hours before the flight landed at about 4:00 a.m. Beijing time on March 13, the woman went to the steward and said that she had been infected in the company where she worked in the United States. She had a fever in the United States and </w:t>
      </w:r>
      <w:ins w:id="25" w:author="yu shh" w:date="2020-07-23T08:47:00Z">
        <w:r w:rsidRPr="002E7851">
          <w:rPr>
            <w:rFonts w:ascii="Arial" w:hAnsi="Arial" w:cs="Arial"/>
            <w:szCs w:val="24"/>
          </w:rPr>
          <w:t xml:space="preserve">had taken </w:t>
        </w:r>
      </w:ins>
      <w:del w:id="26" w:author="yu shh" w:date="2020-07-23T08:47:00Z">
        <w:r w:rsidRPr="002E7851" w:rsidDel="001B1F44">
          <w:rPr>
            <w:rFonts w:ascii="Arial" w:hAnsi="Arial" w:cs="Arial"/>
            <w:szCs w:val="24"/>
          </w:rPr>
          <w:delText>took</w:delText>
        </w:r>
      </w:del>
      <w:r w:rsidRPr="002E7851">
        <w:rPr>
          <w:rFonts w:ascii="Arial" w:hAnsi="Arial" w:cs="Arial"/>
          <w:szCs w:val="24"/>
        </w:rPr>
        <w:t xml:space="preserve"> anti fever medicine before boarding. Her husband and children also </w:t>
      </w:r>
      <w:proofErr w:type="spellStart"/>
      <w:r w:rsidRPr="002E7851">
        <w:rPr>
          <w:rFonts w:ascii="Arial" w:hAnsi="Arial" w:cs="Arial"/>
          <w:szCs w:val="24"/>
        </w:rPr>
        <w:t>traveled</w:t>
      </w:r>
      <w:proofErr w:type="spellEnd"/>
      <w:r w:rsidRPr="002E7851">
        <w:rPr>
          <w:rFonts w:ascii="Arial" w:hAnsi="Arial" w:cs="Arial"/>
          <w:szCs w:val="24"/>
        </w:rPr>
        <w:t xml:space="preserve"> on the same plane, with seat numbers of 54K and 54l. The crew immediately reported the situation to the captain and arranged </w:t>
      </w:r>
      <w:ins w:id="27" w:author="yu shh" w:date="2020-07-23T08:48:00Z">
        <w:r w:rsidRPr="002E7851">
          <w:rPr>
            <w:rFonts w:ascii="Arial" w:hAnsi="Arial" w:cs="Arial"/>
            <w:szCs w:val="24"/>
          </w:rPr>
          <w:t xml:space="preserve">for </w:t>
        </w:r>
      </w:ins>
      <w:r w:rsidRPr="002E7851">
        <w:rPr>
          <w:rFonts w:ascii="Arial" w:hAnsi="Arial" w:cs="Arial"/>
          <w:szCs w:val="24"/>
        </w:rPr>
        <w:t>her husband and children</w:t>
      </w:r>
      <w:ins w:id="28" w:author="yu shh" w:date="2020-07-23T08:49:00Z">
        <w:r w:rsidRPr="002E7851">
          <w:rPr>
            <w:rFonts w:ascii="Arial" w:hAnsi="Arial" w:cs="Arial"/>
            <w:szCs w:val="24"/>
          </w:rPr>
          <w:t xml:space="preserve"> </w:t>
        </w:r>
      </w:ins>
      <w:ins w:id="29" w:author="yu shh" w:date="2020-07-23T08:48:00Z">
        <w:r w:rsidRPr="002E7851">
          <w:rPr>
            <w:rFonts w:ascii="Arial" w:hAnsi="Arial" w:cs="Arial"/>
            <w:szCs w:val="24"/>
          </w:rPr>
          <w:t>to sit</w:t>
        </w:r>
      </w:ins>
      <w:r w:rsidRPr="002E7851">
        <w:rPr>
          <w:rFonts w:ascii="Arial" w:hAnsi="Arial" w:cs="Arial"/>
          <w:szCs w:val="24"/>
        </w:rPr>
        <w:t xml:space="preserve"> in the isolation area. </w:t>
      </w:r>
    </w:p>
    <w:p w14:paraId="4CEFB30F" w14:textId="77777777" w:rsidR="009233A4" w:rsidRPr="002E7851" w:rsidRDefault="009233A4" w:rsidP="009233A4">
      <w:pPr>
        <w:rPr>
          <w:ins w:id="30" w:author="yu shh" w:date="2020-07-23T08:49:00Z"/>
          <w:rFonts w:ascii="Arial" w:hAnsi="Arial" w:cs="Arial"/>
          <w:szCs w:val="24"/>
        </w:rPr>
      </w:pPr>
    </w:p>
    <w:p w14:paraId="22B51BCB" w14:textId="77777777" w:rsidR="009233A4" w:rsidRPr="002E7851" w:rsidRDefault="009233A4" w:rsidP="009233A4">
      <w:pPr>
        <w:rPr>
          <w:rFonts w:ascii="Arial" w:hAnsi="Arial" w:cs="Arial"/>
          <w:szCs w:val="24"/>
        </w:rPr>
      </w:pPr>
      <w:r w:rsidRPr="002E7851">
        <w:rPr>
          <w:rFonts w:ascii="Arial" w:hAnsi="Arial" w:cs="Arial"/>
          <w:szCs w:val="24"/>
        </w:rPr>
        <w:t>After the crew took the</w:t>
      </w:r>
      <w:ins w:id="31" w:author="yu shh" w:date="2020-07-23T08:49:00Z">
        <w:r w:rsidRPr="002E7851">
          <w:rPr>
            <w:rFonts w:ascii="Arial" w:hAnsi="Arial" w:cs="Arial"/>
            <w:szCs w:val="24"/>
          </w:rPr>
          <w:t>ir</w:t>
        </w:r>
      </w:ins>
      <w:r w:rsidRPr="002E7851">
        <w:rPr>
          <w:rFonts w:ascii="Arial" w:hAnsi="Arial" w:cs="Arial"/>
          <w:szCs w:val="24"/>
        </w:rPr>
        <w:t xml:space="preserve"> temperature again, the temperature</w:t>
      </w:r>
      <w:ins w:id="32" w:author="yu shh" w:date="2020-07-23T08:49:00Z">
        <w:r w:rsidRPr="002E7851">
          <w:rPr>
            <w:rFonts w:ascii="Arial" w:hAnsi="Arial" w:cs="Arial"/>
            <w:szCs w:val="24"/>
          </w:rPr>
          <w:t>s</w:t>
        </w:r>
      </w:ins>
      <w:r w:rsidRPr="002E7851">
        <w:rPr>
          <w:rFonts w:ascii="Arial" w:hAnsi="Arial" w:cs="Arial"/>
          <w:szCs w:val="24"/>
        </w:rPr>
        <w:t xml:space="preserve"> of the whole family </w:t>
      </w:r>
      <w:del w:id="33" w:author="yu shh" w:date="2020-07-23T09:00:00Z">
        <w:r w:rsidRPr="002E7851" w:rsidDel="0093348D">
          <w:rPr>
            <w:rFonts w:ascii="Arial" w:hAnsi="Arial" w:cs="Arial"/>
            <w:szCs w:val="24"/>
          </w:rPr>
          <w:delText>was</w:delText>
        </w:r>
      </w:del>
      <w:ins w:id="34" w:author="yu shh" w:date="2020-07-23T09:00:00Z">
        <w:r w:rsidRPr="002E7851">
          <w:rPr>
            <w:rFonts w:ascii="Arial" w:hAnsi="Arial" w:cs="Arial"/>
            <w:szCs w:val="24"/>
          </w:rPr>
          <w:t>were</w:t>
        </w:r>
      </w:ins>
      <w:r w:rsidRPr="002E7851">
        <w:rPr>
          <w:rFonts w:ascii="Arial" w:hAnsi="Arial" w:cs="Arial"/>
          <w:szCs w:val="24"/>
        </w:rPr>
        <w:t xml:space="preserve"> normal. But when she and her family </w:t>
      </w:r>
      <w:del w:id="35" w:author="yu shh" w:date="2020-07-23T09:03:00Z">
        <w:r w:rsidRPr="002E7851" w:rsidDel="00D71076">
          <w:rPr>
            <w:rFonts w:ascii="Arial" w:hAnsi="Arial" w:cs="Arial"/>
            <w:szCs w:val="24"/>
          </w:rPr>
          <w:delText xml:space="preserve">arriving </w:delText>
        </w:r>
      </w:del>
      <w:del w:id="36" w:author="yu shh" w:date="2020-07-23T09:15:00Z">
        <w:r w:rsidRPr="002E7851" w:rsidDel="00D71076">
          <w:rPr>
            <w:rFonts w:ascii="Arial" w:hAnsi="Arial" w:cs="Arial"/>
            <w:szCs w:val="24"/>
          </w:rPr>
          <w:delText>in</w:delText>
        </w:r>
      </w:del>
      <w:ins w:id="37" w:author="yu shh" w:date="2020-07-23T09:15:00Z">
        <w:r w:rsidRPr="002E7851">
          <w:rPr>
            <w:rFonts w:ascii="Arial" w:hAnsi="Arial" w:cs="Arial"/>
            <w:szCs w:val="24"/>
          </w:rPr>
          <w:t>landing in</w:t>
        </w:r>
      </w:ins>
      <w:r w:rsidRPr="002E7851">
        <w:rPr>
          <w:rFonts w:ascii="Arial" w:hAnsi="Arial" w:cs="Arial"/>
          <w:szCs w:val="24"/>
        </w:rPr>
        <w:t xml:space="preserve"> Beijing, she was diagnosed with novel coronavirus pneumonia, and more than 60 close contacts were isolated. </w:t>
      </w:r>
      <w:ins w:id="38" w:author="yu shh" w:date="2020-07-23T09:06:00Z">
        <w:r w:rsidRPr="002E7851">
          <w:rPr>
            <w:rFonts w:ascii="Arial" w:hAnsi="Arial" w:cs="Arial"/>
            <w:szCs w:val="24"/>
          </w:rPr>
          <w:t>On</w:t>
        </w:r>
      </w:ins>
      <w:del w:id="39" w:author="yu shh" w:date="2020-07-23T09:06:00Z">
        <w:r w:rsidRPr="002E7851" w:rsidDel="00D71076">
          <w:rPr>
            <w:rFonts w:ascii="Arial" w:hAnsi="Arial" w:cs="Arial"/>
            <w:szCs w:val="24"/>
          </w:rPr>
          <w:delText>In</w:delText>
        </w:r>
      </w:del>
      <w:r w:rsidRPr="002E7851">
        <w:rPr>
          <w:rFonts w:ascii="Arial" w:hAnsi="Arial" w:cs="Arial"/>
          <w:szCs w:val="24"/>
        </w:rPr>
        <w:t xml:space="preserve"> March 16th, her husband was diagnosed </w:t>
      </w:r>
      <w:ins w:id="40" w:author="yu shh" w:date="2020-07-23T09:16:00Z">
        <w:r w:rsidRPr="002E7851">
          <w:rPr>
            <w:rFonts w:ascii="Arial" w:hAnsi="Arial" w:cs="Arial"/>
            <w:szCs w:val="24"/>
          </w:rPr>
          <w:t xml:space="preserve">with </w:t>
        </w:r>
      </w:ins>
      <w:del w:id="41" w:author="yu shh" w:date="2020-07-23T09:06:00Z">
        <w:r w:rsidRPr="002E7851" w:rsidDel="00D71076">
          <w:rPr>
            <w:rFonts w:ascii="Arial" w:hAnsi="Arial" w:cs="Arial"/>
            <w:szCs w:val="24"/>
          </w:rPr>
          <w:delText>as</w:delText>
        </w:r>
      </w:del>
      <w:r w:rsidRPr="002E7851">
        <w:rPr>
          <w:rFonts w:ascii="Arial" w:hAnsi="Arial" w:cs="Arial"/>
          <w:szCs w:val="24"/>
        </w:rPr>
        <w:t xml:space="preserve"> novel coronavirus pneumonia. On June 1, 2020, she was arrested after recovering from the coronavirus.</w:t>
      </w:r>
    </w:p>
    <w:p w14:paraId="18F81051" w14:textId="77777777" w:rsidR="009233A4" w:rsidRPr="002E7851" w:rsidRDefault="009233A4" w:rsidP="009233A4">
      <w:pPr>
        <w:rPr>
          <w:rFonts w:ascii="Arial" w:hAnsi="Arial" w:cs="Arial"/>
          <w:szCs w:val="24"/>
        </w:rPr>
      </w:pPr>
      <w:r w:rsidRPr="002E7851">
        <w:rPr>
          <w:rFonts w:ascii="Arial" w:hAnsi="Arial" w:cs="Arial"/>
          <w:szCs w:val="24"/>
        </w:rPr>
        <w:t>.</w:t>
      </w:r>
    </w:p>
    <w:p w14:paraId="7F96B788" w14:textId="77777777" w:rsidR="009233A4" w:rsidRPr="002E7851" w:rsidRDefault="009233A4" w:rsidP="009233A4">
      <w:pPr>
        <w:rPr>
          <w:rFonts w:ascii="Arial" w:hAnsi="Arial" w:cs="Arial"/>
          <w:szCs w:val="24"/>
        </w:rPr>
      </w:pPr>
    </w:p>
    <w:p w14:paraId="540BE0E1" w14:textId="77777777" w:rsidR="009233A4" w:rsidRPr="002E7851" w:rsidRDefault="009233A4" w:rsidP="009233A4">
      <w:pPr>
        <w:rPr>
          <w:rFonts w:ascii="Arial" w:hAnsi="Arial" w:cs="Arial"/>
          <w:szCs w:val="24"/>
        </w:rPr>
      </w:pPr>
      <w:r w:rsidRPr="002E7851">
        <w:rPr>
          <w:rFonts w:ascii="Arial" w:hAnsi="Arial" w:cs="Arial"/>
          <w:szCs w:val="24"/>
        </w:rPr>
        <w:t xml:space="preserve">Perhaps the woman thought reporting was very troublesome. She and her </w:t>
      </w:r>
    </w:p>
    <w:p w14:paraId="66BEF6F8" w14:textId="77777777" w:rsidR="009233A4" w:rsidRPr="002E7851" w:rsidRDefault="009233A4" w:rsidP="009233A4">
      <w:pPr>
        <w:rPr>
          <w:rFonts w:ascii="Arial" w:hAnsi="Arial" w:cs="Arial"/>
          <w:szCs w:val="24"/>
        </w:rPr>
      </w:pPr>
      <w:r w:rsidRPr="002E7851">
        <w:rPr>
          <w:rFonts w:ascii="Arial" w:hAnsi="Arial" w:cs="Arial"/>
          <w:szCs w:val="24"/>
        </w:rPr>
        <w:t>family want</w:t>
      </w:r>
      <w:ins w:id="42" w:author="yu shh" w:date="2020-07-23T09:16:00Z">
        <w:r w:rsidRPr="002E7851">
          <w:rPr>
            <w:rFonts w:ascii="Arial" w:hAnsi="Arial" w:cs="Arial"/>
            <w:szCs w:val="24"/>
          </w:rPr>
          <w:t>ed</w:t>
        </w:r>
      </w:ins>
      <w:r w:rsidRPr="002E7851">
        <w:rPr>
          <w:rFonts w:ascii="Arial" w:hAnsi="Arial" w:cs="Arial"/>
          <w:szCs w:val="24"/>
        </w:rPr>
        <w:t xml:space="preserve"> to go to China as quick</w:t>
      </w:r>
      <w:ins w:id="43" w:author="yu shh" w:date="2020-07-23T09:16:00Z">
        <w:r w:rsidRPr="002E7851">
          <w:rPr>
            <w:rFonts w:ascii="Arial" w:hAnsi="Arial" w:cs="Arial"/>
            <w:szCs w:val="24"/>
          </w:rPr>
          <w:t>ly</w:t>
        </w:r>
      </w:ins>
      <w:r w:rsidRPr="002E7851">
        <w:rPr>
          <w:rFonts w:ascii="Arial" w:hAnsi="Arial" w:cs="Arial"/>
          <w:szCs w:val="24"/>
        </w:rPr>
        <w:t xml:space="preserve"> as they c</w:t>
      </w:r>
      <w:ins w:id="44" w:author="yu shh" w:date="2020-07-23T09:16:00Z">
        <w:r w:rsidRPr="002E7851">
          <w:rPr>
            <w:rFonts w:ascii="Arial" w:hAnsi="Arial" w:cs="Arial"/>
            <w:szCs w:val="24"/>
          </w:rPr>
          <w:t>ould</w:t>
        </w:r>
      </w:ins>
      <w:del w:id="45" w:author="yu shh" w:date="2020-07-23T09:16:00Z">
        <w:r w:rsidRPr="002E7851" w:rsidDel="00156FC6">
          <w:rPr>
            <w:rFonts w:ascii="Arial" w:hAnsi="Arial" w:cs="Arial"/>
            <w:szCs w:val="24"/>
          </w:rPr>
          <w:delText>an</w:delText>
        </w:r>
      </w:del>
      <w:r w:rsidRPr="002E7851">
        <w:rPr>
          <w:rFonts w:ascii="Arial" w:hAnsi="Arial" w:cs="Arial"/>
          <w:szCs w:val="24"/>
        </w:rPr>
        <w:t>. It</w:t>
      </w:r>
      <w:del w:id="46" w:author="yu shh" w:date="2020-07-23T09:17:00Z">
        <w:r w:rsidRPr="002E7851" w:rsidDel="00180FD6">
          <w:rPr>
            <w:rFonts w:ascii="Arial" w:hAnsi="Arial" w:cs="Arial"/>
            <w:szCs w:val="24"/>
          </w:rPr>
          <w:delText xml:space="preserve"> will</w:delText>
        </w:r>
      </w:del>
      <w:r w:rsidRPr="002E7851">
        <w:rPr>
          <w:rFonts w:ascii="Arial" w:hAnsi="Arial" w:cs="Arial"/>
          <w:szCs w:val="24"/>
        </w:rPr>
        <w:t xml:space="preserve"> spend too much time if they report</w:t>
      </w:r>
      <w:ins w:id="47" w:author="yu shh" w:date="2020-07-23T09:18:00Z">
        <w:r w:rsidRPr="002E7851">
          <w:rPr>
            <w:rFonts w:ascii="Arial" w:hAnsi="Arial" w:cs="Arial"/>
            <w:szCs w:val="24"/>
          </w:rPr>
          <w:t>ed</w:t>
        </w:r>
      </w:ins>
      <w:r w:rsidRPr="002E7851">
        <w:rPr>
          <w:rFonts w:ascii="Arial" w:hAnsi="Arial" w:cs="Arial"/>
          <w:szCs w:val="24"/>
        </w:rPr>
        <w:t xml:space="preserve"> it. Or, maybe she thought the pandemic was not as severe as everyone said. And she ate medicine so she thought she </w:t>
      </w:r>
      <w:ins w:id="48" w:author="yu shh" w:date="2020-07-23T09:18:00Z">
        <w:r w:rsidRPr="002E7851">
          <w:rPr>
            <w:rFonts w:ascii="Arial" w:hAnsi="Arial" w:cs="Arial"/>
            <w:szCs w:val="24"/>
          </w:rPr>
          <w:t>will</w:t>
        </w:r>
      </w:ins>
      <w:del w:id="49" w:author="yu shh" w:date="2020-07-23T09:18:00Z">
        <w:r w:rsidRPr="002E7851" w:rsidDel="00180FD6">
          <w:rPr>
            <w:rFonts w:ascii="Arial" w:hAnsi="Arial" w:cs="Arial"/>
            <w:szCs w:val="24"/>
          </w:rPr>
          <w:delText>can</w:delText>
        </w:r>
      </w:del>
      <w:r w:rsidRPr="002E7851">
        <w:rPr>
          <w:rFonts w:ascii="Arial" w:hAnsi="Arial" w:cs="Arial"/>
          <w:szCs w:val="24"/>
        </w:rPr>
        <w:t xml:space="preserve"> get well by herself.</w:t>
      </w:r>
    </w:p>
    <w:p w14:paraId="47158320" w14:textId="77777777" w:rsidR="009233A4" w:rsidRPr="002E7851" w:rsidRDefault="009233A4" w:rsidP="009233A4">
      <w:pPr>
        <w:rPr>
          <w:rFonts w:ascii="Arial" w:hAnsi="Arial" w:cs="Arial"/>
          <w:szCs w:val="24"/>
        </w:rPr>
      </w:pPr>
    </w:p>
    <w:p w14:paraId="1F544635" w14:textId="77777777" w:rsidR="009233A4" w:rsidRPr="002E7851" w:rsidRDefault="009233A4" w:rsidP="009233A4">
      <w:pPr>
        <w:rPr>
          <w:rFonts w:ascii="Arial" w:hAnsi="Arial" w:cs="Arial"/>
          <w:szCs w:val="24"/>
        </w:rPr>
      </w:pPr>
      <w:r w:rsidRPr="002E7851">
        <w:rPr>
          <w:rFonts w:ascii="Arial" w:hAnsi="Arial" w:cs="Arial"/>
          <w:szCs w:val="24"/>
        </w:rPr>
        <w:t>People in Beijing were very angry about that. They thought she was very selfish, and didn’t care about other people’</w:t>
      </w:r>
      <w:ins w:id="50" w:author="yu shh" w:date="2020-07-23T08:50:00Z">
        <w:r w:rsidRPr="002E7851">
          <w:rPr>
            <w:rFonts w:ascii="Arial" w:hAnsi="Arial" w:cs="Arial"/>
            <w:szCs w:val="24"/>
          </w:rPr>
          <w:t>s</w:t>
        </w:r>
      </w:ins>
      <w:r w:rsidRPr="002E7851">
        <w:rPr>
          <w:rFonts w:ascii="Arial" w:hAnsi="Arial" w:cs="Arial"/>
          <w:szCs w:val="24"/>
        </w:rPr>
        <w:t xml:space="preserve"> health. </w:t>
      </w:r>
      <w:ins w:id="51" w:author="yu shh" w:date="2020-07-23T09:19:00Z">
        <w:r w:rsidRPr="002E7851">
          <w:rPr>
            <w:rFonts w:ascii="Arial" w:hAnsi="Arial" w:cs="Arial"/>
            <w:szCs w:val="24"/>
          </w:rPr>
          <w:t>O</w:t>
        </w:r>
      </w:ins>
      <w:del w:id="52" w:author="yu shh" w:date="2020-07-23T09:19:00Z">
        <w:r w:rsidRPr="002E7851" w:rsidDel="00180FD6">
          <w:rPr>
            <w:rFonts w:ascii="Arial" w:hAnsi="Arial" w:cs="Arial"/>
            <w:szCs w:val="24"/>
          </w:rPr>
          <w:delText>The o</w:delText>
        </w:r>
      </w:del>
      <w:r w:rsidRPr="002E7851">
        <w:rPr>
          <w:rFonts w:ascii="Arial" w:hAnsi="Arial" w:cs="Arial"/>
          <w:szCs w:val="24"/>
        </w:rPr>
        <w:t xml:space="preserve">ther people consider </w:t>
      </w:r>
      <w:del w:id="53" w:author="yu shh" w:date="2020-07-23T09:19:00Z">
        <w:r w:rsidRPr="002E7851" w:rsidDel="00180FD6">
          <w:rPr>
            <w:rFonts w:ascii="Arial" w:hAnsi="Arial" w:cs="Arial"/>
            <w:szCs w:val="24"/>
          </w:rPr>
          <w:delText>that</w:delText>
        </w:r>
      </w:del>
      <w:r w:rsidRPr="002E7851">
        <w:rPr>
          <w:rFonts w:ascii="Arial" w:hAnsi="Arial" w:cs="Arial"/>
          <w:szCs w:val="24"/>
        </w:rPr>
        <w:t xml:space="preserve"> her </w:t>
      </w:r>
      <w:proofErr w:type="spellStart"/>
      <w:r w:rsidRPr="002E7851">
        <w:rPr>
          <w:rFonts w:ascii="Arial" w:hAnsi="Arial" w:cs="Arial"/>
          <w:szCs w:val="24"/>
        </w:rPr>
        <w:t>behavior</w:t>
      </w:r>
      <w:proofErr w:type="spellEnd"/>
      <w:r w:rsidRPr="002E7851">
        <w:rPr>
          <w:rFonts w:ascii="Arial" w:hAnsi="Arial" w:cs="Arial"/>
          <w:szCs w:val="24"/>
        </w:rPr>
        <w:t xml:space="preserve"> c</w:t>
      </w:r>
      <w:ins w:id="54" w:author="yu shh" w:date="2020-07-23T09:24:00Z">
        <w:r w:rsidRPr="002E7851">
          <w:rPr>
            <w:rFonts w:ascii="Arial" w:hAnsi="Arial" w:cs="Arial"/>
            <w:szCs w:val="24"/>
          </w:rPr>
          <w:t>ould</w:t>
        </w:r>
      </w:ins>
      <w:del w:id="55" w:author="yu shh" w:date="2020-07-23T09:24:00Z">
        <w:r w:rsidRPr="002E7851" w:rsidDel="00180FD6">
          <w:rPr>
            <w:rFonts w:ascii="Arial" w:hAnsi="Arial" w:cs="Arial"/>
            <w:szCs w:val="24"/>
          </w:rPr>
          <w:delText>an</w:delText>
        </w:r>
      </w:del>
      <w:r w:rsidRPr="002E7851">
        <w:rPr>
          <w:rFonts w:ascii="Arial" w:hAnsi="Arial" w:cs="Arial"/>
          <w:szCs w:val="24"/>
        </w:rPr>
        <w:t xml:space="preserve"> be forgiven, because everyone wants to go to </w:t>
      </w:r>
      <w:ins w:id="56" w:author="yu shh" w:date="2020-07-23T09:24:00Z">
        <w:r w:rsidRPr="002E7851">
          <w:rPr>
            <w:rFonts w:ascii="Arial" w:hAnsi="Arial" w:cs="Arial"/>
            <w:szCs w:val="24"/>
          </w:rPr>
          <w:t>a</w:t>
        </w:r>
      </w:ins>
      <w:del w:id="57" w:author="yu shh" w:date="2020-07-23T09:24:00Z">
        <w:r w:rsidRPr="002E7851" w:rsidDel="007901D1">
          <w:rPr>
            <w:rFonts w:ascii="Arial" w:hAnsi="Arial" w:cs="Arial"/>
            <w:szCs w:val="24"/>
          </w:rPr>
          <w:delText>the</w:delText>
        </w:r>
      </w:del>
      <w:r w:rsidRPr="002E7851">
        <w:rPr>
          <w:rFonts w:ascii="Arial" w:hAnsi="Arial" w:cs="Arial"/>
          <w:szCs w:val="24"/>
        </w:rPr>
        <w:t xml:space="preserve"> safe place quickly. </w:t>
      </w:r>
    </w:p>
    <w:p w14:paraId="7F162216" w14:textId="77777777" w:rsidR="009233A4" w:rsidRPr="002E7851" w:rsidRDefault="009233A4" w:rsidP="009233A4">
      <w:pPr>
        <w:rPr>
          <w:rFonts w:ascii="Arial" w:hAnsi="Arial" w:cs="Arial"/>
          <w:szCs w:val="24"/>
        </w:rPr>
      </w:pPr>
    </w:p>
    <w:p w14:paraId="0F26A719" w14:textId="77777777" w:rsidR="009233A4" w:rsidRPr="002E7851" w:rsidRDefault="009233A4" w:rsidP="009233A4">
      <w:pPr>
        <w:rPr>
          <w:ins w:id="58" w:author="yu shh" w:date="2020-07-23T08:54:00Z"/>
          <w:rFonts w:ascii="Arial" w:hAnsi="Arial" w:cs="Arial"/>
          <w:szCs w:val="24"/>
        </w:rPr>
      </w:pPr>
      <w:r w:rsidRPr="002E7851">
        <w:rPr>
          <w:rFonts w:ascii="Arial" w:hAnsi="Arial" w:cs="Arial"/>
          <w:szCs w:val="24"/>
        </w:rPr>
        <w:t xml:space="preserve">I think </w:t>
      </w:r>
      <w:ins w:id="59" w:author="yu shh" w:date="2020-07-23T09:21:00Z">
        <w:r w:rsidRPr="002E7851">
          <w:rPr>
            <w:rFonts w:ascii="Arial" w:hAnsi="Arial" w:cs="Arial"/>
            <w:szCs w:val="24"/>
          </w:rPr>
          <w:t>s</w:t>
        </w:r>
      </w:ins>
      <w:del w:id="60" w:author="yu shh" w:date="2020-07-23T09:21:00Z">
        <w:r w:rsidRPr="002E7851" w:rsidDel="00180FD6">
          <w:rPr>
            <w:rFonts w:ascii="Arial" w:hAnsi="Arial" w:cs="Arial"/>
            <w:szCs w:val="24"/>
          </w:rPr>
          <w:delText>S</w:delText>
        </w:r>
      </w:del>
      <w:r w:rsidRPr="002E7851">
        <w:rPr>
          <w:rFonts w:ascii="Arial" w:hAnsi="Arial" w:cs="Arial"/>
          <w:szCs w:val="24"/>
        </w:rPr>
        <w:t>he didn’t do the right thing</w:t>
      </w:r>
      <w:del w:id="61" w:author="yu shh" w:date="2020-07-23T09:23:00Z">
        <w:r w:rsidRPr="002E7851" w:rsidDel="00180FD6">
          <w:rPr>
            <w:rFonts w:ascii="Arial" w:hAnsi="Arial" w:cs="Arial"/>
            <w:szCs w:val="24"/>
          </w:rPr>
          <w:delText>s</w:delText>
        </w:r>
      </w:del>
      <w:r w:rsidRPr="002E7851">
        <w:rPr>
          <w:rFonts w:ascii="Arial" w:hAnsi="Arial" w:cs="Arial"/>
          <w:szCs w:val="24"/>
        </w:rPr>
        <w:t xml:space="preserve">, either. She did it just for herself and her family, and it’s not correct at all. If she told </w:t>
      </w:r>
      <w:ins w:id="62" w:author="yu shh" w:date="2020-07-23T08:50:00Z">
        <w:r w:rsidRPr="002E7851">
          <w:rPr>
            <w:rFonts w:ascii="Arial" w:hAnsi="Arial" w:cs="Arial"/>
            <w:szCs w:val="24"/>
          </w:rPr>
          <w:t xml:space="preserve">the </w:t>
        </w:r>
      </w:ins>
      <w:r w:rsidRPr="002E7851">
        <w:rPr>
          <w:rFonts w:ascii="Arial" w:hAnsi="Arial" w:cs="Arial"/>
          <w:szCs w:val="24"/>
        </w:rPr>
        <w:t>truth to the officer, and isolated</w:t>
      </w:r>
      <w:ins w:id="63" w:author="yu shh" w:date="2020-07-23T08:51:00Z">
        <w:r w:rsidRPr="002E7851">
          <w:rPr>
            <w:rFonts w:ascii="Arial" w:hAnsi="Arial" w:cs="Arial"/>
            <w:szCs w:val="24"/>
          </w:rPr>
          <w:t xml:space="preserve"> </w:t>
        </w:r>
      </w:ins>
      <w:ins w:id="64" w:author="yu shh" w:date="2020-07-23T08:50:00Z">
        <w:r w:rsidRPr="002E7851">
          <w:rPr>
            <w:rFonts w:ascii="Arial" w:hAnsi="Arial" w:cs="Arial"/>
            <w:szCs w:val="24"/>
          </w:rPr>
          <w:t>herself</w:t>
        </w:r>
      </w:ins>
      <w:r w:rsidRPr="002E7851">
        <w:rPr>
          <w:rFonts w:ascii="Arial" w:hAnsi="Arial" w:cs="Arial"/>
          <w:szCs w:val="24"/>
        </w:rPr>
        <w:t xml:space="preserve"> from others, she wouldn’t ma</w:t>
      </w:r>
      <w:ins w:id="65" w:author="yu shh" w:date="2020-07-23T08:51:00Z">
        <w:r w:rsidRPr="002E7851">
          <w:rPr>
            <w:rFonts w:ascii="Arial" w:hAnsi="Arial" w:cs="Arial"/>
            <w:szCs w:val="24"/>
          </w:rPr>
          <w:t>k</w:t>
        </w:r>
      </w:ins>
      <w:del w:id="66" w:author="yu shh" w:date="2020-07-23T08:51:00Z">
        <w:r w:rsidRPr="002E7851" w:rsidDel="001B1F44">
          <w:rPr>
            <w:rFonts w:ascii="Arial" w:hAnsi="Arial" w:cs="Arial"/>
            <w:szCs w:val="24"/>
          </w:rPr>
          <w:delText>d</w:delText>
        </w:r>
      </w:del>
      <w:r w:rsidRPr="002E7851">
        <w:rPr>
          <w:rFonts w:ascii="Arial" w:hAnsi="Arial" w:cs="Arial"/>
          <w:szCs w:val="24"/>
        </w:rPr>
        <w:t xml:space="preserve">e others </w:t>
      </w:r>
      <w:ins w:id="67" w:author="yu shh" w:date="2020-07-23T08:51:00Z">
        <w:r w:rsidRPr="002E7851">
          <w:rPr>
            <w:rFonts w:ascii="Arial" w:hAnsi="Arial" w:cs="Arial"/>
            <w:szCs w:val="24"/>
          </w:rPr>
          <w:t xml:space="preserve">need to be </w:t>
        </w:r>
      </w:ins>
      <w:r w:rsidRPr="002E7851">
        <w:rPr>
          <w:rFonts w:ascii="Arial" w:hAnsi="Arial" w:cs="Arial"/>
          <w:szCs w:val="24"/>
        </w:rPr>
        <w:t>isolate</w:t>
      </w:r>
      <w:ins w:id="68" w:author="yu shh" w:date="2020-07-23T08:51:00Z">
        <w:r w:rsidRPr="002E7851">
          <w:rPr>
            <w:rFonts w:ascii="Arial" w:hAnsi="Arial" w:cs="Arial"/>
            <w:szCs w:val="24"/>
          </w:rPr>
          <w:t>d</w:t>
        </w:r>
      </w:ins>
      <w:r w:rsidRPr="002E7851">
        <w:rPr>
          <w:rFonts w:ascii="Arial" w:hAnsi="Arial" w:cs="Arial"/>
          <w:szCs w:val="24"/>
        </w:rPr>
        <w:t>. It</w:t>
      </w:r>
      <w:ins w:id="69" w:author="yu shh" w:date="2020-07-23T08:52:00Z">
        <w:r w:rsidRPr="002E7851">
          <w:rPr>
            <w:rFonts w:ascii="Arial" w:hAnsi="Arial" w:cs="Arial"/>
            <w:szCs w:val="24"/>
          </w:rPr>
          <w:t xml:space="preserve"> </w:t>
        </w:r>
        <w:r w:rsidRPr="009233A4">
          <w:rPr>
            <w:rFonts w:ascii="Arial" w:hAnsi="Arial" w:cs="Arial"/>
            <w:szCs w:val="24"/>
            <w:rPrChange w:id="70" w:author="yu shh" w:date="2020-07-23T09:49:00Z">
              <w:rPr>
                <w:rFonts w:ascii="Arial" w:hAnsi="Arial" w:cs="Arial"/>
                <w:color w:val="FF0000"/>
                <w:szCs w:val="24"/>
              </w:rPr>
            </w:rPrChange>
          </w:rPr>
          <w:t>probably would have taken</w:t>
        </w:r>
      </w:ins>
      <w:ins w:id="71" w:author="yu shh" w:date="2020-07-23T09:28:00Z">
        <w:r w:rsidRPr="009233A4">
          <w:rPr>
            <w:rFonts w:ascii="Arial" w:hAnsi="Arial" w:cs="Arial"/>
            <w:szCs w:val="24"/>
          </w:rPr>
          <w:t xml:space="preserve"> </w:t>
        </w:r>
      </w:ins>
      <w:del w:id="72" w:author="yu shh" w:date="2020-07-23T08:52:00Z">
        <w:r w:rsidRPr="002E7851" w:rsidDel="001B1F44">
          <w:rPr>
            <w:rFonts w:ascii="Arial" w:hAnsi="Arial" w:cs="Arial"/>
            <w:szCs w:val="24"/>
          </w:rPr>
          <w:delText xml:space="preserve"> probably takes a </w:delText>
        </w:r>
      </w:del>
      <w:r w:rsidRPr="002E7851">
        <w:rPr>
          <w:rFonts w:ascii="Arial" w:hAnsi="Arial" w:cs="Arial"/>
          <w:szCs w:val="24"/>
        </w:rPr>
        <w:t xml:space="preserve">long time, but </w:t>
      </w:r>
      <w:ins w:id="73" w:author="yu shh" w:date="2020-07-23T08:53:00Z">
        <w:r w:rsidRPr="009233A4">
          <w:rPr>
            <w:rFonts w:ascii="Arial" w:hAnsi="Arial" w:cs="Arial"/>
            <w:szCs w:val="24"/>
            <w:rPrChange w:id="74" w:author="yu shh" w:date="2020-07-23T09:49:00Z">
              <w:rPr>
                <w:rFonts w:ascii="Arial" w:hAnsi="Arial" w:cs="Arial"/>
                <w:color w:val="FF0000"/>
                <w:szCs w:val="24"/>
              </w:rPr>
            </w:rPrChange>
          </w:rPr>
          <w:t>it would have been</w:t>
        </w:r>
        <w:r w:rsidRPr="002E7851">
          <w:rPr>
            <w:rFonts w:ascii="Arial" w:hAnsi="Arial" w:cs="Arial"/>
            <w:szCs w:val="24"/>
          </w:rPr>
          <w:t xml:space="preserve"> </w:t>
        </w:r>
      </w:ins>
      <w:del w:id="75" w:author="yu shh" w:date="2020-07-23T08:53:00Z">
        <w:r w:rsidRPr="002E7851" w:rsidDel="00176C23">
          <w:rPr>
            <w:rFonts w:ascii="Arial" w:hAnsi="Arial" w:cs="Arial"/>
            <w:szCs w:val="24"/>
          </w:rPr>
          <w:delText>it’s</w:delText>
        </w:r>
      </w:del>
      <w:r w:rsidRPr="002E7851">
        <w:rPr>
          <w:rFonts w:ascii="Arial" w:hAnsi="Arial" w:cs="Arial"/>
          <w:szCs w:val="24"/>
        </w:rPr>
        <w:t xml:space="preserve"> good for everyone.</w:t>
      </w:r>
    </w:p>
    <w:p w14:paraId="58E51C5C" w14:textId="77777777" w:rsidR="009233A4" w:rsidRPr="002E7851" w:rsidRDefault="009233A4" w:rsidP="009233A4">
      <w:pPr>
        <w:rPr>
          <w:ins w:id="76" w:author="yu shh" w:date="2020-07-23T08:54:00Z"/>
          <w:rFonts w:ascii="Arial" w:hAnsi="Arial" w:cs="Arial"/>
          <w:szCs w:val="24"/>
        </w:rPr>
      </w:pPr>
    </w:p>
    <w:p w14:paraId="687DCAB0" w14:textId="77777777" w:rsidR="009233A4" w:rsidRPr="002E7851" w:rsidRDefault="009233A4" w:rsidP="009233A4">
      <w:pPr>
        <w:rPr>
          <w:rFonts w:ascii="Arial" w:hAnsi="Arial" w:cs="Arial"/>
          <w:szCs w:val="24"/>
        </w:rPr>
      </w:pPr>
      <w:ins w:id="77" w:author="yu shh" w:date="2020-07-23T08:54:00Z">
        <w:r w:rsidRPr="002E7851">
          <w:rPr>
            <w:rFonts w:ascii="Arial" w:hAnsi="Arial" w:cs="Arial"/>
            <w:szCs w:val="24"/>
          </w:rPr>
          <w:t xml:space="preserve">In the </w:t>
        </w:r>
      </w:ins>
      <w:ins w:id="78" w:author="yu shh" w:date="2020-07-23T09:47:00Z">
        <w:r w:rsidRPr="002E7851">
          <w:rPr>
            <w:rFonts w:ascii="Arial" w:hAnsi="Arial" w:cs="Arial"/>
            <w:szCs w:val="24"/>
          </w:rPr>
          <w:t>end,</w:t>
        </w:r>
      </w:ins>
      <w:ins w:id="79" w:author="yu shh" w:date="2020-07-23T08:54:00Z">
        <w:r w:rsidRPr="002E7851">
          <w:rPr>
            <w:rFonts w:ascii="Arial" w:hAnsi="Arial" w:cs="Arial"/>
            <w:szCs w:val="24"/>
          </w:rPr>
          <w:t xml:space="preserve"> this story</w:t>
        </w:r>
      </w:ins>
      <w:del w:id="80" w:author="yu shh" w:date="2020-07-23T08:54:00Z">
        <w:r w:rsidRPr="002E7851" w:rsidDel="00176C23">
          <w:rPr>
            <w:rFonts w:ascii="Arial" w:hAnsi="Arial" w:cs="Arial"/>
            <w:szCs w:val="24"/>
          </w:rPr>
          <w:delText xml:space="preserve"> It</w:delText>
        </w:r>
      </w:del>
      <w:r w:rsidRPr="002E7851">
        <w:rPr>
          <w:rFonts w:ascii="Arial" w:hAnsi="Arial" w:cs="Arial"/>
          <w:szCs w:val="24"/>
        </w:rPr>
        <w:t xml:space="preserve"> has a bright side. First, the custom office</w:t>
      </w:r>
      <w:ins w:id="81" w:author="yu shh" w:date="2020-07-23T09:26:00Z">
        <w:r w:rsidRPr="002E7851">
          <w:rPr>
            <w:rFonts w:ascii="Arial" w:hAnsi="Arial" w:cs="Arial"/>
            <w:szCs w:val="24"/>
          </w:rPr>
          <w:t>r</w:t>
        </w:r>
      </w:ins>
      <w:r w:rsidRPr="002E7851">
        <w:rPr>
          <w:rFonts w:ascii="Arial" w:hAnsi="Arial" w:cs="Arial"/>
          <w:szCs w:val="24"/>
        </w:rPr>
        <w:t xml:space="preserve"> can pay more attention to people who come back to China from other countr</w:t>
      </w:r>
      <w:ins w:id="82" w:author="yu shh" w:date="2020-07-23T09:26:00Z">
        <w:r w:rsidRPr="002E7851">
          <w:rPr>
            <w:rFonts w:ascii="Arial" w:hAnsi="Arial" w:cs="Arial"/>
            <w:szCs w:val="24"/>
          </w:rPr>
          <w:t>ies</w:t>
        </w:r>
      </w:ins>
      <w:del w:id="83" w:author="yu shh" w:date="2020-07-23T09:26:00Z">
        <w:r w:rsidRPr="002E7851" w:rsidDel="001350C0">
          <w:rPr>
            <w:rFonts w:ascii="Arial" w:hAnsi="Arial" w:cs="Arial"/>
            <w:szCs w:val="24"/>
          </w:rPr>
          <w:delText>y</w:delText>
        </w:r>
      </w:del>
      <w:r w:rsidRPr="002E7851">
        <w:rPr>
          <w:rFonts w:ascii="Arial" w:hAnsi="Arial" w:cs="Arial"/>
          <w:szCs w:val="24"/>
        </w:rPr>
        <w:t xml:space="preserve">. Second, it is a warning to other people not to do </w:t>
      </w:r>
      <w:del w:id="84" w:author="yu shh" w:date="2020-07-23T08:56:00Z">
        <w:r w:rsidRPr="002E7851" w:rsidDel="00046AEE">
          <w:rPr>
            <w:rFonts w:ascii="Arial" w:hAnsi="Arial" w:cs="Arial"/>
            <w:szCs w:val="24"/>
          </w:rPr>
          <w:delText>that</w:delText>
        </w:r>
      </w:del>
      <w:r w:rsidRPr="002E7851">
        <w:rPr>
          <w:rFonts w:ascii="Arial" w:hAnsi="Arial" w:cs="Arial"/>
          <w:szCs w:val="24"/>
        </w:rPr>
        <w:t xml:space="preserve"> like her. People not only need to protect the</w:t>
      </w:r>
      <w:ins w:id="85" w:author="yu shh" w:date="2020-07-23T08:55:00Z">
        <w:r w:rsidRPr="002E7851">
          <w:rPr>
            <w:rFonts w:ascii="Arial" w:hAnsi="Arial" w:cs="Arial"/>
            <w:szCs w:val="24"/>
          </w:rPr>
          <w:t>m</w:t>
        </w:r>
      </w:ins>
      <w:del w:id="86" w:author="yu shh" w:date="2020-07-23T08:55:00Z">
        <w:r w:rsidRPr="002E7851" w:rsidDel="00176C23">
          <w:rPr>
            <w:rFonts w:ascii="Arial" w:hAnsi="Arial" w:cs="Arial"/>
            <w:szCs w:val="24"/>
          </w:rPr>
          <w:delText xml:space="preserve">ir </w:delText>
        </w:r>
      </w:del>
      <w:r w:rsidRPr="002E7851">
        <w:rPr>
          <w:rFonts w:ascii="Arial" w:hAnsi="Arial" w:cs="Arial"/>
          <w:szCs w:val="24"/>
        </w:rPr>
        <w:t>sel</w:t>
      </w:r>
      <w:ins w:id="87" w:author="yu shh" w:date="2020-07-23T08:55:00Z">
        <w:r w:rsidRPr="002E7851">
          <w:rPr>
            <w:rFonts w:ascii="Arial" w:hAnsi="Arial" w:cs="Arial"/>
            <w:szCs w:val="24"/>
          </w:rPr>
          <w:t>ves</w:t>
        </w:r>
      </w:ins>
      <w:del w:id="88" w:author="yu shh" w:date="2020-07-23T08:55:00Z">
        <w:r w:rsidRPr="002E7851" w:rsidDel="00176C23">
          <w:rPr>
            <w:rFonts w:ascii="Arial" w:hAnsi="Arial" w:cs="Arial"/>
            <w:szCs w:val="24"/>
          </w:rPr>
          <w:delText>f</w:delText>
        </w:r>
      </w:del>
      <w:r w:rsidRPr="002E7851">
        <w:rPr>
          <w:rFonts w:ascii="Arial" w:hAnsi="Arial" w:cs="Arial"/>
          <w:szCs w:val="24"/>
        </w:rPr>
        <w:t xml:space="preserve"> like</w:t>
      </w:r>
      <w:ins w:id="89" w:author="yu shh" w:date="2020-07-23T08:55:00Z">
        <w:r w:rsidRPr="002E7851">
          <w:rPr>
            <w:rFonts w:ascii="Arial" w:hAnsi="Arial" w:cs="Arial"/>
            <w:szCs w:val="24"/>
          </w:rPr>
          <w:t xml:space="preserve"> by</w:t>
        </w:r>
      </w:ins>
      <w:r w:rsidRPr="002E7851">
        <w:rPr>
          <w:rFonts w:ascii="Arial" w:hAnsi="Arial" w:cs="Arial"/>
          <w:szCs w:val="24"/>
        </w:rPr>
        <w:t xml:space="preserve"> washing hands and doing exercise, but should also </w:t>
      </w:r>
      <w:del w:id="90" w:author="yu shh" w:date="2020-07-23T08:56:00Z">
        <w:r w:rsidRPr="002E7851" w:rsidDel="00046AEE">
          <w:rPr>
            <w:rFonts w:ascii="Arial" w:hAnsi="Arial" w:cs="Arial"/>
            <w:szCs w:val="24"/>
          </w:rPr>
          <w:delText xml:space="preserve">to </w:delText>
        </w:r>
      </w:del>
      <w:r w:rsidRPr="002E7851">
        <w:rPr>
          <w:rFonts w:ascii="Arial" w:hAnsi="Arial" w:cs="Arial"/>
          <w:szCs w:val="24"/>
        </w:rPr>
        <w:t>concerned about other people.</w:t>
      </w:r>
    </w:p>
    <w:p w14:paraId="3CD5B6E7" w14:textId="77777777" w:rsidR="009233A4" w:rsidRPr="002E7851" w:rsidRDefault="009233A4" w:rsidP="009233A4">
      <w:pPr>
        <w:rPr>
          <w:rFonts w:ascii="Arial" w:hAnsi="Arial" w:cs="Arial"/>
          <w:szCs w:val="24"/>
        </w:rPr>
      </w:pPr>
    </w:p>
    <w:p w14:paraId="6DD68425" w14:textId="0F76D025" w:rsidR="009233A4" w:rsidRPr="002E7851" w:rsidRDefault="009233A4" w:rsidP="009233A4">
      <w:pPr>
        <w:rPr>
          <w:rFonts w:ascii="Arial" w:hAnsi="Arial" w:cs="Arial"/>
          <w:szCs w:val="24"/>
        </w:rPr>
      </w:pPr>
      <w:r w:rsidRPr="002E7851">
        <w:rPr>
          <w:rFonts w:ascii="Arial" w:hAnsi="Arial" w:cs="Arial"/>
          <w:szCs w:val="24"/>
        </w:rPr>
        <w:t>Word Count:</w:t>
      </w:r>
      <w:ins w:id="91" w:author="yu shh" w:date="2020-07-23T09:46:00Z">
        <w:r w:rsidRPr="009233A4">
          <w:rPr>
            <w:rFonts w:ascii="Arial" w:hAnsi="Arial" w:cs="Arial"/>
            <w:color w:val="000000" w:themeColor="text1"/>
            <w:szCs w:val="24"/>
          </w:rPr>
          <w:t xml:space="preserve">534 </w:t>
        </w:r>
      </w:ins>
    </w:p>
    <w:p w14:paraId="5700AFDE" w14:textId="5067B023" w:rsidR="00166FB7" w:rsidRDefault="00166FB7">
      <w:pPr>
        <w:rPr>
          <w:rFonts w:ascii="Times" w:hAnsi="Times"/>
          <w:lang w:val="en-US"/>
        </w:rPr>
      </w:pPr>
    </w:p>
    <w:p w14:paraId="6774503F" w14:textId="44DCF2D2" w:rsidR="00166FB7" w:rsidRDefault="00166FB7">
      <w:pPr>
        <w:rPr>
          <w:rFonts w:ascii="Times" w:hAnsi="Times"/>
          <w:lang w:val="en-US"/>
        </w:rPr>
      </w:pPr>
    </w:p>
    <w:p w14:paraId="06FF8CF3" w14:textId="67071326" w:rsidR="00166FB7" w:rsidRDefault="00166FB7" w:rsidP="00166FB7">
      <w:pPr>
        <w:rPr>
          <w:rFonts w:ascii="Times" w:hAnsi="Times"/>
          <w:color w:val="4472C4" w:themeColor="accent1"/>
          <w:lang w:val="en-US"/>
        </w:rPr>
      </w:pPr>
      <w:r>
        <w:rPr>
          <w:rFonts w:ascii="Times" w:hAnsi="Times"/>
          <w:color w:val="4472C4" w:themeColor="accent1"/>
          <w:lang w:val="en-US"/>
        </w:rPr>
        <w:t>[</w:t>
      </w:r>
      <w:r w:rsidRPr="00166FB7">
        <w:rPr>
          <w:rFonts w:ascii="Times" w:hAnsi="Times"/>
          <w:color w:val="4472C4" w:themeColor="accent1"/>
          <w:lang w:val="en-US"/>
        </w:rPr>
        <w:t xml:space="preserve">Essay 3: Using </w:t>
      </w:r>
      <w:r w:rsidR="002A18CA">
        <w:rPr>
          <w:rFonts w:ascii="Times" w:hAnsi="Times"/>
          <w:color w:val="4472C4" w:themeColor="accent1"/>
          <w:lang w:val="en-US"/>
        </w:rPr>
        <w:t>V</w:t>
      </w:r>
      <w:r w:rsidRPr="00166FB7">
        <w:rPr>
          <w:rFonts w:ascii="Times" w:hAnsi="Times"/>
          <w:color w:val="4472C4" w:themeColor="accent1"/>
          <w:lang w:val="en-US"/>
        </w:rPr>
        <w:t xml:space="preserve">ariety </w:t>
      </w:r>
      <w:r w:rsidR="002A18CA">
        <w:rPr>
          <w:rFonts w:ascii="Times" w:hAnsi="Times"/>
          <w:color w:val="4472C4" w:themeColor="accent1"/>
          <w:lang w:val="en-US"/>
        </w:rPr>
        <w:t>W</w:t>
      </w:r>
      <w:r w:rsidRPr="00166FB7">
        <w:rPr>
          <w:rFonts w:ascii="Times" w:hAnsi="Times"/>
          <w:color w:val="4472C4" w:themeColor="accent1"/>
          <w:lang w:val="en-US"/>
        </w:rPr>
        <w:t xml:space="preserve">hen </w:t>
      </w:r>
      <w:r w:rsidR="002A18CA">
        <w:rPr>
          <w:rFonts w:ascii="Times" w:hAnsi="Times"/>
          <w:color w:val="4472C4" w:themeColor="accent1"/>
          <w:lang w:val="en-US"/>
        </w:rPr>
        <w:t>I</w:t>
      </w:r>
      <w:r w:rsidRPr="00166FB7">
        <w:rPr>
          <w:rFonts w:ascii="Times" w:hAnsi="Times"/>
          <w:color w:val="4472C4" w:themeColor="accent1"/>
          <w:lang w:val="en-US"/>
        </w:rPr>
        <w:t xml:space="preserve">ntroducing </w:t>
      </w:r>
      <w:r w:rsidR="002A18CA">
        <w:rPr>
          <w:rFonts w:ascii="Times" w:hAnsi="Times"/>
          <w:color w:val="4472C4" w:themeColor="accent1"/>
          <w:lang w:val="en-US"/>
        </w:rPr>
        <w:t>N</w:t>
      </w:r>
      <w:r w:rsidRPr="00166FB7">
        <w:rPr>
          <w:rFonts w:ascii="Times" w:hAnsi="Times"/>
          <w:color w:val="4472C4" w:themeColor="accent1"/>
          <w:lang w:val="en-US"/>
        </w:rPr>
        <w:t xml:space="preserve">arrator’s </w:t>
      </w:r>
      <w:r w:rsidR="002A18CA">
        <w:rPr>
          <w:rFonts w:ascii="Times" w:hAnsi="Times"/>
          <w:color w:val="4472C4" w:themeColor="accent1"/>
          <w:lang w:val="en-US"/>
        </w:rPr>
        <w:t>T</w:t>
      </w:r>
      <w:r w:rsidRPr="00166FB7">
        <w:rPr>
          <w:rFonts w:ascii="Times" w:hAnsi="Times"/>
          <w:color w:val="4472C4" w:themeColor="accent1"/>
          <w:lang w:val="en-US"/>
        </w:rPr>
        <w:t>houghts</w:t>
      </w:r>
      <w:r>
        <w:rPr>
          <w:rFonts w:ascii="Times" w:hAnsi="Times"/>
          <w:color w:val="4472C4" w:themeColor="accent1"/>
          <w:lang w:val="en-US"/>
        </w:rPr>
        <w:t>: Draft 1]</w:t>
      </w:r>
    </w:p>
    <w:p w14:paraId="230A429B" w14:textId="5BAA035B" w:rsidR="00166FB7" w:rsidRDefault="00166FB7" w:rsidP="00166FB7">
      <w:pPr>
        <w:rPr>
          <w:rFonts w:ascii="Times" w:hAnsi="Times"/>
          <w:color w:val="4472C4" w:themeColor="accent1"/>
          <w:lang w:val="en-US"/>
        </w:rPr>
      </w:pPr>
    </w:p>
    <w:p w14:paraId="07D48429" w14:textId="77777777" w:rsidR="00123FF7" w:rsidRPr="00123FF7" w:rsidRDefault="00123FF7" w:rsidP="00123FF7">
      <w:pPr>
        <w:jc w:val="center"/>
        <w:rPr>
          <w:rFonts w:ascii="Arial" w:hAnsi="Arial" w:cs="Arial"/>
          <w:b/>
          <w:bCs/>
          <w:szCs w:val="24"/>
        </w:rPr>
      </w:pPr>
      <w:r w:rsidRPr="00123FF7">
        <w:rPr>
          <w:rFonts w:ascii="Arial" w:hAnsi="Arial" w:cs="Arial" w:hint="eastAsia"/>
          <w:b/>
          <w:bCs/>
          <w:szCs w:val="24"/>
        </w:rPr>
        <w:t>C</w:t>
      </w:r>
      <w:r w:rsidRPr="00123FF7">
        <w:rPr>
          <w:rFonts w:ascii="Arial" w:hAnsi="Arial" w:cs="Arial"/>
          <w:b/>
          <w:bCs/>
          <w:szCs w:val="24"/>
        </w:rPr>
        <w:t>limbing a Hill</w:t>
      </w:r>
    </w:p>
    <w:p w14:paraId="7EDECBB1" w14:textId="77777777" w:rsidR="00123FF7" w:rsidRPr="000D4D63" w:rsidRDefault="00123FF7" w:rsidP="00123FF7">
      <w:pPr>
        <w:rPr>
          <w:rFonts w:ascii="Arial" w:hAnsi="Arial" w:cs="Arial"/>
          <w:szCs w:val="24"/>
        </w:rPr>
      </w:pPr>
    </w:p>
    <w:p w14:paraId="44394B59" w14:textId="77777777" w:rsidR="00123FF7" w:rsidRPr="006E74CD" w:rsidRDefault="00123FF7" w:rsidP="00123FF7">
      <w:pPr>
        <w:rPr>
          <w:rFonts w:ascii="Arial" w:hAnsi="Arial" w:cs="Arial"/>
          <w:szCs w:val="24"/>
        </w:rPr>
      </w:pPr>
      <w:r w:rsidRPr="006E74CD">
        <w:rPr>
          <w:rFonts w:ascii="Arial" w:hAnsi="Arial" w:cs="Arial"/>
          <w:szCs w:val="24"/>
        </w:rPr>
        <w:t>On July 16</w:t>
      </w:r>
      <w:r w:rsidRPr="006E74CD">
        <w:rPr>
          <w:rFonts w:ascii="Arial" w:hAnsi="Arial" w:cs="Arial"/>
          <w:szCs w:val="24"/>
          <w:vertAlign w:val="superscript"/>
        </w:rPr>
        <w:t>th</w:t>
      </w:r>
      <w:r w:rsidRPr="006E74CD">
        <w:rPr>
          <w:rFonts w:ascii="Arial" w:hAnsi="Arial" w:cs="Arial"/>
          <w:szCs w:val="24"/>
        </w:rPr>
        <w:t xml:space="preserve"> ,2020, my parents and I went climbing hill. I don’t know why I can climb on the hill top, even I stayed at home half a year, but I really did it.</w:t>
      </w:r>
    </w:p>
    <w:p w14:paraId="650C6D85" w14:textId="77777777" w:rsidR="00123FF7" w:rsidRPr="006E74CD" w:rsidRDefault="00123FF7" w:rsidP="00123FF7">
      <w:pPr>
        <w:rPr>
          <w:rFonts w:ascii="Arial" w:hAnsi="Arial" w:cs="Arial"/>
          <w:szCs w:val="24"/>
        </w:rPr>
      </w:pPr>
    </w:p>
    <w:p w14:paraId="28D27F81" w14:textId="77777777" w:rsidR="00123FF7" w:rsidRPr="006E74CD" w:rsidRDefault="00123FF7" w:rsidP="00123FF7">
      <w:pPr>
        <w:rPr>
          <w:rFonts w:ascii="Arial" w:hAnsi="Arial" w:cs="Arial"/>
          <w:szCs w:val="24"/>
        </w:rPr>
      </w:pPr>
      <w:r w:rsidRPr="006E74CD">
        <w:rPr>
          <w:rFonts w:ascii="Arial" w:hAnsi="Arial" w:cs="Arial"/>
          <w:szCs w:val="24"/>
        </w:rPr>
        <w:t>We woke up at 5:40 in the morning, then we drove our car at the foot of the hill, I</w:t>
      </w:r>
      <w:r>
        <w:rPr>
          <w:rFonts w:ascii="Arial" w:hAnsi="Arial" w:cs="Arial"/>
          <w:szCs w:val="24"/>
        </w:rPr>
        <w:t xml:space="preserve"> was</w:t>
      </w:r>
      <w:r w:rsidRPr="006E74CD">
        <w:rPr>
          <w:rFonts w:ascii="Arial" w:hAnsi="Arial" w:cs="Arial"/>
          <w:szCs w:val="24"/>
        </w:rPr>
        <w:t xml:space="preserve"> so hungry that I could eat anything, so we ate breakfast as quickly as we c</w:t>
      </w:r>
      <w:r>
        <w:rPr>
          <w:rFonts w:ascii="Arial" w:hAnsi="Arial" w:cs="Arial"/>
          <w:szCs w:val="24"/>
        </w:rPr>
        <w:t>ould</w:t>
      </w:r>
      <w:r w:rsidRPr="006E74CD">
        <w:rPr>
          <w:rFonts w:ascii="Arial" w:hAnsi="Arial" w:cs="Arial"/>
          <w:szCs w:val="24"/>
        </w:rPr>
        <w:t xml:space="preserve"> on a bench. After that, we started climbing.</w:t>
      </w:r>
    </w:p>
    <w:p w14:paraId="2E7238D4" w14:textId="77777777" w:rsidR="00123FF7" w:rsidRPr="006E74CD" w:rsidRDefault="00123FF7" w:rsidP="00123FF7">
      <w:pPr>
        <w:rPr>
          <w:rFonts w:ascii="Arial" w:hAnsi="Arial" w:cs="Arial"/>
          <w:szCs w:val="24"/>
        </w:rPr>
      </w:pPr>
    </w:p>
    <w:p w14:paraId="6EFAE2FF" w14:textId="77777777" w:rsidR="00123FF7" w:rsidRPr="006E74CD" w:rsidRDefault="00123FF7" w:rsidP="00123FF7">
      <w:pPr>
        <w:rPr>
          <w:rFonts w:ascii="Arial" w:hAnsi="Arial" w:cs="Arial"/>
          <w:szCs w:val="24"/>
        </w:rPr>
      </w:pPr>
      <w:r w:rsidRPr="006E74CD">
        <w:rPr>
          <w:rFonts w:ascii="Arial" w:hAnsi="Arial" w:cs="Arial"/>
          <w:szCs w:val="24"/>
        </w:rPr>
        <w:t>At first, it</w:t>
      </w:r>
      <w:r>
        <w:rPr>
          <w:rFonts w:ascii="Arial" w:hAnsi="Arial" w:cs="Arial"/>
          <w:szCs w:val="24"/>
        </w:rPr>
        <w:t xml:space="preserve"> wa</w:t>
      </w:r>
      <w:r w:rsidRPr="006E74CD">
        <w:rPr>
          <w:rFonts w:ascii="Arial" w:hAnsi="Arial" w:cs="Arial"/>
          <w:szCs w:val="24"/>
        </w:rPr>
        <w:t>s quite easy for all of us, our pace ha</w:t>
      </w:r>
      <w:r>
        <w:rPr>
          <w:rFonts w:ascii="Arial" w:hAnsi="Arial" w:cs="Arial"/>
          <w:szCs w:val="24"/>
        </w:rPr>
        <w:t>d</w:t>
      </w:r>
      <w:r w:rsidRPr="006E74CD">
        <w:rPr>
          <w:rFonts w:ascii="Arial" w:hAnsi="Arial" w:cs="Arial"/>
          <w:szCs w:val="24"/>
        </w:rPr>
        <w:t xml:space="preserve"> always been faster. I was nearly ready to climb on the hill’s top in two hours, because it’s not very difficult. However, climbing the hill is not an easy thing to do at all. My mom started panting, my dad was very surprised, he said, </w:t>
      </w:r>
      <w:r>
        <w:rPr>
          <w:rFonts w:ascii="Arial" w:hAnsi="Arial" w:cs="Arial" w:hint="eastAsia"/>
          <w:szCs w:val="24"/>
        </w:rPr>
        <w:t>“</w:t>
      </w:r>
      <w:r w:rsidRPr="006E74CD">
        <w:rPr>
          <w:rFonts w:ascii="Arial" w:hAnsi="Arial" w:cs="Arial"/>
          <w:szCs w:val="24"/>
        </w:rPr>
        <w:t>Are you really so tired?</w:t>
      </w:r>
      <w:r>
        <w:rPr>
          <w:rFonts w:ascii="Arial" w:hAnsi="Arial" w:cs="Arial" w:hint="eastAsia"/>
          <w:szCs w:val="24"/>
        </w:rPr>
        <w:t>”</w:t>
      </w:r>
      <w:r w:rsidRPr="006E74CD">
        <w:rPr>
          <w:rFonts w:ascii="Arial" w:hAnsi="Arial" w:cs="Arial"/>
          <w:szCs w:val="24"/>
        </w:rPr>
        <w:t xml:space="preserve"> I agreed with my dad. I’m not panting and I d</w:t>
      </w:r>
      <w:r>
        <w:rPr>
          <w:rFonts w:ascii="Arial" w:hAnsi="Arial" w:cs="Arial"/>
          <w:szCs w:val="24"/>
        </w:rPr>
        <w:t>idn</w:t>
      </w:r>
      <w:r w:rsidRPr="006E74CD">
        <w:rPr>
          <w:rFonts w:ascii="Arial" w:hAnsi="Arial" w:cs="Arial"/>
          <w:szCs w:val="24"/>
        </w:rPr>
        <w:t xml:space="preserve">’t have leg pain yet, it’s too early to feel tired, </w:t>
      </w:r>
      <w:r>
        <w:rPr>
          <w:rFonts w:ascii="Arial" w:hAnsi="Arial" w:cs="Arial"/>
          <w:szCs w:val="24"/>
        </w:rPr>
        <w:t>was</w:t>
      </w:r>
      <w:r w:rsidRPr="006E74CD">
        <w:rPr>
          <w:rFonts w:ascii="Arial" w:hAnsi="Arial" w:cs="Arial"/>
          <w:szCs w:val="24"/>
        </w:rPr>
        <w:t>n’t it?</w:t>
      </w:r>
    </w:p>
    <w:p w14:paraId="29E34381" w14:textId="77777777" w:rsidR="00123FF7" w:rsidRPr="006E74CD" w:rsidRDefault="00123FF7" w:rsidP="00123FF7">
      <w:pPr>
        <w:rPr>
          <w:rFonts w:ascii="Arial" w:hAnsi="Arial" w:cs="Arial"/>
          <w:szCs w:val="24"/>
        </w:rPr>
      </w:pPr>
    </w:p>
    <w:p w14:paraId="0EA170E0" w14:textId="77777777" w:rsidR="00123FF7" w:rsidRDefault="00123FF7" w:rsidP="00123FF7">
      <w:pPr>
        <w:rPr>
          <w:rFonts w:ascii="Arial" w:hAnsi="Arial" w:cs="Arial"/>
          <w:szCs w:val="24"/>
        </w:rPr>
      </w:pPr>
      <w:r w:rsidRPr="006E74CD">
        <w:rPr>
          <w:rFonts w:ascii="Arial" w:hAnsi="Arial" w:cs="Arial"/>
          <w:szCs w:val="24"/>
        </w:rPr>
        <w:t>But I should have leg pain right now, because I had a dancing lesson yesterday and it always hurt me so much when I w</w:t>
      </w:r>
      <w:r>
        <w:rPr>
          <w:rFonts w:ascii="Arial" w:hAnsi="Arial" w:cs="Arial"/>
          <w:szCs w:val="24"/>
        </w:rPr>
        <w:t>a</w:t>
      </w:r>
      <w:r w:rsidRPr="006E74CD">
        <w:rPr>
          <w:rFonts w:ascii="Arial" w:hAnsi="Arial" w:cs="Arial"/>
          <w:szCs w:val="24"/>
        </w:rPr>
        <w:t>ke up next morning. And we were already climbed a bit, so why my leg didn’t feel pain? I tried to think this straight, but I need to pay attention to the road under my feet.</w:t>
      </w:r>
    </w:p>
    <w:p w14:paraId="62740003" w14:textId="77777777" w:rsidR="00123FF7" w:rsidRPr="006E74CD" w:rsidRDefault="00123FF7" w:rsidP="00123FF7">
      <w:pPr>
        <w:rPr>
          <w:rFonts w:ascii="Arial" w:hAnsi="Arial" w:cs="Arial"/>
          <w:szCs w:val="24"/>
        </w:rPr>
      </w:pPr>
    </w:p>
    <w:p w14:paraId="17316D9A" w14:textId="77777777" w:rsidR="00123FF7" w:rsidRPr="006E74CD" w:rsidRDefault="00123FF7" w:rsidP="00123FF7">
      <w:pPr>
        <w:rPr>
          <w:rFonts w:ascii="Arial" w:hAnsi="Arial" w:cs="Arial"/>
          <w:szCs w:val="24"/>
        </w:rPr>
      </w:pPr>
      <w:r w:rsidRPr="006E74CD">
        <w:rPr>
          <w:rFonts w:ascii="Arial" w:hAnsi="Arial" w:cs="Arial"/>
          <w:szCs w:val="24"/>
        </w:rPr>
        <w:t>We keep climbing the hill. My dad was in the front. I</w:t>
      </w:r>
      <w:r>
        <w:rPr>
          <w:rFonts w:ascii="Arial" w:hAnsi="Arial" w:cs="Arial"/>
          <w:szCs w:val="24"/>
        </w:rPr>
        <w:t xml:space="preserve"> was</w:t>
      </w:r>
      <w:r w:rsidRPr="006E74CD">
        <w:rPr>
          <w:rFonts w:ascii="Arial" w:hAnsi="Arial" w:cs="Arial"/>
          <w:szCs w:val="24"/>
        </w:rPr>
        <w:t xml:space="preserve"> in the middle, and my mom was behind me. Sometimes I quicken my pace and climbed the hill side by side with my dad, sometimes I slow down and walk with my mom. When my mom was tired, I stopped to had a rest with her, and then my dad was gone. My mom and I keep going, after a while, we saw my dad waiting for us not far away. I don’t know why, but I’m not really tire</w:t>
      </w:r>
      <w:r>
        <w:rPr>
          <w:rFonts w:ascii="Arial" w:hAnsi="Arial" w:cs="Arial"/>
          <w:szCs w:val="24"/>
        </w:rPr>
        <w:t>d</w:t>
      </w:r>
      <w:r w:rsidRPr="006E74CD">
        <w:rPr>
          <w:rFonts w:ascii="Arial" w:hAnsi="Arial" w:cs="Arial"/>
          <w:szCs w:val="24"/>
        </w:rPr>
        <w:t xml:space="preserve"> when we climbed halfway up the hill. I c</w:t>
      </w:r>
      <w:r>
        <w:rPr>
          <w:rFonts w:ascii="Arial" w:hAnsi="Arial" w:cs="Arial"/>
          <w:szCs w:val="24"/>
        </w:rPr>
        <w:t>ould</w:t>
      </w:r>
      <w:r w:rsidRPr="006E74CD">
        <w:rPr>
          <w:rFonts w:ascii="Arial" w:hAnsi="Arial" w:cs="Arial"/>
          <w:szCs w:val="24"/>
        </w:rPr>
        <w:t>n’t think it clearly how did I do it.</w:t>
      </w:r>
    </w:p>
    <w:p w14:paraId="5E465FBF" w14:textId="77777777" w:rsidR="00123FF7" w:rsidRPr="006E74CD" w:rsidRDefault="00123FF7" w:rsidP="00123FF7">
      <w:pPr>
        <w:rPr>
          <w:rFonts w:ascii="Arial" w:hAnsi="Arial" w:cs="Arial"/>
          <w:szCs w:val="24"/>
        </w:rPr>
      </w:pPr>
    </w:p>
    <w:p w14:paraId="4CD40212" w14:textId="77777777" w:rsidR="00123FF7" w:rsidRPr="006E74CD" w:rsidRDefault="00123FF7" w:rsidP="00123FF7">
      <w:pPr>
        <w:rPr>
          <w:rFonts w:ascii="Arial" w:hAnsi="Arial" w:cs="Arial"/>
          <w:szCs w:val="24"/>
        </w:rPr>
      </w:pPr>
      <w:r w:rsidRPr="006E74CD">
        <w:rPr>
          <w:rFonts w:ascii="Arial" w:hAnsi="Arial" w:cs="Arial"/>
          <w:szCs w:val="24"/>
        </w:rPr>
        <w:t>We sat on a stool beside a big tree to ha</w:t>
      </w:r>
      <w:r>
        <w:rPr>
          <w:rFonts w:ascii="Arial" w:hAnsi="Arial" w:cs="Arial"/>
          <w:szCs w:val="24"/>
        </w:rPr>
        <w:t>ve</w:t>
      </w:r>
      <w:r w:rsidRPr="006E74CD">
        <w:rPr>
          <w:rFonts w:ascii="Arial" w:hAnsi="Arial" w:cs="Arial"/>
          <w:szCs w:val="24"/>
        </w:rPr>
        <w:t xml:space="preserve"> a rest about six minutes. My mom </w:t>
      </w:r>
      <w:r>
        <w:rPr>
          <w:rFonts w:ascii="Arial" w:hAnsi="Arial" w:cs="Arial"/>
          <w:szCs w:val="24"/>
        </w:rPr>
        <w:t>thought</w:t>
      </w:r>
      <w:r w:rsidRPr="006E74CD">
        <w:rPr>
          <w:rFonts w:ascii="Arial" w:hAnsi="Arial" w:cs="Arial"/>
          <w:szCs w:val="24"/>
        </w:rPr>
        <w:t xml:space="preserve"> we can’t sit too much, or we won’t be able to walk</w:t>
      </w:r>
      <w:r>
        <w:rPr>
          <w:rFonts w:ascii="Arial" w:hAnsi="Arial" w:cs="Arial"/>
          <w:szCs w:val="24"/>
        </w:rPr>
        <w:t>,</w:t>
      </w:r>
      <w:r w:rsidRPr="006E74CD">
        <w:rPr>
          <w:rFonts w:ascii="Arial" w:hAnsi="Arial" w:cs="Arial"/>
          <w:szCs w:val="24"/>
        </w:rPr>
        <w:t xml:space="preserve"> </w:t>
      </w:r>
      <w:r>
        <w:rPr>
          <w:rFonts w:ascii="Arial" w:hAnsi="Arial" w:cs="Arial"/>
          <w:szCs w:val="24"/>
        </w:rPr>
        <w:t>s</w:t>
      </w:r>
      <w:r w:rsidRPr="006E74CD">
        <w:rPr>
          <w:rFonts w:ascii="Arial" w:hAnsi="Arial" w:cs="Arial"/>
          <w:szCs w:val="24"/>
        </w:rPr>
        <w:t>o, we started climbing again.</w:t>
      </w:r>
    </w:p>
    <w:p w14:paraId="7C6044A7" w14:textId="77777777" w:rsidR="00123FF7" w:rsidRPr="006E74CD" w:rsidRDefault="00123FF7" w:rsidP="00123FF7">
      <w:pPr>
        <w:rPr>
          <w:rFonts w:ascii="Arial" w:hAnsi="Arial" w:cs="Arial"/>
          <w:szCs w:val="24"/>
        </w:rPr>
      </w:pPr>
    </w:p>
    <w:p w14:paraId="1436ABE3" w14:textId="77777777" w:rsidR="00123FF7" w:rsidRPr="006E74CD" w:rsidRDefault="00123FF7" w:rsidP="00123FF7">
      <w:pPr>
        <w:rPr>
          <w:rFonts w:ascii="Arial" w:hAnsi="Arial" w:cs="Arial"/>
          <w:szCs w:val="24"/>
        </w:rPr>
      </w:pPr>
      <w:r w:rsidRPr="006E74CD">
        <w:rPr>
          <w:rFonts w:ascii="Arial" w:hAnsi="Arial" w:cs="Arial"/>
          <w:szCs w:val="24"/>
        </w:rPr>
        <w:t>I felt a little bit tired, but I’m just short of breath. Of course, I can stick to it. There’s no doubt about it. “Hey, I still have some dates in my bag,” my dad turned around and said to us. So, we found a place and enjoy</w:t>
      </w:r>
      <w:r>
        <w:rPr>
          <w:rFonts w:ascii="Arial" w:hAnsi="Arial" w:cs="Arial"/>
          <w:szCs w:val="24"/>
        </w:rPr>
        <w:t>ed</w:t>
      </w:r>
      <w:r w:rsidRPr="006E74CD">
        <w:rPr>
          <w:rFonts w:ascii="Arial" w:hAnsi="Arial" w:cs="Arial"/>
          <w:szCs w:val="24"/>
        </w:rPr>
        <w:t xml:space="preserve"> the delicious dates. My dad ate a lot of dates in five minutes, but I was too busy wondering about why I didn’t get the leg pain, so I just ate three dates.</w:t>
      </w:r>
    </w:p>
    <w:p w14:paraId="106CE8A0" w14:textId="77777777" w:rsidR="00123FF7" w:rsidRPr="006E74CD" w:rsidRDefault="00123FF7" w:rsidP="00123FF7">
      <w:pPr>
        <w:rPr>
          <w:rFonts w:ascii="Arial" w:hAnsi="Arial" w:cs="Arial"/>
          <w:szCs w:val="24"/>
        </w:rPr>
      </w:pPr>
    </w:p>
    <w:p w14:paraId="3D250EB4" w14:textId="77777777" w:rsidR="00123FF7" w:rsidRPr="006E74CD" w:rsidRDefault="00123FF7" w:rsidP="00123FF7">
      <w:pPr>
        <w:rPr>
          <w:rFonts w:ascii="Arial" w:hAnsi="Arial" w:cs="Arial"/>
          <w:szCs w:val="24"/>
        </w:rPr>
      </w:pPr>
      <w:bookmarkStart w:id="92" w:name="_Hlk46668908"/>
      <w:r w:rsidRPr="006E74CD">
        <w:rPr>
          <w:rFonts w:ascii="Arial" w:hAnsi="Arial" w:cs="Arial"/>
          <w:szCs w:val="24"/>
        </w:rPr>
        <w:t>“Hiccup!”</w:t>
      </w:r>
      <w:bookmarkEnd w:id="92"/>
      <w:r w:rsidRPr="006E74CD">
        <w:rPr>
          <w:rFonts w:ascii="Arial" w:hAnsi="Arial" w:cs="Arial"/>
          <w:szCs w:val="24"/>
        </w:rPr>
        <w:t xml:space="preserve"> </w:t>
      </w:r>
      <w:r>
        <w:rPr>
          <w:rFonts w:ascii="Arial" w:hAnsi="Arial" w:cs="Arial"/>
          <w:szCs w:val="24"/>
        </w:rPr>
        <w:t>I</w:t>
      </w:r>
      <w:r w:rsidRPr="006E74CD">
        <w:rPr>
          <w:rFonts w:ascii="Arial" w:hAnsi="Arial" w:cs="Arial"/>
          <w:szCs w:val="24"/>
        </w:rPr>
        <w:t>t’s from my dads’ mouth. I looked at him happily. “Hiccup!” He belched again. “Ha-ha” I laughed with my mom. Perhaps he ate too many cold dates and ate them quickly.</w:t>
      </w:r>
    </w:p>
    <w:p w14:paraId="51B1DB4B" w14:textId="77777777" w:rsidR="00123FF7" w:rsidRPr="006E74CD" w:rsidRDefault="00123FF7" w:rsidP="00123FF7">
      <w:pPr>
        <w:rPr>
          <w:rFonts w:ascii="Arial" w:hAnsi="Arial" w:cs="Arial"/>
          <w:szCs w:val="24"/>
        </w:rPr>
      </w:pPr>
    </w:p>
    <w:p w14:paraId="2F36A629" w14:textId="77777777" w:rsidR="00123FF7" w:rsidRPr="006E74CD" w:rsidRDefault="00123FF7" w:rsidP="00123FF7">
      <w:pPr>
        <w:rPr>
          <w:rFonts w:ascii="Arial" w:hAnsi="Arial" w:cs="Arial"/>
          <w:szCs w:val="24"/>
        </w:rPr>
      </w:pPr>
      <w:r w:rsidRPr="006E74CD">
        <w:rPr>
          <w:rFonts w:ascii="Arial" w:hAnsi="Arial" w:cs="Arial"/>
          <w:szCs w:val="24"/>
        </w:rPr>
        <w:t>The higher the hill, the steeper it is. But it also told us it’s not very far to the top. We took a break every 40 step, my legs were starting to ache, too. My dad had been belching all the way, which really add</w:t>
      </w:r>
      <w:r>
        <w:rPr>
          <w:rFonts w:ascii="Arial" w:hAnsi="Arial" w:cs="Arial"/>
          <w:szCs w:val="24"/>
        </w:rPr>
        <w:t>ed</w:t>
      </w:r>
      <w:r w:rsidRPr="006E74CD">
        <w:rPr>
          <w:rFonts w:ascii="Arial" w:hAnsi="Arial" w:cs="Arial"/>
          <w:szCs w:val="24"/>
        </w:rPr>
        <w:t xml:space="preserve"> a little bit of fun to me. And we didn’t try to eat the remaining dates.</w:t>
      </w:r>
    </w:p>
    <w:p w14:paraId="5E914B88" w14:textId="77777777" w:rsidR="00123FF7" w:rsidRPr="006E74CD" w:rsidRDefault="00123FF7" w:rsidP="00123FF7">
      <w:pPr>
        <w:rPr>
          <w:rFonts w:ascii="Arial" w:hAnsi="Arial" w:cs="Arial"/>
          <w:szCs w:val="24"/>
        </w:rPr>
      </w:pPr>
    </w:p>
    <w:p w14:paraId="070B9C0B" w14:textId="77777777" w:rsidR="00123FF7" w:rsidRDefault="00123FF7" w:rsidP="00123FF7">
      <w:pPr>
        <w:rPr>
          <w:rFonts w:ascii="Arial" w:hAnsi="Arial" w:cs="Arial"/>
          <w:szCs w:val="24"/>
        </w:rPr>
      </w:pPr>
      <w:r w:rsidRPr="006E74CD">
        <w:rPr>
          <w:rFonts w:ascii="Arial" w:hAnsi="Arial" w:cs="Arial"/>
          <w:szCs w:val="24"/>
        </w:rPr>
        <w:t xml:space="preserve">Then, here we go, we went on the top of the hill, it’s took us </w:t>
      </w:r>
      <w:r>
        <w:rPr>
          <w:rFonts w:ascii="Arial" w:hAnsi="Arial" w:cs="Arial"/>
          <w:szCs w:val="24"/>
        </w:rPr>
        <w:t>140</w:t>
      </w:r>
      <w:r w:rsidRPr="006E74CD">
        <w:rPr>
          <w:rFonts w:ascii="Arial" w:hAnsi="Arial" w:cs="Arial"/>
          <w:szCs w:val="24"/>
        </w:rPr>
        <w:t xml:space="preserve"> minutes. I’m very surprise because the top of the hill was much closer than I thought, but it still took a lot of energy. Now was the time to take photos. We always take photos when we climbed on the top of the hill every time. I can’t believe that I can still climbed on the top, we stayed at home all day during the pandemic, no playing with my friends, no running or jumping. I’m very happy to climbing the hill this time.</w:t>
      </w:r>
    </w:p>
    <w:p w14:paraId="636DFA3B" w14:textId="77777777" w:rsidR="00123FF7" w:rsidRDefault="00123FF7" w:rsidP="00123FF7">
      <w:pPr>
        <w:rPr>
          <w:rFonts w:ascii="Arial" w:hAnsi="Arial" w:cs="Arial"/>
          <w:szCs w:val="24"/>
        </w:rPr>
      </w:pPr>
    </w:p>
    <w:p w14:paraId="0D259808" w14:textId="77777777" w:rsidR="00123FF7" w:rsidRPr="006E74CD" w:rsidRDefault="00123FF7" w:rsidP="00123FF7">
      <w:pPr>
        <w:rPr>
          <w:rFonts w:ascii="Arial" w:hAnsi="Arial" w:cs="Arial"/>
          <w:szCs w:val="24"/>
        </w:rPr>
      </w:pPr>
      <w:r>
        <w:rPr>
          <w:rFonts w:ascii="Arial" w:hAnsi="Arial" w:cs="Arial" w:hint="eastAsia"/>
          <w:szCs w:val="24"/>
        </w:rPr>
        <w:t>W</w:t>
      </w:r>
      <w:r>
        <w:rPr>
          <w:rFonts w:ascii="Arial" w:hAnsi="Arial" w:cs="Arial"/>
          <w:szCs w:val="24"/>
        </w:rPr>
        <w:t>ord Count: 648</w:t>
      </w:r>
    </w:p>
    <w:p w14:paraId="244FAC1A" w14:textId="1F8A2675" w:rsidR="00166FB7" w:rsidRPr="00123FF7" w:rsidRDefault="00166FB7" w:rsidP="00166FB7">
      <w:pPr>
        <w:rPr>
          <w:rFonts w:ascii="Times" w:hAnsi="Times"/>
          <w:color w:val="4472C4" w:themeColor="accent1"/>
        </w:rPr>
      </w:pPr>
    </w:p>
    <w:p w14:paraId="0BDB5910" w14:textId="77777777" w:rsidR="00166FB7" w:rsidRPr="00166FB7" w:rsidRDefault="00166FB7" w:rsidP="00166FB7">
      <w:pPr>
        <w:rPr>
          <w:rFonts w:ascii="Times" w:hAnsi="Times"/>
          <w:color w:val="4472C4" w:themeColor="accent1"/>
          <w:lang w:val="en-US"/>
        </w:rPr>
      </w:pPr>
    </w:p>
    <w:p w14:paraId="3B4CDB68" w14:textId="744D006A" w:rsidR="00166FB7" w:rsidRPr="00166FB7" w:rsidRDefault="00166FB7" w:rsidP="00166FB7">
      <w:pPr>
        <w:rPr>
          <w:rFonts w:ascii="Times" w:hAnsi="Times"/>
          <w:color w:val="4472C4" w:themeColor="accent1"/>
          <w:lang w:val="en-US"/>
        </w:rPr>
      </w:pPr>
      <w:r>
        <w:rPr>
          <w:rFonts w:ascii="Times" w:hAnsi="Times"/>
          <w:color w:val="4472C4" w:themeColor="accent1"/>
          <w:lang w:val="en-US"/>
        </w:rPr>
        <w:t>[</w:t>
      </w:r>
      <w:r w:rsidRPr="00166FB7">
        <w:rPr>
          <w:rFonts w:ascii="Times" w:hAnsi="Times"/>
          <w:color w:val="4472C4" w:themeColor="accent1"/>
          <w:lang w:val="en-US"/>
        </w:rPr>
        <w:t xml:space="preserve">Essay 3: Using </w:t>
      </w:r>
      <w:r w:rsidR="002A18CA">
        <w:rPr>
          <w:rFonts w:ascii="Times" w:hAnsi="Times"/>
          <w:color w:val="4472C4" w:themeColor="accent1"/>
          <w:lang w:val="en-US"/>
        </w:rPr>
        <w:t>V</w:t>
      </w:r>
      <w:r w:rsidRPr="00166FB7">
        <w:rPr>
          <w:rFonts w:ascii="Times" w:hAnsi="Times"/>
          <w:color w:val="4472C4" w:themeColor="accent1"/>
          <w:lang w:val="en-US"/>
        </w:rPr>
        <w:t xml:space="preserve">ariety </w:t>
      </w:r>
      <w:r w:rsidR="002A18CA">
        <w:rPr>
          <w:rFonts w:ascii="Times" w:hAnsi="Times"/>
          <w:color w:val="4472C4" w:themeColor="accent1"/>
          <w:lang w:val="en-US"/>
        </w:rPr>
        <w:t>W</w:t>
      </w:r>
      <w:r w:rsidRPr="00166FB7">
        <w:rPr>
          <w:rFonts w:ascii="Times" w:hAnsi="Times"/>
          <w:color w:val="4472C4" w:themeColor="accent1"/>
          <w:lang w:val="en-US"/>
        </w:rPr>
        <w:t xml:space="preserve">hen </w:t>
      </w:r>
      <w:r w:rsidR="002A18CA">
        <w:rPr>
          <w:rFonts w:ascii="Times" w:hAnsi="Times"/>
          <w:color w:val="4472C4" w:themeColor="accent1"/>
          <w:lang w:val="en-US"/>
        </w:rPr>
        <w:t>I</w:t>
      </w:r>
      <w:r w:rsidRPr="00166FB7">
        <w:rPr>
          <w:rFonts w:ascii="Times" w:hAnsi="Times"/>
          <w:color w:val="4472C4" w:themeColor="accent1"/>
          <w:lang w:val="en-US"/>
        </w:rPr>
        <w:t xml:space="preserve">ntroducing </w:t>
      </w:r>
      <w:r w:rsidR="002A18CA">
        <w:rPr>
          <w:rFonts w:ascii="Times" w:hAnsi="Times"/>
          <w:color w:val="4472C4" w:themeColor="accent1"/>
          <w:lang w:val="en-US"/>
        </w:rPr>
        <w:t>N</w:t>
      </w:r>
      <w:r w:rsidRPr="00166FB7">
        <w:rPr>
          <w:rFonts w:ascii="Times" w:hAnsi="Times"/>
          <w:color w:val="4472C4" w:themeColor="accent1"/>
          <w:lang w:val="en-US"/>
        </w:rPr>
        <w:t xml:space="preserve">arrator’s </w:t>
      </w:r>
      <w:r w:rsidR="002A18CA">
        <w:rPr>
          <w:rFonts w:ascii="Times" w:hAnsi="Times"/>
          <w:color w:val="4472C4" w:themeColor="accent1"/>
          <w:lang w:val="en-US"/>
        </w:rPr>
        <w:t>T</w:t>
      </w:r>
      <w:r w:rsidRPr="00166FB7">
        <w:rPr>
          <w:rFonts w:ascii="Times" w:hAnsi="Times"/>
          <w:color w:val="4472C4" w:themeColor="accent1"/>
          <w:lang w:val="en-US"/>
        </w:rPr>
        <w:t>houghts</w:t>
      </w:r>
      <w:r>
        <w:rPr>
          <w:rFonts w:ascii="Times" w:hAnsi="Times"/>
          <w:color w:val="4472C4" w:themeColor="accent1"/>
          <w:lang w:val="en-US"/>
        </w:rPr>
        <w:t>: Draft 2]</w:t>
      </w:r>
    </w:p>
    <w:p w14:paraId="2BF67D85" w14:textId="2A3A1D74" w:rsidR="00166FB7" w:rsidRDefault="00166FB7">
      <w:pPr>
        <w:rPr>
          <w:rFonts w:ascii="Times" w:hAnsi="Times"/>
          <w:lang w:val="en-US"/>
        </w:rPr>
      </w:pPr>
    </w:p>
    <w:p w14:paraId="72BC4448" w14:textId="77777777" w:rsidR="00123FF7" w:rsidRPr="00123FF7" w:rsidRDefault="00123FF7" w:rsidP="00123FF7">
      <w:pPr>
        <w:jc w:val="center"/>
        <w:rPr>
          <w:rFonts w:ascii="Arial" w:hAnsi="Arial" w:cs="Arial"/>
          <w:b/>
          <w:bCs/>
          <w:szCs w:val="24"/>
        </w:rPr>
      </w:pPr>
      <w:r w:rsidRPr="00123FF7">
        <w:rPr>
          <w:rFonts w:ascii="Arial" w:hAnsi="Arial" w:cs="Arial" w:hint="eastAsia"/>
          <w:b/>
          <w:bCs/>
          <w:szCs w:val="24"/>
        </w:rPr>
        <w:t>C</w:t>
      </w:r>
      <w:r w:rsidRPr="00123FF7">
        <w:rPr>
          <w:rFonts w:ascii="Arial" w:hAnsi="Arial" w:cs="Arial"/>
          <w:b/>
          <w:bCs/>
          <w:szCs w:val="24"/>
        </w:rPr>
        <w:t>limbing a Hill</w:t>
      </w:r>
    </w:p>
    <w:p w14:paraId="3B946DE0" w14:textId="77777777" w:rsidR="00123FF7" w:rsidRPr="000D4D63" w:rsidRDefault="00123FF7" w:rsidP="00123FF7">
      <w:pPr>
        <w:rPr>
          <w:rFonts w:ascii="Arial" w:hAnsi="Arial" w:cs="Arial"/>
          <w:szCs w:val="24"/>
        </w:rPr>
      </w:pPr>
    </w:p>
    <w:p w14:paraId="4847FD9F" w14:textId="60BA61D3" w:rsidR="00123FF7" w:rsidRPr="006E74CD" w:rsidRDefault="00123FF7" w:rsidP="00123FF7">
      <w:pPr>
        <w:rPr>
          <w:rFonts w:ascii="Arial" w:hAnsi="Arial" w:cs="Arial"/>
          <w:szCs w:val="24"/>
        </w:rPr>
      </w:pPr>
      <w:r w:rsidRPr="006E74CD">
        <w:rPr>
          <w:rFonts w:ascii="Arial" w:hAnsi="Arial" w:cs="Arial"/>
          <w:szCs w:val="24"/>
        </w:rPr>
        <w:t>On July 16</w:t>
      </w:r>
      <w:r w:rsidRPr="006E74CD">
        <w:rPr>
          <w:rFonts w:ascii="Arial" w:hAnsi="Arial" w:cs="Arial"/>
          <w:szCs w:val="24"/>
          <w:vertAlign w:val="superscript"/>
        </w:rPr>
        <w:t>th</w:t>
      </w:r>
      <w:r w:rsidRPr="006E74CD">
        <w:rPr>
          <w:rFonts w:ascii="Arial" w:hAnsi="Arial" w:cs="Arial"/>
          <w:szCs w:val="24"/>
        </w:rPr>
        <w:t xml:space="preserve"> ,2020, my parents and I went climbing</w:t>
      </w:r>
      <w:r w:rsidR="00EF42D3">
        <w:rPr>
          <w:rFonts w:ascii="Arial" w:hAnsi="Arial" w:cs="Arial"/>
          <w:szCs w:val="24"/>
        </w:rPr>
        <w:t xml:space="preserve"> Xiang</w:t>
      </w:r>
      <w:r w:rsidR="00541815">
        <w:rPr>
          <w:rFonts w:ascii="Arial" w:hAnsi="Arial" w:cs="Arial"/>
          <w:szCs w:val="24"/>
        </w:rPr>
        <w:t>Shan</w:t>
      </w:r>
      <w:r w:rsidRPr="006E74CD">
        <w:rPr>
          <w:rFonts w:ascii="Arial" w:hAnsi="Arial" w:cs="Arial"/>
          <w:szCs w:val="24"/>
        </w:rPr>
        <w:t>. I don’t know why I c</w:t>
      </w:r>
      <w:r w:rsidR="005C5129">
        <w:rPr>
          <w:rFonts w:ascii="Arial" w:hAnsi="Arial" w:cs="Arial"/>
          <w:szCs w:val="24"/>
        </w:rPr>
        <w:t>ould</w:t>
      </w:r>
      <w:r w:rsidRPr="006E74CD">
        <w:rPr>
          <w:rFonts w:ascii="Arial" w:hAnsi="Arial" w:cs="Arial"/>
          <w:szCs w:val="24"/>
        </w:rPr>
        <w:t xml:space="preserve"> climb </w:t>
      </w:r>
      <w:r w:rsidR="005C5129">
        <w:rPr>
          <w:rFonts w:ascii="Arial" w:hAnsi="Arial" w:cs="Arial"/>
          <w:szCs w:val="24"/>
        </w:rPr>
        <w:t>to</w:t>
      </w:r>
      <w:r w:rsidRPr="006E74CD">
        <w:rPr>
          <w:rFonts w:ascii="Arial" w:hAnsi="Arial" w:cs="Arial"/>
          <w:szCs w:val="24"/>
        </w:rPr>
        <w:t xml:space="preserve"> the</w:t>
      </w:r>
      <w:r w:rsidR="005C5129">
        <w:rPr>
          <w:rFonts w:ascii="Arial" w:hAnsi="Arial" w:cs="Arial"/>
          <w:szCs w:val="24"/>
        </w:rPr>
        <w:t xml:space="preserve"> top of the</w:t>
      </w:r>
      <w:r w:rsidRPr="006E74CD">
        <w:rPr>
          <w:rFonts w:ascii="Arial" w:hAnsi="Arial" w:cs="Arial"/>
          <w:szCs w:val="24"/>
        </w:rPr>
        <w:t xml:space="preserve"> hill, even I stayed at home </w:t>
      </w:r>
      <w:r w:rsidR="0058668C">
        <w:rPr>
          <w:rFonts w:ascii="Arial" w:hAnsi="Arial" w:cs="Arial"/>
          <w:szCs w:val="24"/>
        </w:rPr>
        <w:t xml:space="preserve">for </w:t>
      </w:r>
      <w:r w:rsidRPr="006E74CD">
        <w:rPr>
          <w:rFonts w:ascii="Arial" w:hAnsi="Arial" w:cs="Arial"/>
          <w:szCs w:val="24"/>
        </w:rPr>
        <w:t>half a year, but I really did it.</w:t>
      </w:r>
    </w:p>
    <w:p w14:paraId="0CD98F09" w14:textId="77777777" w:rsidR="00123FF7" w:rsidRPr="006E74CD" w:rsidRDefault="00123FF7" w:rsidP="00123FF7">
      <w:pPr>
        <w:rPr>
          <w:rFonts w:ascii="Arial" w:hAnsi="Arial" w:cs="Arial"/>
          <w:szCs w:val="24"/>
        </w:rPr>
      </w:pPr>
    </w:p>
    <w:p w14:paraId="115110AF" w14:textId="7B4B8C9C" w:rsidR="00123FF7" w:rsidRPr="006E74CD" w:rsidRDefault="00123FF7" w:rsidP="00123FF7">
      <w:pPr>
        <w:rPr>
          <w:rFonts w:ascii="Arial" w:hAnsi="Arial" w:cs="Arial"/>
          <w:szCs w:val="24"/>
        </w:rPr>
      </w:pPr>
      <w:r w:rsidRPr="006E74CD">
        <w:rPr>
          <w:rFonts w:ascii="Arial" w:hAnsi="Arial" w:cs="Arial"/>
          <w:szCs w:val="24"/>
        </w:rPr>
        <w:t xml:space="preserve">We woke up at 5:40 in the morning, then we drove our car </w:t>
      </w:r>
      <w:r w:rsidR="0058668C">
        <w:rPr>
          <w:rFonts w:ascii="Arial" w:hAnsi="Arial" w:cs="Arial"/>
          <w:szCs w:val="24"/>
        </w:rPr>
        <w:t>to</w:t>
      </w:r>
      <w:r w:rsidRPr="006E74CD">
        <w:rPr>
          <w:rFonts w:ascii="Arial" w:hAnsi="Arial" w:cs="Arial"/>
          <w:szCs w:val="24"/>
        </w:rPr>
        <w:t xml:space="preserve"> the foot of the hill, I</w:t>
      </w:r>
      <w:r>
        <w:rPr>
          <w:rFonts w:ascii="Arial" w:hAnsi="Arial" w:cs="Arial"/>
          <w:szCs w:val="24"/>
        </w:rPr>
        <w:t xml:space="preserve"> was</w:t>
      </w:r>
      <w:r w:rsidRPr="006E74CD">
        <w:rPr>
          <w:rFonts w:ascii="Arial" w:hAnsi="Arial" w:cs="Arial"/>
          <w:szCs w:val="24"/>
        </w:rPr>
        <w:t xml:space="preserve"> so hungry that I could eat anything, so we ate breakfast as quickly as we c</w:t>
      </w:r>
      <w:r>
        <w:rPr>
          <w:rFonts w:ascii="Arial" w:hAnsi="Arial" w:cs="Arial"/>
          <w:szCs w:val="24"/>
        </w:rPr>
        <w:t>ould</w:t>
      </w:r>
      <w:r w:rsidRPr="006E74CD">
        <w:rPr>
          <w:rFonts w:ascii="Arial" w:hAnsi="Arial" w:cs="Arial"/>
          <w:szCs w:val="24"/>
        </w:rPr>
        <w:t xml:space="preserve"> on a bench. After that, we started climbing.</w:t>
      </w:r>
    </w:p>
    <w:p w14:paraId="6DF9B6D4" w14:textId="77777777" w:rsidR="00123FF7" w:rsidRPr="006E74CD" w:rsidRDefault="00123FF7" w:rsidP="00123FF7">
      <w:pPr>
        <w:rPr>
          <w:rFonts w:ascii="Arial" w:hAnsi="Arial" w:cs="Arial"/>
          <w:szCs w:val="24"/>
        </w:rPr>
      </w:pPr>
    </w:p>
    <w:p w14:paraId="1FE7D821" w14:textId="0E1A277D" w:rsidR="00123FF7" w:rsidRPr="006E74CD" w:rsidRDefault="00123FF7" w:rsidP="00123FF7">
      <w:pPr>
        <w:rPr>
          <w:rFonts w:ascii="Arial" w:hAnsi="Arial" w:cs="Arial"/>
          <w:szCs w:val="24"/>
        </w:rPr>
      </w:pPr>
      <w:r w:rsidRPr="006E74CD">
        <w:rPr>
          <w:rFonts w:ascii="Arial" w:hAnsi="Arial" w:cs="Arial"/>
          <w:szCs w:val="24"/>
        </w:rPr>
        <w:t>At first, it</w:t>
      </w:r>
      <w:r>
        <w:rPr>
          <w:rFonts w:ascii="Arial" w:hAnsi="Arial" w:cs="Arial"/>
          <w:szCs w:val="24"/>
        </w:rPr>
        <w:t xml:space="preserve"> wa</w:t>
      </w:r>
      <w:r w:rsidRPr="006E74CD">
        <w:rPr>
          <w:rFonts w:ascii="Arial" w:hAnsi="Arial" w:cs="Arial"/>
          <w:szCs w:val="24"/>
        </w:rPr>
        <w:t>s quite easy for all of us,</w:t>
      </w:r>
      <w:r w:rsidR="0072629F">
        <w:rPr>
          <w:rFonts w:ascii="Arial" w:hAnsi="Arial" w:cs="Arial"/>
          <w:szCs w:val="24"/>
        </w:rPr>
        <w:t xml:space="preserve"> and we kept a fast pace</w:t>
      </w:r>
      <w:r w:rsidRPr="006E74CD">
        <w:rPr>
          <w:rFonts w:ascii="Arial" w:hAnsi="Arial" w:cs="Arial"/>
          <w:szCs w:val="24"/>
        </w:rPr>
        <w:t xml:space="preserve">. I was nearly ready to climb </w:t>
      </w:r>
      <w:r w:rsidR="0072629F">
        <w:rPr>
          <w:rFonts w:ascii="Arial" w:hAnsi="Arial" w:cs="Arial"/>
          <w:szCs w:val="24"/>
        </w:rPr>
        <w:t>to</w:t>
      </w:r>
      <w:r w:rsidRPr="006E74CD">
        <w:rPr>
          <w:rFonts w:ascii="Arial" w:hAnsi="Arial" w:cs="Arial"/>
          <w:szCs w:val="24"/>
        </w:rPr>
        <w:t xml:space="preserve"> the hill’s </w:t>
      </w:r>
      <w:r w:rsidR="0072629F">
        <w:rPr>
          <w:rFonts w:ascii="Arial" w:hAnsi="Arial" w:cs="Arial"/>
          <w:szCs w:val="24"/>
        </w:rPr>
        <w:t xml:space="preserve">summit </w:t>
      </w:r>
      <w:r w:rsidRPr="006E74CD">
        <w:rPr>
          <w:rFonts w:ascii="Arial" w:hAnsi="Arial" w:cs="Arial"/>
          <w:szCs w:val="24"/>
        </w:rPr>
        <w:t>in two hours, because it’s not very difficult. However, climbing the hill is not an easy thing to do at all. My mom started panting</w:t>
      </w:r>
      <w:r w:rsidR="00141ACB">
        <w:rPr>
          <w:rFonts w:ascii="Arial" w:hAnsi="Arial" w:cs="Arial"/>
          <w:szCs w:val="24"/>
        </w:rPr>
        <w:t xml:space="preserve"> and</w:t>
      </w:r>
      <w:r w:rsidRPr="006E74CD">
        <w:rPr>
          <w:rFonts w:ascii="Arial" w:hAnsi="Arial" w:cs="Arial"/>
          <w:szCs w:val="24"/>
        </w:rPr>
        <w:t xml:space="preserve"> my dad was very surprised</w:t>
      </w:r>
      <w:r w:rsidR="00141ACB">
        <w:rPr>
          <w:rFonts w:ascii="Arial" w:hAnsi="Arial" w:cs="Arial"/>
          <w:szCs w:val="24"/>
        </w:rPr>
        <w:t>. H</w:t>
      </w:r>
      <w:r w:rsidRPr="006E74CD">
        <w:rPr>
          <w:rFonts w:ascii="Arial" w:hAnsi="Arial" w:cs="Arial"/>
          <w:szCs w:val="24"/>
        </w:rPr>
        <w:t xml:space="preserve">e said, </w:t>
      </w:r>
      <w:r>
        <w:rPr>
          <w:rFonts w:ascii="Arial" w:hAnsi="Arial" w:cs="Arial" w:hint="eastAsia"/>
          <w:szCs w:val="24"/>
        </w:rPr>
        <w:t>“</w:t>
      </w:r>
      <w:r w:rsidRPr="006E74CD">
        <w:rPr>
          <w:rFonts w:ascii="Arial" w:hAnsi="Arial" w:cs="Arial"/>
          <w:szCs w:val="24"/>
        </w:rPr>
        <w:t>Are you really so tired?</w:t>
      </w:r>
      <w:r>
        <w:rPr>
          <w:rFonts w:ascii="Arial" w:hAnsi="Arial" w:cs="Arial" w:hint="eastAsia"/>
          <w:szCs w:val="24"/>
        </w:rPr>
        <w:t>”</w:t>
      </w:r>
      <w:r w:rsidRPr="006E74CD">
        <w:rPr>
          <w:rFonts w:ascii="Arial" w:hAnsi="Arial" w:cs="Arial"/>
          <w:szCs w:val="24"/>
        </w:rPr>
        <w:t xml:space="preserve"> I agreed with my dad. I </w:t>
      </w:r>
      <w:r w:rsidR="00141ACB">
        <w:rPr>
          <w:rFonts w:ascii="Arial" w:hAnsi="Arial" w:cs="Arial"/>
          <w:szCs w:val="24"/>
        </w:rPr>
        <w:t xml:space="preserve">wasn’t </w:t>
      </w:r>
      <w:r w:rsidRPr="006E74CD">
        <w:rPr>
          <w:rFonts w:ascii="Arial" w:hAnsi="Arial" w:cs="Arial"/>
          <w:szCs w:val="24"/>
        </w:rPr>
        <w:t>panting and I d</w:t>
      </w:r>
      <w:r>
        <w:rPr>
          <w:rFonts w:ascii="Arial" w:hAnsi="Arial" w:cs="Arial"/>
          <w:szCs w:val="24"/>
        </w:rPr>
        <w:t>idn</w:t>
      </w:r>
      <w:r w:rsidRPr="006E74CD">
        <w:rPr>
          <w:rFonts w:ascii="Arial" w:hAnsi="Arial" w:cs="Arial"/>
          <w:szCs w:val="24"/>
        </w:rPr>
        <w:t>’t have leg pain yet, it</w:t>
      </w:r>
      <w:r w:rsidR="00141ACB">
        <w:rPr>
          <w:rFonts w:ascii="Arial" w:hAnsi="Arial" w:cs="Arial"/>
          <w:szCs w:val="24"/>
        </w:rPr>
        <w:t xml:space="preserve"> was</w:t>
      </w:r>
      <w:r w:rsidRPr="006E74CD">
        <w:rPr>
          <w:rFonts w:ascii="Arial" w:hAnsi="Arial" w:cs="Arial"/>
          <w:szCs w:val="24"/>
        </w:rPr>
        <w:t xml:space="preserve"> too early to feel tired, </w:t>
      </w:r>
      <w:r>
        <w:rPr>
          <w:rFonts w:ascii="Arial" w:hAnsi="Arial" w:cs="Arial"/>
          <w:szCs w:val="24"/>
        </w:rPr>
        <w:t>was</w:t>
      </w:r>
      <w:r w:rsidRPr="006E74CD">
        <w:rPr>
          <w:rFonts w:ascii="Arial" w:hAnsi="Arial" w:cs="Arial"/>
          <w:szCs w:val="24"/>
        </w:rPr>
        <w:t>n’t it?</w:t>
      </w:r>
    </w:p>
    <w:p w14:paraId="1C5B403C" w14:textId="77777777" w:rsidR="00123FF7" w:rsidRPr="006E74CD" w:rsidRDefault="00123FF7" w:rsidP="00123FF7">
      <w:pPr>
        <w:rPr>
          <w:rFonts w:ascii="Arial" w:hAnsi="Arial" w:cs="Arial"/>
          <w:szCs w:val="24"/>
        </w:rPr>
      </w:pPr>
    </w:p>
    <w:p w14:paraId="73BBF3E4" w14:textId="76B5D4A0" w:rsidR="00123FF7" w:rsidRDefault="00123FF7" w:rsidP="00123FF7">
      <w:pPr>
        <w:rPr>
          <w:rFonts w:ascii="Arial" w:hAnsi="Arial" w:cs="Arial"/>
          <w:szCs w:val="24"/>
        </w:rPr>
      </w:pPr>
      <w:r w:rsidRPr="006E74CD">
        <w:rPr>
          <w:rFonts w:ascii="Arial" w:hAnsi="Arial" w:cs="Arial"/>
          <w:szCs w:val="24"/>
        </w:rPr>
        <w:t>But I should have</w:t>
      </w:r>
      <w:r w:rsidR="00141ACB">
        <w:rPr>
          <w:rFonts w:ascii="Arial" w:hAnsi="Arial" w:cs="Arial"/>
          <w:szCs w:val="24"/>
        </w:rPr>
        <w:t xml:space="preserve"> had</w:t>
      </w:r>
      <w:r w:rsidRPr="006E74CD">
        <w:rPr>
          <w:rFonts w:ascii="Arial" w:hAnsi="Arial" w:cs="Arial"/>
          <w:szCs w:val="24"/>
        </w:rPr>
        <w:t xml:space="preserve"> leg pain right now, because I had a dancing lesson </w:t>
      </w:r>
      <w:r w:rsidR="00141ACB">
        <w:rPr>
          <w:rFonts w:ascii="Arial" w:hAnsi="Arial" w:cs="Arial"/>
          <w:szCs w:val="24"/>
        </w:rPr>
        <w:t>the day before</w:t>
      </w:r>
      <w:r w:rsidRPr="006E74CD">
        <w:rPr>
          <w:rFonts w:ascii="Arial" w:hAnsi="Arial" w:cs="Arial"/>
          <w:szCs w:val="24"/>
        </w:rPr>
        <w:t xml:space="preserve"> and it always hurt me so much when I w</w:t>
      </w:r>
      <w:r>
        <w:rPr>
          <w:rFonts w:ascii="Arial" w:hAnsi="Arial" w:cs="Arial"/>
          <w:szCs w:val="24"/>
        </w:rPr>
        <w:t>a</w:t>
      </w:r>
      <w:r w:rsidRPr="006E74CD">
        <w:rPr>
          <w:rFonts w:ascii="Arial" w:hAnsi="Arial" w:cs="Arial"/>
          <w:szCs w:val="24"/>
        </w:rPr>
        <w:t>ke up</w:t>
      </w:r>
      <w:r w:rsidR="00141ACB">
        <w:rPr>
          <w:rFonts w:ascii="Arial" w:hAnsi="Arial" w:cs="Arial"/>
          <w:szCs w:val="24"/>
        </w:rPr>
        <w:t xml:space="preserve"> the</w:t>
      </w:r>
      <w:r w:rsidRPr="006E74CD">
        <w:rPr>
          <w:rFonts w:ascii="Arial" w:hAnsi="Arial" w:cs="Arial"/>
          <w:szCs w:val="24"/>
        </w:rPr>
        <w:t xml:space="preserve"> next morning. And we </w:t>
      </w:r>
      <w:r w:rsidR="00141ACB">
        <w:rPr>
          <w:rFonts w:ascii="Arial" w:hAnsi="Arial" w:cs="Arial"/>
          <w:szCs w:val="24"/>
        </w:rPr>
        <w:t>had</w:t>
      </w:r>
      <w:r w:rsidRPr="006E74CD">
        <w:rPr>
          <w:rFonts w:ascii="Arial" w:hAnsi="Arial" w:cs="Arial"/>
          <w:szCs w:val="24"/>
        </w:rPr>
        <w:t xml:space="preserve"> already</w:t>
      </w:r>
      <w:r w:rsidR="00141ACB">
        <w:rPr>
          <w:rFonts w:ascii="Arial" w:hAnsi="Arial" w:cs="Arial"/>
          <w:szCs w:val="24"/>
        </w:rPr>
        <w:t xml:space="preserve"> been</w:t>
      </w:r>
      <w:r w:rsidRPr="006E74CD">
        <w:rPr>
          <w:rFonts w:ascii="Arial" w:hAnsi="Arial" w:cs="Arial"/>
          <w:szCs w:val="24"/>
        </w:rPr>
        <w:t xml:space="preserve"> </w:t>
      </w:r>
      <w:r w:rsidR="00141ACB">
        <w:rPr>
          <w:rFonts w:ascii="Arial" w:hAnsi="Arial" w:cs="Arial"/>
          <w:szCs w:val="24"/>
        </w:rPr>
        <w:t>climbing a while</w:t>
      </w:r>
      <w:r w:rsidRPr="006E74CD">
        <w:rPr>
          <w:rFonts w:ascii="Arial" w:hAnsi="Arial" w:cs="Arial"/>
          <w:szCs w:val="24"/>
        </w:rPr>
        <w:t xml:space="preserve">, so why </w:t>
      </w:r>
      <w:r w:rsidR="00610891" w:rsidRPr="006E74CD">
        <w:rPr>
          <w:rFonts w:ascii="Arial" w:hAnsi="Arial" w:cs="Arial"/>
          <w:szCs w:val="24"/>
        </w:rPr>
        <w:t xml:space="preserve">didn’t </w:t>
      </w:r>
      <w:r w:rsidRPr="006E74CD">
        <w:rPr>
          <w:rFonts w:ascii="Arial" w:hAnsi="Arial" w:cs="Arial"/>
          <w:szCs w:val="24"/>
        </w:rPr>
        <w:t>my leg</w:t>
      </w:r>
      <w:r w:rsidR="00610891">
        <w:rPr>
          <w:rFonts w:ascii="Arial" w:hAnsi="Arial" w:cs="Arial"/>
          <w:szCs w:val="24"/>
        </w:rPr>
        <w:t>s</w:t>
      </w:r>
      <w:r w:rsidRPr="006E74CD">
        <w:rPr>
          <w:rFonts w:ascii="Arial" w:hAnsi="Arial" w:cs="Arial"/>
          <w:szCs w:val="24"/>
        </w:rPr>
        <w:t xml:space="preserve"> feel </w:t>
      </w:r>
      <w:r w:rsidR="00610891">
        <w:rPr>
          <w:rFonts w:ascii="Arial" w:hAnsi="Arial" w:cs="Arial"/>
          <w:szCs w:val="24"/>
        </w:rPr>
        <w:t>sore</w:t>
      </w:r>
      <w:r w:rsidRPr="006E74CD">
        <w:rPr>
          <w:rFonts w:ascii="Arial" w:hAnsi="Arial" w:cs="Arial"/>
          <w:szCs w:val="24"/>
        </w:rPr>
        <w:t>? I tried to think this straight, but I need</w:t>
      </w:r>
      <w:r w:rsidR="00610891">
        <w:rPr>
          <w:rFonts w:ascii="Arial" w:hAnsi="Arial" w:cs="Arial"/>
          <w:szCs w:val="24"/>
        </w:rPr>
        <w:t>ed</w:t>
      </w:r>
      <w:r w:rsidRPr="006E74CD">
        <w:rPr>
          <w:rFonts w:ascii="Arial" w:hAnsi="Arial" w:cs="Arial"/>
          <w:szCs w:val="24"/>
        </w:rPr>
        <w:t xml:space="preserve"> to pay attention to the </w:t>
      </w:r>
      <w:r w:rsidR="00610891">
        <w:rPr>
          <w:rFonts w:ascii="Arial" w:hAnsi="Arial" w:cs="Arial"/>
          <w:szCs w:val="24"/>
        </w:rPr>
        <w:t>path</w:t>
      </w:r>
      <w:r w:rsidRPr="006E74CD">
        <w:rPr>
          <w:rFonts w:ascii="Arial" w:hAnsi="Arial" w:cs="Arial"/>
          <w:szCs w:val="24"/>
        </w:rPr>
        <w:t xml:space="preserve"> under my feet.</w:t>
      </w:r>
    </w:p>
    <w:p w14:paraId="0C887794" w14:textId="77777777" w:rsidR="00123FF7" w:rsidRPr="006E74CD" w:rsidRDefault="00123FF7" w:rsidP="00123FF7">
      <w:pPr>
        <w:rPr>
          <w:rFonts w:ascii="Arial" w:hAnsi="Arial" w:cs="Arial"/>
          <w:szCs w:val="24"/>
        </w:rPr>
      </w:pPr>
    </w:p>
    <w:p w14:paraId="6A602515" w14:textId="5C8C17E8" w:rsidR="00123FF7" w:rsidRPr="006E74CD" w:rsidRDefault="00123FF7" w:rsidP="00123FF7">
      <w:pPr>
        <w:rPr>
          <w:rFonts w:ascii="Arial" w:hAnsi="Arial" w:cs="Arial"/>
          <w:szCs w:val="24"/>
        </w:rPr>
      </w:pPr>
      <w:r w:rsidRPr="006E74CD">
        <w:rPr>
          <w:rFonts w:ascii="Arial" w:hAnsi="Arial" w:cs="Arial"/>
          <w:szCs w:val="24"/>
        </w:rPr>
        <w:t>We keep climbing the hill. My dad was in the front. I</w:t>
      </w:r>
      <w:r>
        <w:rPr>
          <w:rFonts w:ascii="Arial" w:hAnsi="Arial" w:cs="Arial"/>
          <w:szCs w:val="24"/>
        </w:rPr>
        <w:t xml:space="preserve"> was</w:t>
      </w:r>
      <w:r w:rsidRPr="006E74CD">
        <w:rPr>
          <w:rFonts w:ascii="Arial" w:hAnsi="Arial" w:cs="Arial"/>
          <w:szCs w:val="24"/>
        </w:rPr>
        <w:t xml:space="preserve"> in the middle, and my mom was behind me. Sometimes I quicken</w:t>
      </w:r>
      <w:r w:rsidR="006F1CA7">
        <w:rPr>
          <w:rFonts w:ascii="Arial" w:hAnsi="Arial" w:cs="Arial"/>
          <w:szCs w:val="24"/>
        </w:rPr>
        <w:t>ed</w:t>
      </w:r>
      <w:r w:rsidRPr="006E74CD">
        <w:rPr>
          <w:rFonts w:ascii="Arial" w:hAnsi="Arial" w:cs="Arial"/>
          <w:szCs w:val="24"/>
        </w:rPr>
        <w:t xml:space="preserve"> my pace and climbed the hill side by side with my dad, sometimes I slow</w:t>
      </w:r>
      <w:r w:rsidR="006F1CA7">
        <w:rPr>
          <w:rFonts w:ascii="Arial" w:hAnsi="Arial" w:cs="Arial"/>
          <w:szCs w:val="24"/>
        </w:rPr>
        <w:t>ed</w:t>
      </w:r>
      <w:r w:rsidRPr="006E74CD">
        <w:rPr>
          <w:rFonts w:ascii="Arial" w:hAnsi="Arial" w:cs="Arial"/>
          <w:szCs w:val="24"/>
        </w:rPr>
        <w:t xml:space="preserve"> down and walk with my mom. When my mom was tired, I stopped to ha</w:t>
      </w:r>
      <w:r w:rsidR="006F1CA7">
        <w:rPr>
          <w:rFonts w:ascii="Arial" w:hAnsi="Arial" w:cs="Arial"/>
          <w:szCs w:val="24"/>
        </w:rPr>
        <w:t>ve</w:t>
      </w:r>
      <w:r w:rsidRPr="006E74CD">
        <w:rPr>
          <w:rFonts w:ascii="Arial" w:hAnsi="Arial" w:cs="Arial"/>
          <w:szCs w:val="24"/>
        </w:rPr>
        <w:t xml:space="preserve"> a rest with her, and then my dad was gone. My mom and I keep going</w:t>
      </w:r>
      <w:r w:rsidR="006F1CA7">
        <w:rPr>
          <w:rFonts w:ascii="Arial" w:hAnsi="Arial" w:cs="Arial"/>
          <w:szCs w:val="24"/>
        </w:rPr>
        <w:t>. A</w:t>
      </w:r>
      <w:r w:rsidRPr="006E74CD">
        <w:rPr>
          <w:rFonts w:ascii="Arial" w:hAnsi="Arial" w:cs="Arial"/>
          <w:szCs w:val="24"/>
        </w:rPr>
        <w:t>fter a while, we saw my dad waiting for us not far away. I don’t know why, but I</w:t>
      </w:r>
      <w:r w:rsidR="006F1CA7">
        <w:rPr>
          <w:rFonts w:ascii="Arial" w:hAnsi="Arial" w:cs="Arial"/>
          <w:szCs w:val="24"/>
        </w:rPr>
        <w:t xml:space="preserve"> was </w:t>
      </w:r>
      <w:r w:rsidRPr="006E74CD">
        <w:rPr>
          <w:rFonts w:ascii="Arial" w:hAnsi="Arial" w:cs="Arial"/>
          <w:szCs w:val="24"/>
        </w:rPr>
        <w:t>not really tire</w:t>
      </w:r>
      <w:r>
        <w:rPr>
          <w:rFonts w:ascii="Arial" w:hAnsi="Arial" w:cs="Arial"/>
          <w:szCs w:val="24"/>
        </w:rPr>
        <w:t>d</w:t>
      </w:r>
      <w:r w:rsidRPr="006E74CD">
        <w:rPr>
          <w:rFonts w:ascii="Arial" w:hAnsi="Arial" w:cs="Arial"/>
          <w:szCs w:val="24"/>
        </w:rPr>
        <w:t xml:space="preserve"> when we climbed halfway up the hill. I c</w:t>
      </w:r>
      <w:r>
        <w:rPr>
          <w:rFonts w:ascii="Arial" w:hAnsi="Arial" w:cs="Arial"/>
          <w:szCs w:val="24"/>
        </w:rPr>
        <w:t>ould</w:t>
      </w:r>
      <w:r w:rsidRPr="006E74CD">
        <w:rPr>
          <w:rFonts w:ascii="Arial" w:hAnsi="Arial" w:cs="Arial"/>
          <w:szCs w:val="24"/>
        </w:rPr>
        <w:t>n’t think it clearly how did I do it.</w:t>
      </w:r>
    </w:p>
    <w:p w14:paraId="057B78F0" w14:textId="77777777" w:rsidR="00123FF7" w:rsidRPr="006E74CD" w:rsidRDefault="00123FF7" w:rsidP="00123FF7">
      <w:pPr>
        <w:rPr>
          <w:rFonts w:ascii="Arial" w:hAnsi="Arial" w:cs="Arial"/>
          <w:szCs w:val="24"/>
        </w:rPr>
      </w:pPr>
    </w:p>
    <w:p w14:paraId="6CDB4EA6" w14:textId="1EE34832" w:rsidR="00123FF7" w:rsidRPr="006E74CD" w:rsidRDefault="00123FF7" w:rsidP="00123FF7">
      <w:pPr>
        <w:rPr>
          <w:rFonts w:ascii="Arial" w:hAnsi="Arial" w:cs="Arial"/>
          <w:szCs w:val="24"/>
        </w:rPr>
      </w:pPr>
      <w:r w:rsidRPr="006E74CD">
        <w:rPr>
          <w:rFonts w:ascii="Arial" w:hAnsi="Arial" w:cs="Arial"/>
          <w:szCs w:val="24"/>
        </w:rPr>
        <w:t>We sat on a stool beside a big tree to ha</w:t>
      </w:r>
      <w:r>
        <w:rPr>
          <w:rFonts w:ascii="Arial" w:hAnsi="Arial" w:cs="Arial"/>
          <w:szCs w:val="24"/>
        </w:rPr>
        <w:t>ve</w:t>
      </w:r>
      <w:r w:rsidRPr="006E74CD">
        <w:rPr>
          <w:rFonts w:ascii="Arial" w:hAnsi="Arial" w:cs="Arial"/>
          <w:szCs w:val="24"/>
        </w:rPr>
        <w:t xml:space="preserve"> a rest</w:t>
      </w:r>
      <w:r w:rsidR="006F1CA7">
        <w:rPr>
          <w:rFonts w:ascii="Arial" w:hAnsi="Arial" w:cs="Arial"/>
          <w:szCs w:val="24"/>
        </w:rPr>
        <w:t xml:space="preserve"> for </w:t>
      </w:r>
      <w:r w:rsidRPr="006E74CD">
        <w:rPr>
          <w:rFonts w:ascii="Arial" w:hAnsi="Arial" w:cs="Arial"/>
          <w:szCs w:val="24"/>
        </w:rPr>
        <w:t xml:space="preserve">about six minutes. My mom </w:t>
      </w:r>
      <w:r>
        <w:rPr>
          <w:rFonts w:ascii="Arial" w:hAnsi="Arial" w:cs="Arial"/>
          <w:szCs w:val="24"/>
        </w:rPr>
        <w:t>thought</w:t>
      </w:r>
      <w:r w:rsidRPr="006E74CD">
        <w:rPr>
          <w:rFonts w:ascii="Arial" w:hAnsi="Arial" w:cs="Arial"/>
          <w:szCs w:val="24"/>
        </w:rPr>
        <w:t xml:space="preserve"> we can’t sit </w:t>
      </w:r>
      <w:r w:rsidR="006F1CA7">
        <w:rPr>
          <w:rFonts w:ascii="Arial" w:hAnsi="Arial" w:cs="Arial"/>
          <w:szCs w:val="24"/>
        </w:rPr>
        <w:t xml:space="preserve">for </w:t>
      </w:r>
      <w:r w:rsidRPr="006E74CD">
        <w:rPr>
          <w:rFonts w:ascii="Arial" w:hAnsi="Arial" w:cs="Arial"/>
          <w:szCs w:val="24"/>
        </w:rPr>
        <w:t>too</w:t>
      </w:r>
      <w:r w:rsidR="006F1CA7">
        <w:rPr>
          <w:rFonts w:ascii="Arial" w:hAnsi="Arial" w:cs="Arial"/>
          <w:szCs w:val="24"/>
        </w:rPr>
        <w:t xml:space="preserve"> </w:t>
      </w:r>
      <w:r w:rsidR="00541815">
        <w:rPr>
          <w:rFonts w:ascii="Arial" w:hAnsi="Arial" w:cs="Arial"/>
          <w:szCs w:val="24"/>
        </w:rPr>
        <w:t>long,</w:t>
      </w:r>
      <w:r w:rsidRPr="006E74CD">
        <w:rPr>
          <w:rFonts w:ascii="Arial" w:hAnsi="Arial" w:cs="Arial"/>
          <w:szCs w:val="24"/>
        </w:rPr>
        <w:t xml:space="preserve"> we won’t be able to walk</w:t>
      </w:r>
      <w:r w:rsidR="006F1CA7">
        <w:rPr>
          <w:rFonts w:ascii="Arial" w:hAnsi="Arial" w:cs="Arial"/>
          <w:szCs w:val="24"/>
        </w:rPr>
        <w:t>.</w:t>
      </w:r>
      <w:r w:rsidRPr="006E74CD">
        <w:rPr>
          <w:rFonts w:ascii="Arial" w:hAnsi="Arial" w:cs="Arial"/>
          <w:szCs w:val="24"/>
        </w:rPr>
        <w:t xml:space="preserve"> </w:t>
      </w:r>
      <w:r w:rsidR="006F1CA7">
        <w:rPr>
          <w:rFonts w:ascii="Arial" w:hAnsi="Arial" w:cs="Arial"/>
          <w:szCs w:val="24"/>
        </w:rPr>
        <w:t>S</w:t>
      </w:r>
      <w:r w:rsidRPr="006E74CD">
        <w:rPr>
          <w:rFonts w:ascii="Arial" w:hAnsi="Arial" w:cs="Arial"/>
          <w:szCs w:val="24"/>
        </w:rPr>
        <w:t>o, we started climbing again.</w:t>
      </w:r>
    </w:p>
    <w:p w14:paraId="346530BD" w14:textId="77777777" w:rsidR="00123FF7" w:rsidRPr="006E74CD" w:rsidRDefault="00123FF7" w:rsidP="00123FF7">
      <w:pPr>
        <w:rPr>
          <w:rFonts w:ascii="Arial" w:hAnsi="Arial" w:cs="Arial"/>
          <w:szCs w:val="24"/>
        </w:rPr>
      </w:pPr>
    </w:p>
    <w:p w14:paraId="290B9502" w14:textId="393DC842" w:rsidR="00123FF7" w:rsidRPr="006E74CD" w:rsidRDefault="00123FF7" w:rsidP="00123FF7">
      <w:pPr>
        <w:rPr>
          <w:rFonts w:ascii="Arial" w:hAnsi="Arial" w:cs="Arial"/>
          <w:szCs w:val="24"/>
        </w:rPr>
      </w:pPr>
      <w:r w:rsidRPr="006E74CD">
        <w:rPr>
          <w:rFonts w:ascii="Arial" w:hAnsi="Arial" w:cs="Arial"/>
          <w:szCs w:val="24"/>
        </w:rPr>
        <w:t>I felt a little bit tired, but I</w:t>
      </w:r>
      <w:r w:rsidR="006F1CA7">
        <w:rPr>
          <w:rFonts w:ascii="Arial" w:hAnsi="Arial" w:cs="Arial"/>
          <w:szCs w:val="24"/>
        </w:rPr>
        <w:t xml:space="preserve"> was</w:t>
      </w:r>
      <w:r w:rsidRPr="006E74CD">
        <w:rPr>
          <w:rFonts w:ascii="Arial" w:hAnsi="Arial" w:cs="Arial"/>
          <w:szCs w:val="24"/>
        </w:rPr>
        <w:t xml:space="preserve"> just short of breath. Of course, I c</w:t>
      </w:r>
      <w:r w:rsidR="006F1CA7">
        <w:rPr>
          <w:rFonts w:ascii="Arial" w:hAnsi="Arial" w:cs="Arial"/>
          <w:szCs w:val="24"/>
        </w:rPr>
        <w:t>ould</w:t>
      </w:r>
      <w:r w:rsidRPr="006E74CD">
        <w:rPr>
          <w:rFonts w:ascii="Arial" w:hAnsi="Arial" w:cs="Arial"/>
          <w:szCs w:val="24"/>
        </w:rPr>
        <w:t xml:space="preserve"> stick </w:t>
      </w:r>
      <w:r w:rsidR="006F1CA7">
        <w:rPr>
          <w:rFonts w:ascii="Arial" w:hAnsi="Arial" w:cs="Arial"/>
          <w:szCs w:val="24"/>
        </w:rPr>
        <w:t>with</w:t>
      </w:r>
      <w:r w:rsidRPr="006E74CD">
        <w:rPr>
          <w:rFonts w:ascii="Arial" w:hAnsi="Arial" w:cs="Arial"/>
          <w:szCs w:val="24"/>
        </w:rPr>
        <w:t xml:space="preserve"> it. There</w:t>
      </w:r>
      <w:r w:rsidR="006F1CA7">
        <w:rPr>
          <w:rFonts w:ascii="Arial" w:hAnsi="Arial" w:cs="Arial"/>
          <w:szCs w:val="24"/>
        </w:rPr>
        <w:t xml:space="preserve"> was</w:t>
      </w:r>
      <w:r w:rsidRPr="006E74CD">
        <w:rPr>
          <w:rFonts w:ascii="Arial" w:hAnsi="Arial" w:cs="Arial"/>
          <w:szCs w:val="24"/>
        </w:rPr>
        <w:t xml:space="preserve"> no doubt about it. “Hey, I still have some dates in my bag,” my dad</w:t>
      </w:r>
      <w:r w:rsidR="006F1CA7">
        <w:rPr>
          <w:rFonts w:ascii="Arial" w:hAnsi="Arial" w:cs="Arial"/>
          <w:szCs w:val="24"/>
        </w:rPr>
        <w:t xml:space="preserve"> said to us </w:t>
      </w:r>
      <w:r w:rsidR="006F1CA7" w:rsidRPr="006E74CD">
        <w:rPr>
          <w:rFonts w:ascii="Arial" w:hAnsi="Arial" w:cs="Arial"/>
          <w:szCs w:val="24"/>
        </w:rPr>
        <w:t>turning</w:t>
      </w:r>
      <w:r w:rsidRPr="006E74CD">
        <w:rPr>
          <w:rFonts w:ascii="Arial" w:hAnsi="Arial" w:cs="Arial"/>
          <w:szCs w:val="24"/>
        </w:rPr>
        <w:t xml:space="preserve"> around. So, we found a place</w:t>
      </w:r>
      <w:r w:rsidR="006F1CA7">
        <w:rPr>
          <w:rFonts w:ascii="Arial" w:hAnsi="Arial" w:cs="Arial"/>
          <w:szCs w:val="24"/>
        </w:rPr>
        <w:t xml:space="preserve"> to</w:t>
      </w:r>
      <w:r w:rsidRPr="006E74CD">
        <w:rPr>
          <w:rFonts w:ascii="Arial" w:hAnsi="Arial" w:cs="Arial"/>
          <w:szCs w:val="24"/>
        </w:rPr>
        <w:t xml:space="preserve"> enjoy</w:t>
      </w:r>
      <w:r>
        <w:rPr>
          <w:rFonts w:ascii="Arial" w:hAnsi="Arial" w:cs="Arial"/>
          <w:szCs w:val="24"/>
        </w:rPr>
        <w:t>ed</w:t>
      </w:r>
      <w:r w:rsidRPr="006E74CD">
        <w:rPr>
          <w:rFonts w:ascii="Arial" w:hAnsi="Arial" w:cs="Arial"/>
          <w:szCs w:val="24"/>
        </w:rPr>
        <w:t xml:space="preserve"> the delicious dates. My dad ate a lot of dates in five minutes, but I was too busy wondering about why I didn’t</w:t>
      </w:r>
      <w:r w:rsidR="005B5113">
        <w:rPr>
          <w:rFonts w:ascii="Arial" w:hAnsi="Arial" w:cs="Arial"/>
          <w:szCs w:val="24"/>
        </w:rPr>
        <w:t xml:space="preserve"> have</w:t>
      </w:r>
      <w:r w:rsidRPr="006E74CD">
        <w:rPr>
          <w:rFonts w:ascii="Arial" w:hAnsi="Arial" w:cs="Arial"/>
          <w:szCs w:val="24"/>
        </w:rPr>
        <w:t xml:space="preserve"> the </w:t>
      </w:r>
      <w:r w:rsidR="005B5113">
        <w:rPr>
          <w:rFonts w:ascii="Arial" w:hAnsi="Arial" w:cs="Arial"/>
          <w:szCs w:val="24"/>
        </w:rPr>
        <w:t xml:space="preserve">sore </w:t>
      </w:r>
      <w:r w:rsidRPr="006E74CD">
        <w:rPr>
          <w:rFonts w:ascii="Arial" w:hAnsi="Arial" w:cs="Arial"/>
          <w:szCs w:val="24"/>
        </w:rPr>
        <w:t>leg</w:t>
      </w:r>
      <w:r w:rsidR="005B5113">
        <w:rPr>
          <w:rFonts w:ascii="Arial" w:hAnsi="Arial" w:cs="Arial"/>
          <w:szCs w:val="24"/>
        </w:rPr>
        <w:t>s.</w:t>
      </w:r>
      <w:r w:rsidRPr="006E74CD">
        <w:rPr>
          <w:rFonts w:ascii="Arial" w:hAnsi="Arial" w:cs="Arial"/>
          <w:szCs w:val="24"/>
        </w:rPr>
        <w:t xml:space="preserve"> </w:t>
      </w:r>
      <w:r w:rsidR="005B5113">
        <w:rPr>
          <w:rFonts w:ascii="Arial" w:hAnsi="Arial" w:cs="Arial"/>
          <w:szCs w:val="24"/>
        </w:rPr>
        <w:t>S</w:t>
      </w:r>
      <w:r w:rsidRPr="006E74CD">
        <w:rPr>
          <w:rFonts w:ascii="Arial" w:hAnsi="Arial" w:cs="Arial"/>
          <w:szCs w:val="24"/>
        </w:rPr>
        <w:t>o</w:t>
      </w:r>
      <w:r w:rsidR="005B5113">
        <w:rPr>
          <w:rFonts w:ascii="Arial" w:hAnsi="Arial" w:cs="Arial"/>
          <w:szCs w:val="24"/>
        </w:rPr>
        <w:t>,</w:t>
      </w:r>
      <w:r w:rsidRPr="006E74CD">
        <w:rPr>
          <w:rFonts w:ascii="Arial" w:hAnsi="Arial" w:cs="Arial"/>
          <w:szCs w:val="24"/>
        </w:rPr>
        <w:t xml:space="preserve"> I just ate three dates.</w:t>
      </w:r>
    </w:p>
    <w:p w14:paraId="3C60391B" w14:textId="77777777" w:rsidR="00123FF7" w:rsidRPr="006E74CD" w:rsidRDefault="00123FF7" w:rsidP="00123FF7">
      <w:pPr>
        <w:rPr>
          <w:rFonts w:ascii="Arial" w:hAnsi="Arial" w:cs="Arial"/>
          <w:szCs w:val="24"/>
        </w:rPr>
      </w:pPr>
    </w:p>
    <w:p w14:paraId="527B904F" w14:textId="43AC04B7" w:rsidR="00123FF7" w:rsidRPr="006E74CD" w:rsidRDefault="00123FF7" w:rsidP="00123FF7">
      <w:pPr>
        <w:rPr>
          <w:rFonts w:ascii="Arial" w:hAnsi="Arial" w:cs="Arial"/>
          <w:szCs w:val="24"/>
        </w:rPr>
      </w:pPr>
      <w:r w:rsidRPr="006E74CD">
        <w:rPr>
          <w:rFonts w:ascii="Arial" w:hAnsi="Arial" w:cs="Arial"/>
          <w:szCs w:val="24"/>
        </w:rPr>
        <w:t xml:space="preserve">“Hiccup!” </w:t>
      </w:r>
      <w:r w:rsidR="005B5113">
        <w:rPr>
          <w:rFonts w:ascii="Arial" w:hAnsi="Arial" w:cs="Arial"/>
          <w:szCs w:val="24"/>
        </w:rPr>
        <w:t>The sound came</w:t>
      </w:r>
      <w:r w:rsidRPr="006E74CD">
        <w:rPr>
          <w:rFonts w:ascii="Arial" w:hAnsi="Arial" w:cs="Arial"/>
          <w:szCs w:val="24"/>
        </w:rPr>
        <w:t xml:space="preserve"> from my dads’ mouth. I looked at him happily. “Hiccup!” He belched again. “Ha-ha” I laughed with my mom. Perhaps he ate too many cold dates </w:t>
      </w:r>
      <w:r w:rsidR="005B5113">
        <w:rPr>
          <w:rFonts w:ascii="Arial" w:hAnsi="Arial" w:cs="Arial"/>
          <w:szCs w:val="24"/>
        </w:rPr>
        <w:t xml:space="preserve">too </w:t>
      </w:r>
      <w:r w:rsidRPr="006E74CD">
        <w:rPr>
          <w:rFonts w:ascii="Arial" w:hAnsi="Arial" w:cs="Arial"/>
          <w:szCs w:val="24"/>
        </w:rPr>
        <w:t>quickly.</w:t>
      </w:r>
    </w:p>
    <w:p w14:paraId="695BF5D2" w14:textId="77777777" w:rsidR="00123FF7" w:rsidRPr="006E74CD" w:rsidRDefault="00123FF7" w:rsidP="00123FF7">
      <w:pPr>
        <w:rPr>
          <w:rFonts w:ascii="Arial" w:hAnsi="Arial" w:cs="Arial"/>
          <w:szCs w:val="24"/>
        </w:rPr>
      </w:pPr>
    </w:p>
    <w:p w14:paraId="07F2724D" w14:textId="703D5E9E" w:rsidR="00123FF7" w:rsidRPr="006E74CD" w:rsidRDefault="00123FF7" w:rsidP="00123FF7">
      <w:pPr>
        <w:rPr>
          <w:rFonts w:ascii="Arial" w:hAnsi="Arial" w:cs="Arial"/>
          <w:szCs w:val="24"/>
        </w:rPr>
      </w:pPr>
      <w:r w:rsidRPr="006E74CD">
        <w:rPr>
          <w:rFonts w:ascii="Arial" w:hAnsi="Arial" w:cs="Arial"/>
          <w:szCs w:val="24"/>
        </w:rPr>
        <w:t xml:space="preserve">The higher the hill, the steeper it </w:t>
      </w:r>
      <w:r w:rsidR="006367FA">
        <w:rPr>
          <w:rFonts w:ascii="Arial" w:hAnsi="Arial" w:cs="Arial"/>
          <w:szCs w:val="24"/>
        </w:rPr>
        <w:t>was</w:t>
      </w:r>
      <w:r w:rsidRPr="006E74CD">
        <w:rPr>
          <w:rFonts w:ascii="Arial" w:hAnsi="Arial" w:cs="Arial"/>
          <w:szCs w:val="24"/>
        </w:rPr>
        <w:t>. But it also told us it</w:t>
      </w:r>
      <w:r w:rsidR="006367FA">
        <w:rPr>
          <w:rFonts w:ascii="Arial" w:hAnsi="Arial" w:cs="Arial"/>
          <w:szCs w:val="24"/>
        </w:rPr>
        <w:t xml:space="preserve"> was </w:t>
      </w:r>
      <w:r w:rsidRPr="006E74CD">
        <w:rPr>
          <w:rFonts w:ascii="Arial" w:hAnsi="Arial" w:cs="Arial"/>
          <w:szCs w:val="24"/>
        </w:rPr>
        <w:t>not very far to the top. We took a break every 40 step</w:t>
      </w:r>
      <w:r w:rsidR="006367FA">
        <w:rPr>
          <w:rFonts w:ascii="Arial" w:hAnsi="Arial" w:cs="Arial"/>
          <w:szCs w:val="24"/>
        </w:rPr>
        <w:t>s and</w:t>
      </w:r>
      <w:r w:rsidRPr="006E74CD">
        <w:rPr>
          <w:rFonts w:ascii="Arial" w:hAnsi="Arial" w:cs="Arial"/>
          <w:szCs w:val="24"/>
        </w:rPr>
        <w:t xml:space="preserve"> my legs were starting to ache. My dad had been belching all the way, which really add</w:t>
      </w:r>
      <w:r>
        <w:rPr>
          <w:rFonts w:ascii="Arial" w:hAnsi="Arial" w:cs="Arial"/>
          <w:szCs w:val="24"/>
        </w:rPr>
        <w:t>ed</w:t>
      </w:r>
      <w:r w:rsidRPr="006E74CD">
        <w:rPr>
          <w:rFonts w:ascii="Arial" w:hAnsi="Arial" w:cs="Arial"/>
          <w:szCs w:val="24"/>
        </w:rPr>
        <w:t xml:space="preserve"> a little bit of fun </w:t>
      </w:r>
      <w:r w:rsidR="006367FA">
        <w:rPr>
          <w:rFonts w:ascii="Arial" w:hAnsi="Arial" w:cs="Arial"/>
          <w:szCs w:val="24"/>
        </w:rPr>
        <w:t>for</w:t>
      </w:r>
      <w:r w:rsidRPr="006E74CD">
        <w:rPr>
          <w:rFonts w:ascii="Arial" w:hAnsi="Arial" w:cs="Arial"/>
          <w:szCs w:val="24"/>
        </w:rPr>
        <w:t xml:space="preserve"> me. And we didn’t try to eat the remaining dates.</w:t>
      </w:r>
    </w:p>
    <w:p w14:paraId="7B17B4DB" w14:textId="77777777" w:rsidR="00123FF7" w:rsidRPr="006E74CD" w:rsidRDefault="00123FF7" w:rsidP="00123FF7">
      <w:pPr>
        <w:rPr>
          <w:rFonts w:ascii="Arial" w:hAnsi="Arial" w:cs="Arial"/>
          <w:szCs w:val="24"/>
        </w:rPr>
      </w:pPr>
    </w:p>
    <w:p w14:paraId="4FAF182C" w14:textId="77777777" w:rsidR="006367FA" w:rsidRDefault="00123FF7" w:rsidP="00123FF7">
      <w:pPr>
        <w:rPr>
          <w:rFonts w:ascii="Arial" w:hAnsi="Arial" w:cs="Arial"/>
          <w:szCs w:val="24"/>
        </w:rPr>
      </w:pPr>
      <w:r w:rsidRPr="006E74CD">
        <w:rPr>
          <w:rFonts w:ascii="Arial" w:hAnsi="Arial" w:cs="Arial"/>
          <w:szCs w:val="24"/>
        </w:rPr>
        <w:lastRenderedPageBreak/>
        <w:t xml:space="preserve">Then, we went on the top of the hill, it’s took us </w:t>
      </w:r>
      <w:r w:rsidR="006367FA">
        <w:rPr>
          <w:rFonts w:ascii="Arial" w:hAnsi="Arial" w:cs="Arial"/>
          <w:szCs w:val="24"/>
        </w:rPr>
        <w:t>2 hours and 40 minutes</w:t>
      </w:r>
      <w:r w:rsidRPr="006E74CD">
        <w:rPr>
          <w:rFonts w:ascii="Arial" w:hAnsi="Arial" w:cs="Arial"/>
          <w:szCs w:val="24"/>
        </w:rPr>
        <w:t>. I</w:t>
      </w:r>
      <w:r w:rsidR="006367FA">
        <w:rPr>
          <w:rFonts w:ascii="Arial" w:hAnsi="Arial" w:cs="Arial"/>
          <w:szCs w:val="24"/>
        </w:rPr>
        <w:t xml:space="preserve"> was</w:t>
      </w:r>
      <w:r w:rsidRPr="006E74CD">
        <w:rPr>
          <w:rFonts w:ascii="Arial" w:hAnsi="Arial" w:cs="Arial"/>
          <w:szCs w:val="24"/>
        </w:rPr>
        <w:t xml:space="preserve"> very surprise because the top of the hill was much closer than I thought, but it still took a lot of energy. </w:t>
      </w:r>
      <w:r w:rsidR="006367FA">
        <w:rPr>
          <w:rFonts w:ascii="Arial" w:hAnsi="Arial" w:cs="Arial"/>
          <w:szCs w:val="24"/>
        </w:rPr>
        <w:t>Then</w:t>
      </w:r>
      <w:r w:rsidRPr="006E74CD">
        <w:rPr>
          <w:rFonts w:ascii="Arial" w:hAnsi="Arial" w:cs="Arial"/>
          <w:szCs w:val="24"/>
        </w:rPr>
        <w:t xml:space="preserve"> was the time to take photos. We always take photos we climb</w:t>
      </w:r>
      <w:r w:rsidR="006367FA">
        <w:rPr>
          <w:rFonts w:ascii="Arial" w:hAnsi="Arial" w:cs="Arial"/>
          <w:szCs w:val="24"/>
        </w:rPr>
        <w:t xml:space="preserve"> whenever</w:t>
      </w:r>
      <w:r w:rsidRPr="006E74CD">
        <w:rPr>
          <w:rFonts w:ascii="Arial" w:hAnsi="Arial" w:cs="Arial"/>
          <w:szCs w:val="24"/>
        </w:rPr>
        <w:t xml:space="preserve"> the top of the hill.</w:t>
      </w:r>
    </w:p>
    <w:p w14:paraId="142E130E" w14:textId="77777777" w:rsidR="006367FA" w:rsidRDefault="006367FA" w:rsidP="00123FF7">
      <w:pPr>
        <w:rPr>
          <w:rFonts w:ascii="Arial" w:hAnsi="Arial" w:cs="Arial"/>
          <w:szCs w:val="24"/>
        </w:rPr>
      </w:pPr>
    </w:p>
    <w:p w14:paraId="3B0FF7AC" w14:textId="5D987DD3" w:rsidR="00123FF7" w:rsidRDefault="00123FF7" w:rsidP="00123FF7">
      <w:pPr>
        <w:rPr>
          <w:rFonts w:ascii="Arial" w:hAnsi="Arial" w:cs="Arial"/>
          <w:szCs w:val="24"/>
        </w:rPr>
      </w:pPr>
      <w:r w:rsidRPr="006E74CD">
        <w:rPr>
          <w:rFonts w:ascii="Arial" w:hAnsi="Arial" w:cs="Arial"/>
          <w:szCs w:val="24"/>
        </w:rPr>
        <w:t xml:space="preserve"> I </w:t>
      </w:r>
      <w:r w:rsidR="006367FA">
        <w:rPr>
          <w:rFonts w:ascii="Arial" w:hAnsi="Arial" w:cs="Arial"/>
          <w:szCs w:val="24"/>
        </w:rPr>
        <w:t xml:space="preserve">couldn’t </w:t>
      </w:r>
      <w:r w:rsidRPr="006E74CD">
        <w:rPr>
          <w:rFonts w:ascii="Arial" w:hAnsi="Arial" w:cs="Arial"/>
          <w:szCs w:val="24"/>
        </w:rPr>
        <w:t>believe that I c</w:t>
      </w:r>
      <w:r w:rsidR="006367FA">
        <w:rPr>
          <w:rFonts w:ascii="Arial" w:hAnsi="Arial" w:cs="Arial"/>
          <w:szCs w:val="24"/>
        </w:rPr>
        <w:t>ould</w:t>
      </w:r>
      <w:r w:rsidRPr="006E74CD">
        <w:rPr>
          <w:rFonts w:ascii="Arial" w:hAnsi="Arial" w:cs="Arial"/>
          <w:szCs w:val="24"/>
        </w:rPr>
        <w:t xml:space="preserve"> still climb</w:t>
      </w:r>
      <w:r w:rsidR="006367FA">
        <w:rPr>
          <w:rFonts w:ascii="Arial" w:hAnsi="Arial" w:cs="Arial"/>
          <w:szCs w:val="24"/>
        </w:rPr>
        <w:t xml:space="preserve"> to</w:t>
      </w:r>
      <w:r w:rsidRPr="006E74CD">
        <w:rPr>
          <w:rFonts w:ascii="Arial" w:hAnsi="Arial" w:cs="Arial"/>
          <w:szCs w:val="24"/>
        </w:rPr>
        <w:t xml:space="preserve"> the top</w:t>
      </w:r>
      <w:r w:rsidR="006367FA">
        <w:rPr>
          <w:rFonts w:ascii="Arial" w:hAnsi="Arial" w:cs="Arial"/>
          <w:szCs w:val="24"/>
        </w:rPr>
        <w:t xml:space="preserve"> because</w:t>
      </w:r>
      <w:r w:rsidRPr="006E74CD">
        <w:rPr>
          <w:rFonts w:ascii="Arial" w:hAnsi="Arial" w:cs="Arial"/>
          <w:szCs w:val="24"/>
        </w:rPr>
        <w:t xml:space="preserve"> </w:t>
      </w:r>
      <w:r w:rsidR="006367FA">
        <w:rPr>
          <w:rFonts w:ascii="Arial" w:hAnsi="Arial" w:cs="Arial"/>
          <w:szCs w:val="24"/>
        </w:rPr>
        <w:t xml:space="preserve">I </w:t>
      </w:r>
      <w:r w:rsidRPr="006E74CD">
        <w:rPr>
          <w:rFonts w:ascii="Arial" w:hAnsi="Arial" w:cs="Arial"/>
          <w:szCs w:val="24"/>
        </w:rPr>
        <w:t>stayed at home all day during the pandemic, no playing with my friends, no running or jumping.</w:t>
      </w:r>
      <w:r w:rsidR="008F417A" w:rsidRPr="008F417A">
        <w:t xml:space="preserve"> </w:t>
      </w:r>
      <w:r w:rsidR="008F417A" w:rsidRPr="008F417A">
        <w:rPr>
          <w:rFonts w:ascii="Arial" w:hAnsi="Arial" w:cs="Arial"/>
          <w:szCs w:val="24"/>
        </w:rPr>
        <w:t>Although I was a little tired after climbing this time, I had a sense of achievement</w:t>
      </w:r>
      <w:r w:rsidR="008F417A">
        <w:rPr>
          <w:rFonts w:ascii="Arial" w:hAnsi="Arial" w:cs="Arial"/>
          <w:szCs w:val="24"/>
        </w:rPr>
        <w:t>.</w:t>
      </w:r>
      <w:r w:rsidR="008F417A" w:rsidRPr="008F417A">
        <w:t xml:space="preserve"> </w:t>
      </w:r>
      <w:r w:rsidR="008F417A" w:rsidRPr="008F417A">
        <w:rPr>
          <w:rFonts w:ascii="Arial" w:hAnsi="Arial" w:cs="Arial"/>
          <w:szCs w:val="24"/>
        </w:rPr>
        <w:t>But it will be easier and easier to climb</w:t>
      </w:r>
      <w:r w:rsidR="008F417A">
        <w:rPr>
          <w:rFonts w:ascii="Arial" w:hAnsi="Arial" w:cs="Arial"/>
          <w:szCs w:val="24"/>
        </w:rPr>
        <w:t>.</w:t>
      </w:r>
    </w:p>
    <w:p w14:paraId="5E1AF919" w14:textId="77777777" w:rsidR="008F417A" w:rsidRDefault="008F417A" w:rsidP="00123FF7">
      <w:pPr>
        <w:rPr>
          <w:rFonts w:ascii="Arial" w:hAnsi="Arial" w:cs="Arial"/>
          <w:szCs w:val="24"/>
        </w:rPr>
      </w:pPr>
    </w:p>
    <w:p w14:paraId="6E9D4D02" w14:textId="72020C07" w:rsidR="00123FF7" w:rsidRPr="006E74CD" w:rsidRDefault="00123FF7" w:rsidP="00123FF7">
      <w:pPr>
        <w:rPr>
          <w:rFonts w:ascii="Arial" w:hAnsi="Arial" w:cs="Arial"/>
          <w:szCs w:val="24"/>
        </w:rPr>
      </w:pPr>
      <w:r>
        <w:rPr>
          <w:rFonts w:ascii="Arial" w:hAnsi="Arial" w:cs="Arial" w:hint="eastAsia"/>
          <w:szCs w:val="24"/>
        </w:rPr>
        <w:t>W</w:t>
      </w:r>
      <w:r>
        <w:rPr>
          <w:rFonts w:ascii="Arial" w:hAnsi="Arial" w:cs="Arial"/>
          <w:szCs w:val="24"/>
        </w:rPr>
        <w:t xml:space="preserve">ord Count: </w:t>
      </w:r>
      <w:r w:rsidR="00C7112D">
        <w:rPr>
          <w:rFonts w:ascii="Arial" w:hAnsi="Arial" w:cs="Arial"/>
          <w:szCs w:val="24"/>
        </w:rPr>
        <w:t>691</w:t>
      </w:r>
    </w:p>
    <w:p w14:paraId="1288AAB8" w14:textId="200A2030" w:rsidR="00166FB7" w:rsidRPr="00123FF7" w:rsidRDefault="00166FB7">
      <w:pPr>
        <w:rPr>
          <w:rFonts w:ascii="Times" w:hAnsi="Times"/>
        </w:rPr>
      </w:pPr>
    </w:p>
    <w:p w14:paraId="5520B414" w14:textId="77777777" w:rsidR="00166FB7" w:rsidRPr="00F54207" w:rsidRDefault="00166FB7">
      <w:pPr>
        <w:rPr>
          <w:rFonts w:ascii="Times" w:hAnsi="Times"/>
          <w:lang w:val="en-US"/>
        </w:rPr>
      </w:pPr>
    </w:p>
    <w:p w14:paraId="50DA5DC8" w14:textId="2FAEADD5" w:rsidR="001928D5" w:rsidRPr="00166FB7" w:rsidRDefault="001928D5" w:rsidP="001928D5">
      <w:pPr>
        <w:rPr>
          <w:rFonts w:ascii="Times" w:hAnsi="Times"/>
          <w:color w:val="4472C4" w:themeColor="accent1"/>
          <w:lang w:val="en-US"/>
        </w:rPr>
      </w:pPr>
      <w:r>
        <w:rPr>
          <w:rFonts w:ascii="Times" w:hAnsi="Times"/>
          <w:color w:val="4472C4" w:themeColor="accent1"/>
          <w:lang w:val="en-US"/>
        </w:rPr>
        <w:t xml:space="preserve">[Story Arc: </w:t>
      </w:r>
      <w:r w:rsidRPr="00166FB7">
        <w:rPr>
          <w:rFonts w:ascii="Times" w:hAnsi="Times"/>
          <w:color w:val="4472C4" w:themeColor="accent1"/>
          <w:lang w:val="en-US"/>
        </w:rPr>
        <w:t xml:space="preserve">Essay 3: Using </w:t>
      </w:r>
      <w:r w:rsidR="002A18CA">
        <w:rPr>
          <w:rFonts w:ascii="Times" w:hAnsi="Times"/>
          <w:color w:val="4472C4" w:themeColor="accent1"/>
          <w:lang w:val="en-US"/>
        </w:rPr>
        <w:t>V</w:t>
      </w:r>
      <w:r w:rsidRPr="00166FB7">
        <w:rPr>
          <w:rFonts w:ascii="Times" w:hAnsi="Times"/>
          <w:color w:val="4472C4" w:themeColor="accent1"/>
          <w:lang w:val="en-US"/>
        </w:rPr>
        <w:t xml:space="preserve">ariety </w:t>
      </w:r>
      <w:r w:rsidR="002A18CA">
        <w:rPr>
          <w:rFonts w:ascii="Times" w:hAnsi="Times"/>
          <w:color w:val="4472C4" w:themeColor="accent1"/>
          <w:lang w:val="en-US"/>
        </w:rPr>
        <w:t>W</w:t>
      </w:r>
      <w:r w:rsidRPr="00166FB7">
        <w:rPr>
          <w:rFonts w:ascii="Times" w:hAnsi="Times"/>
          <w:color w:val="4472C4" w:themeColor="accent1"/>
          <w:lang w:val="en-US"/>
        </w:rPr>
        <w:t xml:space="preserve">hen </w:t>
      </w:r>
      <w:r w:rsidR="002A18CA">
        <w:rPr>
          <w:rFonts w:ascii="Times" w:hAnsi="Times"/>
          <w:color w:val="4472C4" w:themeColor="accent1"/>
          <w:lang w:val="en-US"/>
        </w:rPr>
        <w:t>I</w:t>
      </w:r>
      <w:r w:rsidRPr="00166FB7">
        <w:rPr>
          <w:rFonts w:ascii="Times" w:hAnsi="Times"/>
          <w:color w:val="4472C4" w:themeColor="accent1"/>
          <w:lang w:val="en-US"/>
        </w:rPr>
        <w:t xml:space="preserve">ntroducing </w:t>
      </w:r>
      <w:r w:rsidR="002A18CA">
        <w:rPr>
          <w:rFonts w:ascii="Times" w:hAnsi="Times"/>
          <w:color w:val="4472C4" w:themeColor="accent1"/>
          <w:lang w:val="en-US"/>
        </w:rPr>
        <w:t>N</w:t>
      </w:r>
      <w:r w:rsidRPr="00166FB7">
        <w:rPr>
          <w:rFonts w:ascii="Times" w:hAnsi="Times"/>
          <w:color w:val="4472C4" w:themeColor="accent1"/>
          <w:lang w:val="en-US"/>
        </w:rPr>
        <w:t xml:space="preserve">arrator’s </w:t>
      </w:r>
      <w:r w:rsidR="002A18CA">
        <w:rPr>
          <w:rFonts w:ascii="Times" w:hAnsi="Times"/>
          <w:color w:val="4472C4" w:themeColor="accent1"/>
          <w:lang w:val="en-US"/>
        </w:rPr>
        <w:t>T</w:t>
      </w:r>
      <w:r w:rsidRPr="00166FB7">
        <w:rPr>
          <w:rFonts w:ascii="Times" w:hAnsi="Times"/>
          <w:color w:val="4472C4" w:themeColor="accent1"/>
          <w:lang w:val="en-US"/>
        </w:rPr>
        <w:t>houghts</w:t>
      </w:r>
      <w:r>
        <w:rPr>
          <w:rFonts w:ascii="Times" w:hAnsi="Times"/>
          <w:color w:val="4472C4" w:themeColor="accent1"/>
          <w:lang w:val="en-US"/>
        </w:rPr>
        <w:t>]</w:t>
      </w:r>
    </w:p>
    <w:p w14:paraId="30DE07B4" w14:textId="7E9C49DC" w:rsidR="001928D5" w:rsidRDefault="001928D5" w:rsidP="00166FB7">
      <w:pPr>
        <w:rPr>
          <w:rFonts w:ascii="Times" w:hAnsi="Times"/>
          <w:color w:val="4472C4" w:themeColor="accent1"/>
          <w:lang w:val="en-US"/>
        </w:rPr>
      </w:pPr>
    </w:p>
    <w:p w14:paraId="4CCA7A20" w14:textId="0EBC0B8C" w:rsidR="001928D5" w:rsidRDefault="001928D5" w:rsidP="00166FB7">
      <w:pPr>
        <w:rPr>
          <w:rFonts w:ascii="Times" w:hAnsi="Times"/>
          <w:color w:val="4472C4" w:themeColor="accent1"/>
          <w:lang w:val="en-US"/>
        </w:rPr>
      </w:pPr>
    </w:p>
    <w:p w14:paraId="5F13BF3E" w14:textId="139C8F02" w:rsidR="001928D5" w:rsidRPr="00F54207" w:rsidRDefault="001928D5" w:rsidP="00166FB7">
      <w:pPr>
        <w:rPr>
          <w:rFonts w:ascii="Times" w:hAnsi="Times"/>
          <w:color w:val="4472C4" w:themeColor="accent1"/>
          <w:lang w:val="en-US"/>
        </w:rPr>
      </w:pPr>
    </w:p>
    <w:p w14:paraId="18049670" w14:textId="7F4B2688" w:rsidR="001928D5" w:rsidRDefault="002D0A35" w:rsidP="00166FB7">
      <w:pPr>
        <w:rPr>
          <w:rFonts w:ascii="Times" w:hAnsi="Times"/>
          <w:color w:val="4472C4" w:themeColor="accent1"/>
          <w:lang w:val="en-US"/>
        </w:rPr>
      </w:pPr>
      <w:r>
        <w:rPr>
          <w:rFonts w:ascii="Times" w:hAnsi="Times"/>
          <w:noProof/>
          <w:color w:val="4472C4" w:themeColor="accent1"/>
          <w:lang w:val="en-US"/>
        </w:rPr>
        <w:drawing>
          <wp:inline distT="0" distB="0" distL="0" distR="0" wp14:anchorId="4C97BAF7" wp14:editId="7E9381E8">
            <wp:extent cx="5716905" cy="40798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6905" cy="4079875"/>
                    </a:xfrm>
                    <a:prstGeom prst="rect">
                      <a:avLst/>
                    </a:prstGeom>
                    <a:noFill/>
                    <a:ln>
                      <a:noFill/>
                    </a:ln>
                  </pic:spPr>
                </pic:pic>
              </a:graphicData>
            </a:graphic>
          </wp:inline>
        </w:drawing>
      </w:r>
    </w:p>
    <w:p w14:paraId="566E4383" w14:textId="77777777" w:rsidR="000A20AB" w:rsidRDefault="000A20AB" w:rsidP="00166FB7">
      <w:pPr>
        <w:rPr>
          <w:rFonts w:ascii="Times" w:hAnsi="Times"/>
          <w:color w:val="4472C4" w:themeColor="accent1"/>
          <w:lang w:val="en-US"/>
        </w:rPr>
      </w:pPr>
    </w:p>
    <w:p w14:paraId="0D68A745" w14:textId="77777777" w:rsidR="000A20AB" w:rsidRDefault="000A20AB" w:rsidP="00166FB7">
      <w:pPr>
        <w:rPr>
          <w:rFonts w:ascii="Times" w:hAnsi="Times"/>
          <w:color w:val="4472C4" w:themeColor="accent1"/>
          <w:lang w:val="en-US"/>
        </w:rPr>
      </w:pPr>
    </w:p>
    <w:p w14:paraId="17E72789" w14:textId="5F20EE73" w:rsidR="00166FB7" w:rsidRDefault="00166FB7" w:rsidP="00166FB7">
      <w:pPr>
        <w:rPr>
          <w:rFonts w:ascii="Times" w:hAnsi="Times"/>
          <w:color w:val="4472C4" w:themeColor="accent1"/>
          <w:lang w:val="en-US"/>
        </w:rPr>
      </w:pPr>
      <w:r>
        <w:rPr>
          <w:rFonts w:ascii="Times" w:hAnsi="Times"/>
          <w:color w:val="4472C4" w:themeColor="accent1"/>
          <w:lang w:val="en-US"/>
        </w:rPr>
        <w:t>[</w:t>
      </w:r>
      <w:r w:rsidRPr="00166FB7">
        <w:rPr>
          <w:rFonts w:ascii="Times" w:hAnsi="Times"/>
          <w:color w:val="4472C4" w:themeColor="accent1"/>
          <w:lang w:val="en-US"/>
        </w:rPr>
        <w:t xml:space="preserve">Essay 4: Narrative </w:t>
      </w:r>
      <w:r w:rsidR="002A18CA">
        <w:rPr>
          <w:rFonts w:ascii="Times" w:hAnsi="Times"/>
          <w:color w:val="4472C4" w:themeColor="accent1"/>
          <w:lang w:val="en-US"/>
        </w:rPr>
        <w:t>W</w:t>
      </w:r>
      <w:r w:rsidRPr="00166FB7">
        <w:rPr>
          <w:rFonts w:ascii="Times" w:hAnsi="Times"/>
          <w:color w:val="4472C4" w:themeColor="accent1"/>
          <w:lang w:val="en-US"/>
        </w:rPr>
        <w:t>riting</w:t>
      </w:r>
      <w:r w:rsidR="002A18CA">
        <w:rPr>
          <w:rFonts w:ascii="Times" w:hAnsi="Times"/>
          <w:color w:val="4472C4" w:themeColor="accent1"/>
          <w:lang w:val="en-US"/>
        </w:rPr>
        <w:t xml:space="preserve"> Exercise</w:t>
      </w:r>
      <w:r>
        <w:rPr>
          <w:rFonts w:ascii="Times" w:hAnsi="Times"/>
          <w:color w:val="4472C4" w:themeColor="accent1"/>
          <w:lang w:val="en-US"/>
        </w:rPr>
        <w:t>: Draft 1]</w:t>
      </w:r>
    </w:p>
    <w:p w14:paraId="23FB02F6" w14:textId="6FAD6118" w:rsidR="00166FB7" w:rsidRDefault="00166FB7" w:rsidP="00166FB7">
      <w:pPr>
        <w:rPr>
          <w:rFonts w:ascii="Times" w:hAnsi="Times"/>
          <w:color w:val="4472C4" w:themeColor="accent1"/>
          <w:lang w:val="en-US"/>
        </w:rPr>
      </w:pPr>
    </w:p>
    <w:p w14:paraId="6972CBBB" w14:textId="73FEA211" w:rsidR="00166FB7" w:rsidRDefault="00166FB7" w:rsidP="00166FB7">
      <w:pPr>
        <w:rPr>
          <w:rFonts w:ascii="Times" w:hAnsi="Times"/>
          <w:color w:val="4472C4" w:themeColor="accent1"/>
          <w:lang w:val="en-US"/>
        </w:rPr>
      </w:pPr>
    </w:p>
    <w:p w14:paraId="1713426B" w14:textId="77777777" w:rsidR="00F54207" w:rsidRPr="005B342D" w:rsidRDefault="00F54207" w:rsidP="00F54207">
      <w:pPr>
        <w:jc w:val="center"/>
        <w:rPr>
          <w:rFonts w:ascii="Arial" w:hAnsi="Arial" w:cs="Arial"/>
          <w:b/>
          <w:bCs/>
          <w:szCs w:val="24"/>
        </w:rPr>
      </w:pPr>
      <w:r w:rsidRPr="005B342D">
        <w:rPr>
          <w:rFonts w:ascii="Arial" w:hAnsi="Arial" w:cs="Arial"/>
          <w:b/>
          <w:bCs/>
          <w:szCs w:val="24"/>
        </w:rPr>
        <w:t>A Wonderful Journey</w:t>
      </w:r>
    </w:p>
    <w:p w14:paraId="58E7CFD2" w14:textId="77777777" w:rsidR="00F54207" w:rsidRPr="005B342D" w:rsidRDefault="00F54207" w:rsidP="00F54207">
      <w:pPr>
        <w:rPr>
          <w:rFonts w:ascii="Arial" w:hAnsi="Arial" w:cs="Arial"/>
          <w:szCs w:val="24"/>
        </w:rPr>
      </w:pPr>
    </w:p>
    <w:p w14:paraId="501C9A08" w14:textId="71DB9FCC" w:rsidR="00F54207" w:rsidRPr="005B342D" w:rsidRDefault="00F54207" w:rsidP="00F54207">
      <w:pPr>
        <w:rPr>
          <w:rFonts w:ascii="Arial" w:hAnsi="Arial" w:cs="Arial"/>
          <w:szCs w:val="24"/>
        </w:rPr>
      </w:pPr>
      <w:r w:rsidRPr="005B342D">
        <w:rPr>
          <w:rFonts w:ascii="Arial" w:hAnsi="Arial" w:cs="Arial"/>
          <w:szCs w:val="24"/>
        </w:rPr>
        <w:t xml:space="preserve">Last </w:t>
      </w:r>
      <w:r w:rsidR="001E0B04" w:rsidRPr="005B342D">
        <w:rPr>
          <w:rFonts w:ascii="Arial" w:hAnsi="Arial" w:cs="Arial"/>
          <w:szCs w:val="24"/>
        </w:rPr>
        <w:t>winter</w:t>
      </w:r>
      <w:r w:rsidRPr="005B342D">
        <w:rPr>
          <w:rFonts w:ascii="Arial" w:hAnsi="Arial" w:cs="Arial"/>
          <w:szCs w:val="24"/>
        </w:rPr>
        <w:t xml:space="preserve"> vacation, our school organized graduate study activities. We can go to Finland or Singapore. I chose </w:t>
      </w:r>
      <w:proofErr w:type="spellStart"/>
      <w:r w:rsidRPr="005B342D">
        <w:rPr>
          <w:rFonts w:ascii="Arial" w:hAnsi="Arial" w:cs="Arial"/>
          <w:szCs w:val="24"/>
        </w:rPr>
        <w:t>Finl</w:t>
      </w:r>
      <w:proofErr w:type="spellEnd"/>
      <w:r w:rsidR="005837F9">
        <w:rPr>
          <w:rFonts w:ascii="Arial" w:hAnsi="Arial" w:cs="Arial"/>
          <w:noProof/>
          <w:szCs w:val="24"/>
        </w:rPr>
        <w:lastRenderedPageBreak/>
        <w:drawing>
          <wp:inline distT="0" distB="0" distL="0" distR="0" wp14:anchorId="5E079641" wp14:editId="49F5B2DD">
            <wp:extent cx="5716905" cy="4022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6905" cy="4022090"/>
                    </a:xfrm>
                    <a:prstGeom prst="rect">
                      <a:avLst/>
                    </a:prstGeom>
                    <a:noFill/>
                    <a:ln>
                      <a:noFill/>
                    </a:ln>
                  </pic:spPr>
                </pic:pic>
              </a:graphicData>
            </a:graphic>
          </wp:inline>
        </w:drawing>
      </w:r>
      <w:r w:rsidRPr="005B342D">
        <w:rPr>
          <w:rFonts w:ascii="Arial" w:hAnsi="Arial" w:cs="Arial"/>
          <w:szCs w:val="24"/>
        </w:rPr>
        <w:t>and because I can go to Singapore anytime with my family. But Finland is very far away from here and it’s very cold, so I want to go there.</w:t>
      </w:r>
    </w:p>
    <w:p w14:paraId="744E1093" w14:textId="77777777" w:rsidR="00F54207" w:rsidRPr="005B342D" w:rsidRDefault="00F54207" w:rsidP="00F54207">
      <w:pPr>
        <w:rPr>
          <w:rFonts w:ascii="Arial" w:hAnsi="Arial" w:cs="Arial"/>
          <w:szCs w:val="24"/>
        </w:rPr>
      </w:pPr>
      <w:r w:rsidRPr="005B342D">
        <w:rPr>
          <w:rFonts w:ascii="Arial" w:hAnsi="Arial" w:cs="Arial" w:hint="eastAsia"/>
          <w:szCs w:val="24"/>
        </w:rPr>
        <w:t xml:space="preserve"> </w:t>
      </w:r>
    </w:p>
    <w:p w14:paraId="71DED847" w14:textId="77777777" w:rsidR="00F54207" w:rsidRPr="005B342D" w:rsidRDefault="00F54207" w:rsidP="00F54207">
      <w:pPr>
        <w:rPr>
          <w:rFonts w:ascii="Arial" w:hAnsi="Arial" w:cs="Arial"/>
          <w:szCs w:val="24"/>
        </w:rPr>
      </w:pPr>
      <w:r w:rsidRPr="005B342D">
        <w:rPr>
          <w:rFonts w:ascii="Arial" w:hAnsi="Arial" w:cs="Arial"/>
          <w:szCs w:val="24"/>
        </w:rPr>
        <w:t>At fourth day we went there, we already visited a lot of beautiful things there, but there are still many sceneries we d</w:t>
      </w:r>
      <w:r>
        <w:rPr>
          <w:rFonts w:ascii="Arial" w:hAnsi="Arial" w:cs="Arial"/>
          <w:szCs w:val="24"/>
        </w:rPr>
        <w:t>idn</w:t>
      </w:r>
      <w:r w:rsidRPr="005B342D">
        <w:rPr>
          <w:rFonts w:ascii="Arial" w:hAnsi="Arial" w:cs="Arial"/>
          <w:szCs w:val="24"/>
        </w:rPr>
        <w:t>’t see</w:t>
      </w:r>
      <w:r>
        <w:rPr>
          <w:rFonts w:ascii="Arial" w:hAnsi="Arial" w:cs="Arial"/>
          <w:szCs w:val="24"/>
        </w:rPr>
        <w:t xml:space="preserve"> </w:t>
      </w:r>
      <w:r w:rsidRPr="005B342D">
        <w:rPr>
          <w:rFonts w:ascii="Arial" w:hAnsi="Arial" w:cs="Arial"/>
          <w:szCs w:val="24"/>
        </w:rPr>
        <w:t>yet. That day our teacher decided to take us to see Fort Finland. We need to take the ship first, then we should walk</w:t>
      </w:r>
      <w:r>
        <w:rPr>
          <w:rFonts w:ascii="Arial" w:hAnsi="Arial" w:cs="Arial"/>
          <w:szCs w:val="24"/>
        </w:rPr>
        <w:t xml:space="preserve"> to the Fort Finland</w:t>
      </w:r>
      <w:r w:rsidRPr="005B342D">
        <w:rPr>
          <w:rFonts w:ascii="Arial" w:hAnsi="Arial" w:cs="Arial"/>
          <w:szCs w:val="24"/>
        </w:rPr>
        <w:t>. Oh, that must be tiring. But we packed our bag, ate breakfast, then we set</w:t>
      </w:r>
      <w:r>
        <w:rPr>
          <w:rFonts w:ascii="Arial" w:hAnsi="Arial" w:cs="Arial"/>
          <w:szCs w:val="24"/>
        </w:rPr>
        <w:t xml:space="preserve"> </w:t>
      </w:r>
      <w:r w:rsidRPr="005B342D">
        <w:rPr>
          <w:rFonts w:ascii="Arial" w:hAnsi="Arial" w:cs="Arial"/>
          <w:szCs w:val="24"/>
        </w:rPr>
        <w:t>out.</w:t>
      </w:r>
    </w:p>
    <w:p w14:paraId="0D1C05D2" w14:textId="77777777" w:rsidR="00F54207" w:rsidRPr="005B342D" w:rsidRDefault="00F54207" w:rsidP="00F54207">
      <w:pPr>
        <w:rPr>
          <w:rFonts w:ascii="Arial" w:hAnsi="Arial" w:cs="Arial"/>
          <w:szCs w:val="24"/>
        </w:rPr>
      </w:pPr>
    </w:p>
    <w:p w14:paraId="0717FDAB" w14:textId="77777777" w:rsidR="00F54207" w:rsidRPr="005B342D" w:rsidRDefault="00F54207" w:rsidP="00F54207">
      <w:pPr>
        <w:rPr>
          <w:rFonts w:ascii="Arial" w:hAnsi="Arial" w:cs="Arial"/>
          <w:szCs w:val="24"/>
        </w:rPr>
      </w:pPr>
      <w:r w:rsidRPr="005B342D">
        <w:rPr>
          <w:rFonts w:ascii="Arial" w:hAnsi="Arial" w:cs="Arial"/>
          <w:szCs w:val="24"/>
        </w:rPr>
        <w:t>We took the bus to the wharf and then we got on the ship. The ship was really big, it had three floors, and the third floor was the fascinating deck. Teachers allowed us can go on deck, so everybody ran on the deck excitedly. The wind gently bl</w:t>
      </w:r>
      <w:r>
        <w:rPr>
          <w:rFonts w:ascii="Arial" w:hAnsi="Arial" w:cs="Arial"/>
          <w:szCs w:val="24"/>
        </w:rPr>
        <w:t>owing</w:t>
      </w:r>
      <w:r w:rsidRPr="005B342D">
        <w:rPr>
          <w:rFonts w:ascii="Arial" w:hAnsi="Arial" w:cs="Arial"/>
          <w:szCs w:val="24"/>
        </w:rPr>
        <w:t xml:space="preserve"> on </w:t>
      </w:r>
      <w:r>
        <w:rPr>
          <w:rFonts w:ascii="Arial" w:hAnsi="Arial" w:cs="Arial"/>
          <w:szCs w:val="24"/>
        </w:rPr>
        <w:t>my</w:t>
      </w:r>
      <w:r w:rsidRPr="005B342D">
        <w:rPr>
          <w:rFonts w:ascii="Arial" w:hAnsi="Arial" w:cs="Arial"/>
          <w:szCs w:val="24"/>
        </w:rPr>
        <w:t xml:space="preserve"> face, warm and comfortable, br</w:t>
      </w:r>
      <w:r>
        <w:rPr>
          <w:rFonts w:ascii="Arial" w:hAnsi="Arial" w:cs="Arial"/>
          <w:szCs w:val="24"/>
        </w:rPr>
        <w:t>ought</w:t>
      </w:r>
      <w:r w:rsidRPr="005B342D">
        <w:rPr>
          <w:rFonts w:ascii="Arial" w:hAnsi="Arial" w:cs="Arial"/>
          <w:szCs w:val="24"/>
        </w:rPr>
        <w:t xml:space="preserve"> a trace of salty fresh. On the edge of the vast sea, there were some simple low buildings. The breeze swept over the calm water, ripping with waves. It</w:t>
      </w:r>
      <w:r>
        <w:rPr>
          <w:rFonts w:ascii="Arial" w:hAnsi="Arial" w:cs="Arial"/>
          <w:szCs w:val="24"/>
        </w:rPr>
        <w:t xml:space="preserve"> was</w:t>
      </w:r>
      <w:r w:rsidRPr="005B342D">
        <w:rPr>
          <w:rFonts w:ascii="Arial" w:hAnsi="Arial" w:cs="Arial"/>
          <w:szCs w:val="24"/>
        </w:rPr>
        <w:t xml:space="preserve"> great to be on the boat! I’m deeply moved.</w:t>
      </w:r>
    </w:p>
    <w:p w14:paraId="3E6B3B53" w14:textId="77777777" w:rsidR="00F54207" w:rsidRPr="005B342D" w:rsidRDefault="00F54207" w:rsidP="00F54207">
      <w:pPr>
        <w:rPr>
          <w:rFonts w:ascii="Arial" w:hAnsi="Arial" w:cs="Arial"/>
          <w:szCs w:val="24"/>
        </w:rPr>
      </w:pPr>
    </w:p>
    <w:p w14:paraId="32CFAD74" w14:textId="77777777" w:rsidR="00F54207" w:rsidRPr="005B342D" w:rsidRDefault="00F54207" w:rsidP="00F54207">
      <w:pPr>
        <w:rPr>
          <w:rFonts w:ascii="Arial" w:hAnsi="Arial" w:cs="Arial"/>
          <w:szCs w:val="24"/>
        </w:rPr>
      </w:pPr>
      <w:r w:rsidRPr="005B342D">
        <w:rPr>
          <w:rFonts w:ascii="Arial" w:hAnsi="Arial" w:cs="Arial"/>
          <w:szCs w:val="24"/>
        </w:rPr>
        <w:t>We stopped at an island. The teacher said Fort Finland is in here. Finland is Finland, the cold wind blowing my face, everywhere was full of white shiny snow. Teachers leaded us went to the Fort Finland. The branches of trees were shaking in the air alone by the roadside. We walked about half an hour, then we arrived Fort Finland. It’s very big and beautiful. There was a bit of royal nobility without losing the dignity of frontier fortress. I thought after visiting here, I could go back to the hotel and lie down comfortably. But the teacher had plan to asked us to take a walk around the island. So</w:t>
      </w:r>
      <w:r>
        <w:rPr>
          <w:rFonts w:ascii="Arial" w:hAnsi="Arial" w:cs="Arial"/>
          <w:szCs w:val="24"/>
        </w:rPr>
        <w:t>,</w:t>
      </w:r>
      <w:r w:rsidRPr="005B342D">
        <w:rPr>
          <w:rFonts w:ascii="Arial" w:hAnsi="Arial" w:cs="Arial"/>
          <w:szCs w:val="24"/>
        </w:rPr>
        <w:t xml:space="preserve"> we have to follow the plan.</w:t>
      </w:r>
    </w:p>
    <w:p w14:paraId="643E0DDC" w14:textId="77777777" w:rsidR="00F54207" w:rsidRPr="005B342D" w:rsidRDefault="00F54207" w:rsidP="00F54207">
      <w:pPr>
        <w:rPr>
          <w:rFonts w:ascii="Arial" w:hAnsi="Arial" w:cs="Arial"/>
          <w:szCs w:val="24"/>
        </w:rPr>
      </w:pPr>
    </w:p>
    <w:p w14:paraId="3BA69F24" w14:textId="77777777" w:rsidR="00F54207" w:rsidRPr="005B342D" w:rsidRDefault="00F54207" w:rsidP="00F54207">
      <w:pPr>
        <w:rPr>
          <w:rFonts w:ascii="Arial" w:hAnsi="Arial" w:cs="Arial"/>
          <w:szCs w:val="24"/>
        </w:rPr>
      </w:pPr>
      <w:r w:rsidRPr="005B342D">
        <w:rPr>
          <w:rFonts w:ascii="Arial" w:hAnsi="Arial" w:cs="Arial"/>
          <w:szCs w:val="24"/>
        </w:rPr>
        <w:t>At first, we just walked on the road, ta</w:t>
      </w:r>
      <w:r>
        <w:rPr>
          <w:rFonts w:ascii="Arial" w:hAnsi="Arial" w:cs="Arial"/>
          <w:szCs w:val="24"/>
        </w:rPr>
        <w:t>l</w:t>
      </w:r>
      <w:r w:rsidRPr="005B342D">
        <w:rPr>
          <w:rFonts w:ascii="Arial" w:hAnsi="Arial" w:cs="Arial"/>
          <w:szCs w:val="24"/>
        </w:rPr>
        <w:t xml:space="preserve">king and playing. But then, we have to climb the hill. The hill was covered with thick snow. I tried to step on it, the snow went right </w:t>
      </w:r>
      <w:r w:rsidRPr="005B342D">
        <w:rPr>
          <w:rFonts w:ascii="Arial" w:hAnsi="Arial" w:cs="Arial"/>
          <w:szCs w:val="24"/>
        </w:rPr>
        <w:lastRenderedPageBreak/>
        <w:t>over my knee! It</w:t>
      </w:r>
      <w:r>
        <w:rPr>
          <w:rFonts w:ascii="Arial" w:hAnsi="Arial" w:cs="Arial"/>
          <w:szCs w:val="24"/>
        </w:rPr>
        <w:t xml:space="preserve"> was</w:t>
      </w:r>
      <w:r w:rsidRPr="005B342D">
        <w:rPr>
          <w:rFonts w:ascii="Arial" w:hAnsi="Arial" w:cs="Arial"/>
          <w:szCs w:val="24"/>
        </w:rPr>
        <w:t xml:space="preserve"> the first time I’ve seen such a thick snow. My classmate tried it as carefully as I did, with indecisive eyes. However, a teacher who in the front</w:t>
      </w:r>
      <w:r>
        <w:rPr>
          <w:rFonts w:ascii="Arial" w:hAnsi="Arial" w:cs="Arial"/>
          <w:szCs w:val="24"/>
        </w:rPr>
        <w:t xml:space="preserve"> of us</w:t>
      </w:r>
      <w:r w:rsidRPr="005B342D">
        <w:rPr>
          <w:rFonts w:ascii="Arial" w:hAnsi="Arial" w:cs="Arial"/>
          <w:szCs w:val="24"/>
        </w:rPr>
        <w:t xml:space="preserve"> fast forward</w:t>
      </w:r>
      <w:r>
        <w:rPr>
          <w:rFonts w:ascii="Arial" w:hAnsi="Arial" w:cs="Arial"/>
          <w:szCs w:val="24"/>
        </w:rPr>
        <w:t>ed</w:t>
      </w:r>
      <w:r w:rsidRPr="005B342D">
        <w:rPr>
          <w:rFonts w:ascii="Arial" w:hAnsi="Arial" w:cs="Arial"/>
          <w:szCs w:val="24"/>
        </w:rPr>
        <w:t>. Then I have to go on. I followed the teacher and tried to pick up speed. The snow under my feet was very soft like marshmallow. I’ll make a snowman with my friends</w:t>
      </w:r>
      <w:r>
        <w:rPr>
          <w:rFonts w:ascii="Arial" w:hAnsi="Arial" w:cs="Arial"/>
          <w:szCs w:val="24"/>
        </w:rPr>
        <w:t xml:space="preserve">, if we weren’t following the teacher. </w:t>
      </w:r>
    </w:p>
    <w:p w14:paraId="02340957" w14:textId="77777777" w:rsidR="00F54207" w:rsidRPr="005B342D" w:rsidRDefault="00F54207" w:rsidP="00F54207">
      <w:pPr>
        <w:rPr>
          <w:rFonts w:ascii="Arial" w:hAnsi="Arial" w:cs="Arial"/>
          <w:szCs w:val="24"/>
        </w:rPr>
      </w:pPr>
    </w:p>
    <w:p w14:paraId="2156F93E" w14:textId="77777777" w:rsidR="00F54207" w:rsidRDefault="00F54207" w:rsidP="00F54207">
      <w:pPr>
        <w:rPr>
          <w:rFonts w:ascii="Arial" w:hAnsi="Arial" w:cs="Arial"/>
          <w:szCs w:val="24"/>
        </w:rPr>
      </w:pPr>
      <w:r w:rsidRPr="005B342D">
        <w:rPr>
          <w:rFonts w:ascii="Arial" w:hAnsi="Arial" w:cs="Arial"/>
          <w:szCs w:val="24"/>
        </w:rPr>
        <w:t>I walked as fast as I c</w:t>
      </w:r>
      <w:r>
        <w:rPr>
          <w:rFonts w:ascii="Arial" w:hAnsi="Arial" w:cs="Arial"/>
          <w:szCs w:val="24"/>
        </w:rPr>
        <w:t>ould.</w:t>
      </w:r>
      <w:r w:rsidRPr="005B342D">
        <w:rPr>
          <w:rFonts w:ascii="Arial" w:hAnsi="Arial" w:cs="Arial"/>
          <w:szCs w:val="24"/>
        </w:rPr>
        <w:t xml:space="preserve"> when I finally c</w:t>
      </w:r>
      <w:r>
        <w:rPr>
          <w:rFonts w:ascii="Arial" w:hAnsi="Arial" w:cs="Arial"/>
          <w:szCs w:val="24"/>
        </w:rPr>
        <w:t>aught</w:t>
      </w:r>
      <w:r w:rsidRPr="005B342D">
        <w:rPr>
          <w:rFonts w:ascii="Arial" w:hAnsi="Arial" w:cs="Arial"/>
          <w:szCs w:val="24"/>
        </w:rPr>
        <w:t xml:space="preserve"> up with the top teacher</w:t>
      </w:r>
      <w:r>
        <w:rPr>
          <w:rFonts w:ascii="Arial" w:hAnsi="Arial" w:cs="Arial"/>
          <w:szCs w:val="24"/>
        </w:rPr>
        <w:t>,</w:t>
      </w:r>
      <w:r w:rsidRPr="005B342D">
        <w:rPr>
          <w:rFonts w:ascii="Arial" w:hAnsi="Arial" w:cs="Arial"/>
          <w:szCs w:val="24"/>
        </w:rPr>
        <w:t xml:space="preserve"> I found I’m the fasted student. A few students came, too, but none of them were my classmate. I raised my head. The blue sky was so clear that had no single cloud. The teacher, some students and I were waiting other students by some steps. After a while</w:t>
      </w:r>
      <w:r>
        <w:rPr>
          <w:rFonts w:ascii="Arial" w:hAnsi="Arial" w:cs="Arial"/>
          <w:szCs w:val="24"/>
        </w:rPr>
        <w:t>,</w:t>
      </w:r>
      <w:r w:rsidRPr="005B342D">
        <w:rPr>
          <w:rFonts w:ascii="Arial" w:hAnsi="Arial" w:cs="Arial"/>
          <w:szCs w:val="24"/>
        </w:rPr>
        <w:t xml:space="preserve"> my friends came, and other students of course.</w:t>
      </w:r>
    </w:p>
    <w:p w14:paraId="20A48091" w14:textId="77777777" w:rsidR="00F54207" w:rsidRPr="005B342D" w:rsidRDefault="00F54207" w:rsidP="00F54207">
      <w:pPr>
        <w:rPr>
          <w:rFonts w:ascii="Arial" w:hAnsi="Arial" w:cs="Arial"/>
          <w:szCs w:val="24"/>
        </w:rPr>
      </w:pPr>
    </w:p>
    <w:p w14:paraId="61E4F844" w14:textId="77777777" w:rsidR="00F54207" w:rsidRPr="005B342D" w:rsidRDefault="00F54207" w:rsidP="00F54207">
      <w:pPr>
        <w:rPr>
          <w:rFonts w:ascii="Arial" w:hAnsi="Arial" w:cs="Arial"/>
          <w:szCs w:val="24"/>
        </w:rPr>
      </w:pPr>
      <w:r w:rsidRPr="005B342D">
        <w:rPr>
          <w:rFonts w:ascii="Arial" w:hAnsi="Arial" w:cs="Arial"/>
          <w:szCs w:val="24"/>
        </w:rPr>
        <w:t>Our teacher decided we can stop here and go back to the ship; all the students agree</w:t>
      </w:r>
      <w:r>
        <w:rPr>
          <w:rFonts w:ascii="Arial" w:hAnsi="Arial" w:cs="Arial"/>
          <w:szCs w:val="24"/>
        </w:rPr>
        <w:t>d</w:t>
      </w:r>
      <w:r w:rsidRPr="005B342D">
        <w:rPr>
          <w:rFonts w:ascii="Arial" w:hAnsi="Arial" w:cs="Arial"/>
          <w:szCs w:val="24"/>
        </w:rPr>
        <w:t xml:space="preserve"> with that. But we still need to walk back! My friends and I played some games during walking, and that was fun. Finally, we went back to our hotel! I’m ti</w:t>
      </w:r>
      <w:r>
        <w:rPr>
          <w:rFonts w:ascii="Arial" w:hAnsi="Arial" w:cs="Arial"/>
          <w:szCs w:val="24"/>
        </w:rPr>
        <w:t>r</w:t>
      </w:r>
      <w:r w:rsidRPr="005B342D">
        <w:rPr>
          <w:rFonts w:ascii="Arial" w:hAnsi="Arial" w:cs="Arial"/>
          <w:szCs w:val="24"/>
        </w:rPr>
        <w:t>ed but it was really a wonderful journey!</w:t>
      </w:r>
    </w:p>
    <w:p w14:paraId="28152E62" w14:textId="77777777" w:rsidR="00F54207" w:rsidRPr="005B342D" w:rsidRDefault="00F54207" w:rsidP="00F54207">
      <w:pPr>
        <w:rPr>
          <w:rFonts w:ascii="Arial" w:hAnsi="Arial" w:cs="Arial"/>
          <w:szCs w:val="24"/>
        </w:rPr>
      </w:pPr>
      <w:r w:rsidRPr="005B342D">
        <w:rPr>
          <w:rFonts w:ascii="Arial" w:hAnsi="Arial" w:cs="Arial" w:hint="eastAsia"/>
          <w:szCs w:val="24"/>
        </w:rPr>
        <w:t xml:space="preserve"> </w:t>
      </w:r>
    </w:p>
    <w:p w14:paraId="4FA12BBC" w14:textId="77777777" w:rsidR="00F54207" w:rsidRPr="005B342D" w:rsidRDefault="00F54207" w:rsidP="00F54207">
      <w:pPr>
        <w:rPr>
          <w:rFonts w:ascii="Arial" w:hAnsi="Arial" w:cs="Arial"/>
          <w:szCs w:val="24"/>
        </w:rPr>
      </w:pPr>
      <w:r>
        <w:rPr>
          <w:rFonts w:ascii="Arial" w:hAnsi="Arial" w:cs="Arial" w:hint="eastAsia"/>
          <w:szCs w:val="24"/>
        </w:rPr>
        <w:t>W</w:t>
      </w:r>
      <w:r>
        <w:rPr>
          <w:rFonts w:ascii="Arial" w:hAnsi="Arial" w:cs="Arial"/>
          <w:szCs w:val="24"/>
        </w:rPr>
        <w:t>ord Count:568</w:t>
      </w:r>
    </w:p>
    <w:p w14:paraId="0A9C5DEA" w14:textId="2BCB97AD" w:rsidR="00166FB7" w:rsidRDefault="00166FB7" w:rsidP="00166FB7">
      <w:pPr>
        <w:rPr>
          <w:rFonts w:ascii="Times" w:hAnsi="Times"/>
          <w:color w:val="4472C4" w:themeColor="accent1"/>
          <w:lang w:val="en-US"/>
        </w:rPr>
      </w:pPr>
    </w:p>
    <w:p w14:paraId="25E946F9" w14:textId="77777777" w:rsidR="00166FB7" w:rsidRDefault="00166FB7" w:rsidP="00166FB7">
      <w:pPr>
        <w:rPr>
          <w:rFonts w:ascii="Times" w:hAnsi="Times"/>
          <w:color w:val="4472C4" w:themeColor="accent1"/>
          <w:lang w:val="en-US"/>
        </w:rPr>
      </w:pPr>
    </w:p>
    <w:p w14:paraId="77819121" w14:textId="1F17C1A0" w:rsidR="00166FB7" w:rsidRPr="00166FB7" w:rsidRDefault="00166FB7" w:rsidP="00166FB7">
      <w:pPr>
        <w:rPr>
          <w:rFonts w:ascii="Times" w:hAnsi="Times"/>
          <w:color w:val="4472C4" w:themeColor="accent1"/>
          <w:lang w:val="en-US"/>
        </w:rPr>
      </w:pPr>
      <w:r>
        <w:rPr>
          <w:rFonts w:ascii="Times" w:hAnsi="Times"/>
          <w:color w:val="4472C4" w:themeColor="accent1"/>
          <w:lang w:val="en-US"/>
        </w:rPr>
        <w:t>[</w:t>
      </w:r>
      <w:r w:rsidRPr="00166FB7">
        <w:rPr>
          <w:rFonts w:ascii="Times" w:hAnsi="Times"/>
          <w:color w:val="4472C4" w:themeColor="accent1"/>
          <w:lang w:val="en-US"/>
        </w:rPr>
        <w:t xml:space="preserve">Essay 4: Narrative </w:t>
      </w:r>
      <w:r w:rsidR="00DB0EAA">
        <w:rPr>
          <w:rFonts w:ascii="Times" w:hAnsi="Times"/>
          <w:color w:val="4472C4" w:themeColor="accent1"/>
          <w:lang w:val="en-US"/>
        </w:rPr>
        <w:t>W</w:t>
      </w:r>
      <w:r w:rsidRPr="00166FB7">
        <w:rPr>
          <w:rFonts w:ascii="Times" w:hAnsi="Times"/>
          <w:color w:val="4472C4" w:themeColor="accent1"/>
          <w:lang w:val="en-US"/>
        </w:rPr>
        <w:t>riting</w:t>
      </w:r>
      <w:r w:rsidR="002A18CA">
        <w:rPr>
          <w:rFonts w:ascii="Times" w:hAnsi="Times"/>
          <w:color w:val="4472C4" w:themeColor="accent1"/>
          <w:lang w:val="en-US"/>
        </w:rPr>
        <w:t xml:space="preserve"> Exercise</w:t>
      </w:r>
      <w:r>
        <w:rPr>
          <w:rFonts w:ascii="Times" w:hAnsi="Times"/>
          <w:color w:val="4472C4" w:themeColor="accent1"/>
          <w:lang w:val="en-US"/>
        </w:rPr>
        <w:t>: Draft 2]</w:t>
      </w:r>
    </w:p>
    <w:p w14:paraId="7523BFCA" w14:textId="77777777" w:rsidR="00166FB7" w:rsidRPr="00166FB7" w:rsidRDefault="00166FB7" w:rsidP="00166FB7">
      <w:pPr>
        <w:rPr>
          <w:rFonts w:ascii="Times" w:hAnsi="Times"/>
          <w:color w:val="4472C4" w:themeColor="accent1"/>
          <w:lang w:val="en-US"/>
        </w:rPr>
      </w:pPr>
    </w:p>
    <w:p w14:paraId="7E751063" w14:textId="6C02AA49" w:rsidR="00166FB7" w:rsidRDefault="00166FB7" w:rsidP="00166FB7">
      <w:pPr>
        <w:rPr>
          <w:rFonts w:ascii="Times" w:hAnsi="Times"/>
          <w:lang w:val="en-US"/>
        </w:rPr>
      </w:pPr>
    </w:p>
    <w:p w14:paraId="4E08243A" w14:textId="77777777" w:rsidR="001E0B04" w:rsidRPr="00D32B2A" w:rsidRDefault="001E0B04" w:rsidP="001E0B04">
      <w:pPr>
        <w:jc w:val="center"/>
        <w:rPr>
          <w:rFonts w:ascii="Arial" w:hAnsi="Arial" w:cs="Arial"/>
          <w:b/>
          <w:bCs/>
          <w:szCs w:val="24"/>
        </w:rPr>
      </w:pPr>
      <w:bookmarkStart w:id="93" w:name="_Hlk48670504"/>
      <w:r w:rsidRPr="00D32B2A">
        <w:rPr>
          <w:rFonts w:ascii="Arial" w:hAnsi="Arial" w:cs="Arial"/>
          <w:b/>
          <w:bCs/>
          <w:szCs w:val="24"/>
        </w:rPr>
        <w:t>A Wonderful Journey</w:t>
      </w:r>
    </w:p>
    <w:p w14:paraId="2962AFEB" w14:textId="77777777" w:rsidR="001E0B04" w:rsidRPr="00D32B2A" w:rsidRDefault="001E0B04" w:rsidP="001E0B04">
      <w:pPr>
        <w:rPr>
          <w:rFonts w:ascii="Arial" w:hAnsi="Arial" w:cs="Arial"/>
          <w:szCs w:val="24"/>
        </w:rPr>
      </w:pPr>
    </w:p>
    <w:p w14:paraId="4A03A4F6" w14:textId="4EADFAEA" w:rsidR="001E0B04" w:rsidRPr="00D32B2A" w:rsidRDefault="001E0B04" w:rsidP="001E0B04">
      <w:pPr>
        <w:rPr>
          <w:rFonts w:ascii="Arial" w:hAnsi="Arial" w:cs="Arial"/>
          <w:szCs w:val="24"/>
        </w:rPr>
      </w:pPr>
      <w:r w:rsidRPr="00D32B2A">
        <w:rPr>
          <w:rFonts w:ascii="Arial" w:hAnsi="Arial" w:cs="Arial"/>
          <w:szCs w:val="24"/>
        </w:rPr>
        <w:t xml:space="preserve">Last winter vacation, our school organized graduate study activities. We could </w:t>
      </w:r>
      <w:r w:rsidR="00D24FD5" w:rsidRPr="00D32B2A">
        <w:rPr>
          <w:rFonts w:ascii="Arial" w:hAnsi="Arial" w:cs="Arial"/>
          <w:szCs w:val="24"/>
        </w:rPr>
        <w:t xml:space="preserve">choose to </w:t>
      </w:r>
      <w:r w:rsidRPr="00D32B2A">
        <w:rPr>
          <w:rFonts w:ascii="Arial" w:hAnsi="Arial" w:cs="Arial"/>
          <w:szCs w:val="24"/>
        </w:rPr>
        <w:t>go to</w:t>
      </w:r>
      <w:r w:rsidR="00D24FD5" w:rsidRPr="00D32B2A">
        <w:rPr>
          <w:rFonts w:ascii="Arial" w:hAnsi="Arial" w:cs="Arial"/>
          <w:szCs w:val="24"/>
        </w:rPr>
        <w:t xml:space="preserve"> either</w:t>
      </w:r>
      <w:r w:rsidRPr="00D32B2A">
        <w:rPr>
          <w:rFonts w:ascii="Arial" w:hAnsi="Arial" w:cs="Arial"/>
          <w:szCs w:val="24"/>
        </w:rPr>
        <w:t xml:space="preserve"> Finland or Singapore. I chose Finland because I could go to Singapore anytime with my family. But Finland is very far away from here and it’s very cold, so I wanted to go there.</w:t>
      </w:r>
    </w:p>
    <w:p w14:paraId="08DC3C00" w14:textId="77777777" w:rsidR="001E0B04" w:rsidRPr="00D32B2A" w:rsidRDefault="001E0B04" w:rsidP="001E0B04">
      <w:pPr>
        <w:rPr>
          <w:rFonts w:ascii="Arial" w:hAnsi="Arial" w:cs="Arial"/>
          <w:szCs w:val="24"/>
        </w:rPr>
      </w:pPr>
      <w:r w:rsidRPr="00D32B2A">
        <w:rPr>
          <w:rFonts w:ascii="Arial" w:hAnsi="Arial" w:cs="Arial" w:hint="eastAsia"/>
          <w:szCs w:val="24"/>
        </w:rPr>
        <w:t xml:space="preserve"> </w:t>
      </w:r>
    </w:p>
    <w:p w14:paraId="03F67C2F" w14:textId="65D69976" w:rsidR="001E0B04" w:rsidRPr="00D32B2A" w:rsidRDefault="001E0B04" w:rsidP="00070170">
      <w:pPr>
        <w:ind w:left="120" w:hangingChars="50" w:hanging="120"/>
        <w:rPr>
          <w:rFonts w:ascii="Arial" w:hAnsi="Arial" w:cs="Arial"/>
          <w:szCs w:val="24"/>
        </w:rPr>
      </w:pPr>
      <w:r w:rsidRPr="00D32B2A">
        <w:rPr>
          <w:rFonts w:ascii="Arial" w:hAnsi="Arial" w:cs="Arial"/>
          <w:szCs w:val="24"/>
        </w:rPr>
        <w:t>At fourth day we went there, we already visited a lot of beautiful things there,</w:t>
      </w:r>
      <w:r w:rsidR="00070170" w:rsidRPr="00D32B2A">
        <w:rPr>
          <w:rFonts w:ascii="Arial" w:hAnsi="Arial" w:cs="Arial"/>
          <w:szCs w:val="24"/>
        </w:rPr>
        <w:t xml:space="preserve"> such us</w:t>
      </w:r>
      <w:r w:rsidR="00070170" w:rsidRPr="00D32B2A">
        <w:t xml:space="preserve"> </w:t>
      </w:r>
      <w:r w:rsidR="00070170" w:rsidRPr="00D32B2A">
        <w:rPr>
          <w:rFonts w:ascii="Arial" w:hAnsi="Arial" w:cs="Arial"/>
          <w:szCs w:val="24"/>
        </w:rPr>
        <w:t xml:space="preserve">the White church </w:t>
      </w:r>
      <w:r w:rsidR="00070170" w:rsidRPr="00D32B2A">
        <w:rPr>
          <w:rFonts w:ascii="Arial" w:hAnsi="Arial" w:cs="Arial" w:hint="eastAsia"/>
          <w:szCs w:val="24"/>
        </w:rPr>
        <w:t>、</w:t>
      </w:r>
      <w:r w:rsidR="00070170" w:rsidRPr="00D32B2A">
        <w:rPr>
          <w:rFonts w:ascii="Arial" w:hAnsi="Arial" w:cs="Arial"/>
          <w:szCs w:val="24"/>
        </w:rPr>
        <w:t>Red church</w:t>
      </w:r>
      <w:r w:rsidRPr="00D32B2A">
        <w:rPr>
          <w:rFonts w:ascii="Arial" w:hAnsi="Arial" w:cs="Arial"/>
          <w:szCs w:val="24"/>
        </w:rPr>
        <w:t xml:space="preserve"> but there </w:t>
      </w:r>
      <w:r w:rsidR="005C5129" w:rsidRPr="00D32B2A">
        <w:rPr>
          <w:rFonts w:ascii="Arial" w:hAnsi="Arial" w:cs="Arial"/>
          <w:szCs w:val="24"/>
        </w:rPr>
        <w:t>were</w:t>
      </w:r>
      <w:r w:rsidRPr="00D32B2A">
        <w:rPr>
          <w:rFonts w:ascii="Arial" w:hAnsi="Arial" w:cs="Arial"/>
          <w:szCs w:val="24"/>
        </w:rPr>
        <w:t xml:space="preserve"> still many sceneries we didn</w:t>
      </w:r>
      <w:proofErr w:type="gramStart"/>
      <w:r w:rsidRPr="00D32B2A">
        <w:rPr>
          <w:rFonts w:ascii="Arial" w:hAnsi="Arial" w:cs="Arial"/>
          <w:szCs w:val="24"/>
        </w:rPr>
        <w:t>’</w:t>
      </w:r>
      <w:proofErr w:type="gramEnd"/>
      <w:r w:rsidRPr="00D32B2A">
        <w:rPr>
          <w:rFonts w:ascii="Arial" w:hAnsi="Arial" w:cs="Arial"/>
          <w:szCs w:val="24"/>
        </w:rPr>
        <w:t>t see yet. That day our teacher decided to take us to see Fort Finland. We need</w:t>
      </w:r>
      <w:r w:rsidR="00070170" w:rsidRPr="00D32B2A">
        <w:rPr>
          <w:rFonts w:ascii="Arial" w:hAnsi="Arial" w:cs="Arial"/>
          <w:szCs w:val="24"/>
        </w:rPr>
        <w:t>ed</w:t>
      </w:r>
      <w:r w:rsidRPr="00D32B2A">
        <w:rPr>
          <w:rFonts w:ascii="Arial" w:hAnsi="Arial" w:cs="Arial"/>
          <w:szCs w:val="24"/>
        </w:rPr>
        <w:t xml:space="preserve"> to take the ship first, then we should walk to the Fort Finland. Oh, that must be tiring</w:t>
      </w:r>
      <w:r w:rsidR="00070170" w:rsidRPr="00D32B2A">
        <w:rPr>
          <w:rFonts w:ascii="Arial" w:hAnsi="Arial" w:cs="Arial"/>
          <w:szCs w:val="24"/>
        </w:rPr>
        <w:t>, I thought</w:t>
      </w:r>
      <w:r w:rsidRPr="00D32B2A">
        <w:rPr>
          <w:rFonts w:ascii="Arial" w:hAnsi="Arial" w:cs="Arial"/>
          <w:szCs w:val="24"/>
        </w:rPr>
        <w:t>. But we packed our bag</w:t>
      </w:r>
      <w:r w:rsidR="00070170" w:rsidRPr="00D32B2A">
        <w:rPr>
          <w:rFonts w:ascii="Arial" w:hAnsi="Arial" w:cs="Arial"/>
          <w:szCs w:val="24"/>
        </w:rPr>
        <w:t>s and</w:t>
      </w:r>
      <w:r w:rsidRPr="00D32B2A">
        <w:rPr>
          <w:rFonts w:ascii="Arial" w:hAnsi="Arial" w:cs="Arial"/>
          <w:szCs w:val="24"/>
        </w:rPr>
        <w:t xml:space="preserve"> ate breakfast, then set out.</w:t>
      </w:r>
    </w:p>
    <w:p w14:paraId="2206C2AF" w14:textId="77777777" w:rsidR="001E0B04" w:rsidRPr="00D32B2A" w:rsidRDefault="001E0B04" w:rsidP="001E0B04">
      <w:pPr>
        <w:rPr>
          <w:rFonts w:ascii="Arial" w:hAnsi="Arial" w:cs="Arial"/>
          <w:szCs w:val="24"/>
        </w:rPr>
      </w:pPr>
    </w:p>
    <w:p w14:paraId="78678278" w14:textId="66A01416" w:rsidR="001E0B04" w:rsidRPr="00D32B2A" w:rsidRDefault="001E0B04" w:rsidP="001E0B04">
      <w:pPr>
        <w:rPr>
          <w:rFonts w:ascii="Arial" w:hAnsi="Arial" w:cs="Arial"/>
          <w:szCs w:val="24"/>
        </w:rPr>
      </w:pPr>
      <w:r w:rsidRPr="00D32B2A">
        <w:rPr>
          <w:rFonts w:ascii="Arial" w:hAnsi="Arial" w:cs="Arial"/>
          <w:szCs w:val="24"/>
        </w:rPr>
        <w:t xml:space="preserve">We took the bus to the wharf and then we got on the ship. The ship was really big, it had three floors, and the third floor was </w:t>
      </w:r>
      <w:r w:rsidR="00AE17DC" w:rsidRPr="00D32B2A">
        <w:rPr>
          <w:rFonts w:ascii="Arial" w:hAnsi="Arial" w:cs="Arial"/>
          <w:szCs w:val="24"/>
        </w:rPr>
        <w:t xml:space="preserve">the </w:t>
      </w:r>
      <w:r w:rsidR="00AE17DC">
        <w:rPr>
          <w:rFonts w:ascii="Arial" w:hAnsi="Arial" w:cs="Arial"/>
          <w:szCs w:val="24"/>
        </w:rPr>
        <w:t xml:space="preserve">observation </w:t>
      </w:r>
      <w:r w:rsidRPr="00D32B2A">
        <w:rPr>
          <w:rFonts w:ascii="Arial" w:hAnsi="Arial" w:cs="Arial"/>
          <w:szCs w:val="24"/>
        </w:rPr>
        <w:t xml:space="preserve">fascinating deck. </w:t>
      </w:r>
      <w:r w:rsidR="00AE17DC">
        <w:rPr>
          <w:rFonts w:ascii="Arial" w:hAnsi="Arial" w:cs="Arial"/>
          <w:szCs w:val="24"/>
        </w:rPr>
        <w:t>Our t</w:t>
      </w:r>
      <w:r w:rsidRPr="00D32B2A">
        <w:rPr>
          <w:rFonts w:ascii="Arial" w:hAnsi="Arial" w:cs="Arial"/>
          <w:szCs w:val="24"/>
        </w:rPr>
        <w:t xml:space="preserve">eachers allowed us </w:t>
      </w:r>
      <w:r w:rsidR="00AE17DC">
        <w:rPr>
          <w:rFonts w:ascii="Arial" w:hAnsi="Arial" w:cs="Arial"/>
          <w:szCs w:val="24"/>
        </w:rPr>
        <w:t>to</w:t>
      </w:r>
      <w:r w:rsidRPr="00D32B2A">
        <w:rPr>
          <w:rFonts w:ascii="Arial" w:hAnsi="Arial" w:cs="Arial"/>
          <w:szCs w:val="24"/>
        </w:rPr>
        <w:t xml:space="preserve"> go on</w:t>
      </w:r>
      <w:r w:rsidR="00AE17DC">
        <w:rPr>
          <w:rFonts w:ascii="Arial" w:hAnsi="Arial" w:cs="Arial"/>
          <w:szCs w:val="24"/>
        </w:rPr>
        <w:t xml:space="preserve"> the</w:t>
      </w:r>
      <w:r w:rsidRPr="00D32B2A">
        <w:rPr>
          <w:rFonts w:ascii="Arial" w:hAnsi="Arial" w:cs="Arial"/>
          <w:szCs w:val="24"/>
        </w:rPr>
        <w:t xml:space="preserve"> deck, so everybody ran on the deck excitedly. The wind gently blowing on my face, warm and comfortable, brought a </w:t>
      </w:r>
      <w:r w:rsidR="00AE17DC">
        <w:rPr>
          <w:rFonts w:ascii="Arial" w:hAnsi="Arial" w:cs="Arial"/>
          <w:szCs w:val="24"/>
        </w:rPr>
        <w:t>taste</w:t>
      </w:r>
      <w:r w:rsidRPr="00D32B2A">
        <w:rPr>
          <w:rFonts w:ascii="Arial" w:hAnsi="Arial" w:cs="Arial"/>
          <w:szCs w:val="24"/>
        </w:rPr>
        <w:t xml:space="preserve"> of salty fresh</w:t>
      </w:r>
      <w:r w:rsidR="00AE17DC">
        <w:rPr>
          <w:rFonts w:ascii="Arial" w:hAnsi="Arial" w:cs="Arial"/>
          <w:szCs w:val="24"/>
        </w:rPr>
        <w:t>ness</w:t>
      </w:r>
      <w:r w:rsidRPr="00D32B2A">
        <w:rPr>
          <w:rFonts w:ascii="Arial" w:hAnsi="Arial" w:cs="Arial"/>
          <w:szCs w:val="24"/>
        </w:rPr>
        <w:t>. On the edge of the vast sea, there were some simple low buildings. The breeze swept over the calm water, ripping with waves. It was great to be on the boat! I</w:t>
      </w:r>
      <w:r w:rsidR="00933B99">
        <w:rPr>
          <w:rFonts w:ascii="Arial" w:hAnsi="Arial" w:cs="Arial"/>
          <w:szCs w:val="24"/>
        </w:rPr>
        <w:t xml:space="preserve"> was</w:t>
      </w:r>
      <w:r w:rsidRPr="00D32B2A">
        <w:rPr>
          <w:rFonts w:ascii="Arial" w:hAnsi="Arial" w:cs="Arial"/>
          <w:szCs w:val="24"/>
        </w:rPr>
        <w:t xml:space="preserve"> deeply moved.</w:t>
      </w:r>
    </w:p>
    <w:p w14:paraId="36054010" w14:textId="77777777" w:rsidR="001E0B04" w:rsidRPr="00D32B2A" w:rsidRDefault="001E0B04" w:rsidP="001E0B04">
      <w:pPr>
        <w:rPr>
          <w:rFonts w:ascii="Arial" w:hAnsi="Arial" w:cs="Arial"/>
          <w:szCs w:val="24"/>
        </w:rPr>
      </w:pPr>
    </w:p>
    <w:p w14:paraId="5FD749A2" w14:textId="118E5B4F" w:rsidR="00933B99" w:rsidRPr="00933B99" w:rsidRDefault="00933B99" w:rsidP="00933B99">
      <w:pPr>
        <w:rPr>
          <w:rFonts w:ascii="Arial" w:hAnsi="Arial" w:cs="Arial"/>
          <w:szCs w:val="24"/>
        </w:rPr>
      </w:pPr>
      <w:r w:rsidRPr="00933B99">
        <w:rPr>
          <w:rFonts w:ascii="Arial" w:hAnsi="Arial" w:cs="Arial"/>
          <w:szCs w:val="24"/>
        </w:rPr>
        <w:t xml:space="preserve">We stopped at an island. The teacher said Fort Finland is here. Finland is Finland, the cold wind blowing my face, everywhere was full of white shiny snow. Our teachers lead us to Fort Finland. The branches of the trees were shaking in the air alone by the roadside. We walked about half an hour, then arrived at Fort Finland. It was very big and beautiful. There was a bit of royal nobility without losing the dignity of frontier fortress. I thought after visiting it that I could go back to the hotel and lie </w:t>
      </w:r>
      <w:r w:rsidRPr="00933B99">
        <w:rPr>
          <w:rFonts w:ascii="Arial" w:hAnsi="Arial" w:cs="Arial"/>
          <w:szCs w:val="24"/>
        </w:rPr>
        <w:lastRenderedPageBreak/>
        <w:t>down comfortably. But the teacher had planned to ask us to take a walk around the island. So</w:t>
      </w:r>
      <w:r w:rsidR="005837F9">
        <w:rPr>
          <w:rFonts w:ascii="Arial" w:hAnsi="Arial" w:cs="Arial"/>
          <w:szCs w:val="24"/>
        </w:rPr>
        <w:t>,</w:t>
      </w:r>
      <w:r w:rsidRPr="00933B99">
        <w:rPr>
          <w:rFonts w:ascii="Arial" w:hAnsi="Arial" w:cs="Arial"/>
          <w:szCs w:val="24"/>
        </w:rPr>
        <w:t xml:space="preserve"> we had to follow the plan.</w:t>
      </w:r>
    </w:p>
    <w:p w14:paraId="23BDE8D7" w14:textId="77777777" w:rsidR="00933B99" w:rsidRPr="00933B99" w:rsidRDefault="00933B99" w:rsidP="00933B99">
      <w:pPr>
        <w:rPr>
          <w:rFonts w:ascii="Arial" w:hAnsi="Arial" w:cs="Arial"/>
          <w:szCs w:val="24"/>
        </w:rPr>
      </w:pPr>
      <w:r w:rsidRPr="00933B99">
        <w:rPr>
          <w:rFonts w:ascii="Arial" w:hAnsi="Arial" w:cs="Arial"/>
          <w:szCs w:val="24"/>
        </w:rPr>
        <w:t>At first, we just walked on the road, talking and playing. But then we had to climb the hill. The hill was covered with thick snow. When I tried to walk on it, the snow went right over my knees! It’s the first time I’ve seen such thick snow. My classmate also tried to walk on it as carefully as I did, with indecisive eyes. However, a teacher in front of us sped up. Then I had to go on. I followed the teacher and tried to quicken my pace. The snow under my feet was very soft like marshmallows. I thought I would like to make a snowman with my friends.</w:t>
      </w:r>
    </w:p>
    <w:p w14:paraId="1ECDA6CD" w14:textId="77777777" w:rsidR="001E0B04" w:rsidRPr="00933B99" w:rsidRDefault="001E0B04" w:rsidP="001E0B04">
      <w:pPr>
        <w:rPr>
          <w:rFonts w:ascii="Arial" w:hAnsi="Arial" w:cs="Arial"/>
          <w:szCs w:val="24"/>
        </w:rPr>
      </w:pPr>
    </w:p>
    <w:p w14:paraId="0AD269A4" w14:textId="77777777" w:rsidR="00933B99" w:rsidRPr="00933B99" w:rsidRDefault="00933B99" w:rsidP="00933B99">
      <w:pPr>
        <w:rPr>
          <w:rFonts w:ascii="Arial" w:hAnsi="Arial" w:cs="Arial"/>
          <w:szCs w:val="24"/>
        </w:rPr>
      </w:pPr>
      <w:r w:rsidRPr="00933B99">
        <w:rPr>
          <w:rFonts w:ascii="Arial" w:hAnsi="Arial" w:cs="Arial"/>
          <w:szCs w:val="24"/>
        </w:rPr>
        <w:t>I walked as quickly as I could. when I finally caught up with the top teacher, I found I was</w:t>
      </w:r>
      <w:r>
        <w:rPr>
          <w:rFonts w:ascii="Times New Roman" w:hAnsi="Times New Roman" w:cs="Times New Roman"/>
          <w:szCs w:val="24"/>
        </w:rPr>
        <w:t xml:space="preserve"> </w:t>
      </w:r>
      <w:r w:rsidRPr="00933B99">
        <w:rPr>
          <w:rFonts w:ascii="Arial" w:hAnsi="Arial" w:cs="Arial"/>
          <w:szCs w:val="24"/>
        </w:rPr>
        <w:t>the fastest student. A few other students also came, but none of them were my classmates. I raised my head. The blue sky was so clear that had not a single cloud. The teacher, some students and I were waiting for the other students by some steps. After a while, my friends came, along with the other students, of course.</w:t>
      </w:r>
    </w:p>
    <w:p w14:paraId="4D92DAC3" w14:textId="77777777" w:rsidR="001E0B04" w:rsidRPr="00933B99" w:rsidRDefault="001E0B04" w:rsidP="001E0B04">
      <w:pPr>
        <w:rPr>
          <w:rFonts w:ascii="Arial" w:hAnsi="Arial" w:cs="Arial"/>
          <w:szCs w:val="24"/>
        </w:rPr>
      </w:pPr>
    </w:p>
    <w:p w14:paraId="64D29D28" w14:textId="139CF805" w:rsidR="00687BD3" w:rsidRPr="00687BD3" w:rsidRDefault="00687BD3" w:rsidP="00687BD3">
      <w:pPr>
        <w:rPr>
          <w:rFonts w:ascii="Arial" w:hAnsi="Arial" w:cs="Arial"/>
          <w:szCs w:val="24"/>
        </w:rPr>
      </w:pPr>
      <w:r w:rsidRPr="00687BD3">
        <w:rPr>
          <w:rFonts w:ascii="Arial" w:hAnsi="Arial" w:cs="Arial"/>
          <w:szCs w:val="24"/>
        </w:rPr>
        <w:t>Our teacher decided we could stop here and go back to the ship. All the students agreed with that. But we still needed to walk back! My friends and I played some games while walking, which was fun. Finally, we went back to our hotel!</w:t>
      </w:r>
      <w:r w:rsidR="00142D43">
        <w:rPr>
          <w:rFonts w:ascii="Arial" w:hAnsi="Arial" w:cs="Arial"/>
          <w:szCs w:val="24"/>
        </w:rPr>
        <w:t xml:space="preserve"> </w:t>
      </w:r>
      <w:r w:rsidRPr="00687BD3">
        <w:rPr>
          <w:rFonts w:ascii="Arial" w:hAnsi="Arial" w:cs="Arial"/>
          <w:szCs w:val="24"/>
        </w:rPr>
        <w:t xml:space="preserve"> I was tried but</w:t>
      </w:r>
      <w:r w:rsidR="00142D43">
        <w:rPr>
          <w:rFonts w:ascii="Arial" w:hAnsi="Arial" w:cs="Arial"/>
          <w:szCs w:val="24"/>
        </w:rPr>
        <w:t xml:space="preserve"> I saw the beautiful Fort Finland, </w:t>
      </w:r>
      <w:r w:rsidR="00E92332">
        <w:rPr>
          <w:rFonts w:ascii="Arial" w:hAnsi="Arial" w:cs="Arial"/>
          <w:szCs w:val="24"/>
        </w:rPr>
        <w:t>learned its</w:t>
      </w:r>
      <w:r w:rsidR="00142D43">
        <w:rPr>
          <w:rFonts w:ascii="Arial" w:hAnsi="Arial" w:cs="Arial"/>
          <w:szCs w:val="24"/>
        </w:rPr>
        <w:t xml:space="preserve"> a</w:t>
      </w:r>
      <w:r w:rsidR="00142D43" w:rsidRPr="00142D43">
        <w:rPr>
          <w:rFonts w:ascii="Arial" w:hAnsi="Arial" w:cs="Arial"/>
          <w:szCs w:val="24"/>
        </w:rPr>
        <w:t>ncient history</w:t>
      </w:r>
      <w:r w:rsidR="00142D43">
        <w:rPr>
          <w:rFonts w:ascii="Arial" w:hAnsi="Arial" w:cs="Arial"/>
          <w:szCs w:val="24"/>
        </w:rPr>
        <w:t xml:space="preserve">, </w:t>
      </w:r>
      <w:r w:rsidRPr="00687BD3">
        <w:rPr>
          <w:rFonts w:ascii="Arial" w:hAnsi="Arial" w:cs="Arial"/>
          <w:szCs w:val="24"/>
        </w:rPr>
        <w:t>it was really a wonderful journey!</w:t>
      </w:r>
    </w:p>
    <w:p w14:paraId="7EE3F719" w14:textId="77777777" w:rsidR="00687BD3" w:rsidRPr="00687BD3" w:rsidRDefault="00687BD3" w:rsidP="00687BD3">
      <w:pPr>
        <w:rPr>
          <w:rFonts w:ascii="Arial" w:hAnsi="Arial" w:cs="Arial"/>
          <w:szCs w:val="24"/>
        </w:rPr>
      </w:pPr>
    </w:p>
    <w:p w14:paraId="0A8B65AF" w14:textId="72ED1C34" w:rsidR="00687BD3" w:rsidRPr="00687BD3" w:rsidRDefault="00687BD3" w:rsidP="00687BD3">
      <w:pPr>
        <w:rPr>
          <w:rFonts w:ascii="Arial" w:hAnsi="Arial" w:cs="Arial"/>
          <w:szCs w:val="24"/>
        </w:rPr>
      </w:pPr>
      <w:r w:rsidRPr="00687BD3">
        <w:rPr>
          <w:rFonts w:ascii="Arial" w:hAnsi="Arial" w:cs="Arial"/>
          <w:szCs w:val="24"/>
        </w:rPr>
        <w:t>Word Count: 5</w:t>
      </w:r>
      <w:r w:rsidR="00E92332">
        <w:rPr>
          <w:rFonts w:ascii="Arial" w:hAnsi="Arial" w:cs="Arial"/>
          <w:szCs w:val="24"/>
        </w:rPr>
        <w:t>60</w:t>
      </w:r>
    </w:p>
    <w:p w14:paraId="4897BD9C" w14:textId="0051D820" w:rsidR="00166FB7" w:rsidRPr="00687BD3" w:rsidRDefault="00166FB7" w:rsidP="00166FB7">
      <w:pPr>
        <w:rPr>
          <w:rFonts w:ascii="Arial" w:hAnsi="Arial" w:cs="Arial"/>
          <w:szCs w:val="24"/>
        </w:rPr>
      </w:pPr>
    </w:p>
    <w:bookmarkEnd w:id="93"/>
    <w:p w14:paraId="0EB96BD5" w14:textId="310F23D4" w:rsidR="001928D5" w:rsidRDefault="001928D5" w:rsidP="00166FB7">
      <w:pPr>
        <w:rPr>
          <w:rFonts w:ascii="Times" w:hAnsi="Times"/>
          <w:lang w:val="en-US"/>
        </w:rPr>
      </w:pPr>
    </w:p>
    <w:p w14:paraId="6665BD30" w14:textId="0B089C6A" w:rsidR="00DB0EAA" w:rsidRPr="00166FB7" w:rsidRDefault="00DB0EAA" w:rsidP="00DB0EAA">
      <w:pPr>
        <w:rPr>
          <w:rFonts w:ascii="Times" w:hAnsi="Times"/>
          <w:color w:val="4472C4" w:themeColor="accent1"/>
          <w:lang w:val="en-US"/>
        </w:rPr>
      </w:pPr>
      <w:r>
        <w:rPr>
          <w:rFonts w:ascii="Times" w:hAnsi="Times"/>
          <w:color w:val="4472C4" w:themeColor="accent1"/>
          <w:lang w:val="en-US"/>
        </w:rPr>
        <w:t xml:space="preserve">[Story Arc: </w:t>
      </w:r>
      <w:r w:rsidRPr="00166FB7">
        <w:rPr>
          <w:rFonts w:ascii="Times" w:hAnsi="Times"/>
          <w:color w:val="4472C4" w:themeColor="accent1"/>
          <w:lang w:val="en-US"/>
        </w:rPr>
        <w:t xml:space="preserve">Essay 4: Narrative </w:t>
      </w:r>
      <w:r>
        <w:rPr>
          <w:rFonts w:ascii="Times" w:hAnsi="Times"/>
          <w:color w:val="4472C4" w:themeColor="accent1"/>
          <w:lang w:val="en-US"/>
        </w:rPr>
        <w:t>W</w:t>
      </w:r>
      <w:r w:rsidRPr="00166FB7">
        <w:rPr>
          <w:rFonts w:ascii="Times" w:hAnsi="Times"/>
          <w:color w:val="4472C4" w:themeColor="accent1"/>
          <w:lang w:val="en-US"/>
        </w:rPr>
        <w:t>riting</w:t>
      </w:r>
      <w:r w:rsidR="002A18CA">
        <w:rPr>
          <w:rFonts w:ascii="Times" w:hAnsi="Times"/>
          <w:color w:val="4472C4" w:themeColor="accent1"/>
          <w:lang w:val="en-US"/>
        </w:rPr>
        <w:t xml:space="preserve"> Exercise</w:t>
      </w:r>
      <w:r>
        <w:rPr>
          <w:rFonts w:ascii="Times" w:hAnsi="Times"/>
          <w:color w:val="4472C4" w:themeColor="accent1"/>
          <w:lang w:val="en-US"/>
        </w:rPr>
        <w:t>]</w:t>
      </w:r>
    </w:p>
    <w:p w14:paraId="2CDE4765" w14:textId="323D6F8D" w:rsidR="00DB0EAA" w:rsidRDefault="00DB0EAA" w:rsidP="00166FB7">
      <w:pPr>
        <w:rPr>
          <w:rFonts w:ascii="Times" w:hAnsi="Times"/>
          <w:lang w:val="en-US"/>
        </w:rPr>
      </w:pPr>
    </w:p>
    <w:p w14:paraId="65E6F9A4" w14:textId="0F76B518" w:rsidR="00DB0EAA" w:rsidRDefault="005837F9" w:rsidP="00166FB7">
      <w:pPr>
        <w:rPr>
          <w:rFonts w:ascii="Times" w:hAnsi="Times"/>
          <w:lang w:val="en-US"/>
        </w:rPr>
      </w:pPr>
      <w:r>
        <w:rPr>
          <w:rFonts w:ascii="Times" w:hAnsi="Times"/>
          <w:noProof/>
          <w:lang w:val="en-US"/>
        </w:rPr>
        <w:drawing>
          <wp:inline distT="0" distB="0" distL="0" distR="0" wp14:anchorId="216AC2BC" wp14:editId="6666D59D">
            <wp:extent cx="5716905" cy="40220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6905" cy="4022090"/>
                    </a:xfrm>
                    <a:prstGeom prst="rect">
                      <a:avLst/>
                    </a:prstGeom>
                    <a:noFill/>
                    <a:ln>
                      <a:noFill/>
                    </a:ln>
                  </pic:spPr>
                </pic:pic>
              </a:graphicData>
            </a:graphic>
          </wp:inline>
        </w:drawing>
      </w:r>
    </w:p>
    <w:p w14:paraId="19E47888" w14:textId="71DA1D18" w:rsidR="00166FB7" w:rsidRDefault="004168D5" w:rsidP="00166FB7">
      <w:pPr>
        <w:rPr>
          <w:rFonts w:ascii="Times" w:hAnsi="Times"/>
          <w:color w:val="4472C4" w:themeColor="accent1"/>
          <w:lang w:val="en-US"/>
        </w:rPr>
      </w:pPr>
      <w:r w:rsidRPr="004168D5">
        <w:rPr>
          <w:rFonts w:ascii="Times" w:hAnsi="Times"/>
          <w:color w:val="4472C4" w:themeColor="accent1"/>
          <w:lang w:val="en-US"/>
        </w:rPr>
        <w:lastRenderedPageBreak/>
        <w:t>[</w:t>
      </w:r>
      <w:r w:rsidR="00166FB7" w:rsidRPr="004168D5">
        <w:rPr>
          <w:rFonts w:ascii="Times" w:hAnsi="Times"/>
          <w:color w:val="4472C4" w:themeColor="accent1"/>
          <w:lang w:val="en-US"/>
        </w:rPr>
        <w:t xml:space="preserve">Essay 5: Writing </w:t>
      </w:r>
      <w:r w:rsidR="002A18CA">
        <w:rPr>
          <w:rFonts w:ascii="Times" w:hAnsi="Times"/>
          <w:color w:val="4472C4" w:themeColor="accent1"/>
          <w:lang w:val="en-US"/>
        </w:rPr>
        <w:t>f</w:t>
      </w:r>
      <w:r w:rsidR="00166FB7" w:rsidRPr="004168D5">
        <w:rPr>
          <w:rFonts w:ascii="Times" w:hAnsi="Times"/>
          <w:color w:val="4472C4" w:themeColor="accent1"/>
          <w:lang w:val="en-US"/>
        </w:rPr>
        <w:t xml:space="preserve">rom the </w:t>
      </w:r>
      <w:r w:rsidR="00DB0EAA">
        <w:rPr>
          <w:rFonts w:ascii="Times" w:hAnsi="Times"/>
          <w:color w:val="4472C4" w:themeColor="accent1"/>
          <w:lang w:val="en-US"/>
        </w:rPr>
        <w:t>P</w:t>
      </w:r>
      <w:r w:rsidR="00166FB7" w:rsidRPr="004168D5">
        <w:rPr>
          <w:rFonts w:ascii="Times" w:hAnsi="Times"/>
          <w:color w:val="4472C4" w:themeColor="accent1"/>
          <w:lang w:val="en-US"/>
        </w:rPr>
        <w:t xml:space="preserve">oint of </w:t>
      </w:r>
      <w:r w:rsidR="00DB0EAA">
        <w:rPr>
          <w:rFonts w:ascii="Times" w:hAnsi="Times"/>
          <w:color w:val="4472C4" w:themeColor="accent1"/>
          <w:lang w:val="en-US"/>
        </w:rPr>
        <w:t>V</w:t>
      </w:r>
      <w:r w:rsidR="00166FB7" w:rsidRPr="004168D5">
        <w:rPr>
          <w:rFonts w:ascii="Times" w:hAnsi="Times"/>
          <w:color w:val="4472C4" w:themeColor="accent1"/>
          <w:lang w:val="en-US"/>
        </w:rPr>
        <w:t xml:space="preserve">iew of a </w:t>
      </w:r>
      <w:r w:rsidR="00DB0EAA">
        <w:rPr>
          <w:rFonts w:ascii="Times" w:hAnsi="Times"/>
          <w:color w:val="4472C4" w:themeColor="accent1"/>
          <w:lang w:val="en-US"/>
        </w:rPr>
        <w:t>Fi</w:t>
      </w:r>
      <w:r w:rsidR="00166FB7" w:rsidRPr="004168D5">
        <w:rPr>
          <w:rFonts w:ascii="Times" w:hAnsi="Times"/>
          <w:color w:val="4472C4" w:themeColor="accent1"/>
          <w:lang w:val="en-US"/>
        </w:rPr>
        <w:t xml:space="preserve">ctional </w:t>
      </w:r>
      <w:r w:rsidR="00DB0EAA">
        <w:rPr>
          <w:rFonts w:ascii="Times" w:hAnsi="Times"/>
          <w:color w:val="4472C4" w:themeColor="accent1"/>
          <w:lang w:val="en-US"/>
        </w:rPr>
        <w:t>C</w:t>
      </w:r>
      <w:r w:rsidR="00166FB7" w:rsidRPr="004168D5">
        <w:rPr>
          <w:rFonts w:ascii="Times" w:hAnsi="Times"/>
          <w:color w:val="4472C4" w:themeColor="accent1"/>
          <w:lang w:val="en-US"/>
        </w:rPr>
        <w:t>haracter: Draft 1</w:t>
      </w:r>
      <w:r w:rsidRPr="004168D5">
        <w:rPr>
          <w:rFonts w:ascii="Times" w:hAnsi="Times"/>
          <w:color w:val="4472C4" w:themeColor="accent1"/>
          <w:lang w:val="en-US"/>
        </w:rPr>
        <w:t>]</w:t>
      </w:r>
    </w:p>
    <w:p w14:paraId="42F32FB0" w14:textId="06794B0F" w:rsidR="004168D5" w:rsidRDefault="004168D5" w:rsidP="00166FB7">
      <w:pPr>
        <w:rPr>
          <w:rFonts w:ascii="Times" w:hAnsi="Times"/>
          <w:color w:val="4472C4" w:themeColor="accent1"/>
          <w:lang w:val="en-US"/>
        </w:rPr>
      </w:pPr>
    </w:p>
    <w:p w14:paraId="764122F0" w14:textId="3BE63CA3" w:rsidR="004168D5" w:rsidRDefault="004168D5" w:rsidP="00166FB7">
      <w:pPr>
        <w:rPr>
          <w:rFonts w:ascii="Times" w:hAnsi="Times"/>
          <w:color w:val="4472C4" w:themeColor="accent1"/>
          <w:lang w:val="en-US"/>
        </w:rPr>
      </w:pPr>
    </w:p>
    <w:p w14:paraId="1C017A7F" w14:textId="77777777" w:rsidR="00CA1F46" w:rsidRPr="00F7322D" w:rsidRDefault="00CA1F46" w:rsidP="00CA1F46">
      <w:pPr>
        <w:jc w:val="center"/>
        <w:rPr>
          <w:rFonts w:ascii="Arial" w:hAnsi="Arial" w:cs="Arial"/>
          <w:b/>
          <w:bCs/>
          <w:szCs w:val="24"/>
        </w:rPr>
      </w:pPr>
      <w:r w:rsidRPr="00F7322D">
        <w:rPr>
          <w:rFonts w:ascii="Arial" w:hAnsi="Arial" w:cs="Arial"/>
          <w:b/>
          <w:bCs/>
          <w:szCs w:val="24"/>
        </w:rPr>
        <w:t>A Girl Who Wants to Be a Witch</w:t>
      </w:r>
    </w:p>
    <w:p w14:paraId="7FC52224" w14:textId="77777777" w:rsidR="00CA1F46" w:rsidRPr="007875F7" w:rsidRDefault="00CA1F46" w:rsidP="00CA1F46">
      <w:pPr>
        <w:rPr>
          <w:rFonts w:ascii="Arial" w:hAnsi="Arial" w:cs="Arial"/>
          <w:szCs w:val="24"/>
        </w:rPr>
      </w:pPr>
    </w:p>
    <w:p w14:paraId="48BBAE46" w14:textId="77777777" w:rsidR="00CA1F46" w:rsidRPr="007875F7" w:rsidRDefault="00CA1F46" w:rsidP="00CA1F46">
      <w:pPr>
        <w:rPr>
          <w:rFonts w:ascii="Arial" w:hAnsi="Arial" w:cs="Arial"/>
          <w:szCs w:val="24"/>
        </w:rPr>
      </w:pPr>
      <w:r w:rsidRPr="007875F7">
        <w:rPr>
          <w:rFonts w:ascii="Arial" w:hAnsi="Arial" w:cs="Arial"/>
          <w:szCs w:val="24"/>
        </w:rPr>
        <w:t>“</w:t>
      </w:r>
      <w:proofErr w:type="spellStart"/>
      <w:r w:rsidRPr="007875F7">
        <w:rPr>
          <w:rFonts w:ascii="Arial" w:hAnsi="Arial" w:cs="Arial"/>
          <w:szCs w:val="24"/>
        </w:rPr>
        <w:t>Expelliarmus</w:t>
      </w:r>
      <w:proofErr w:type="spellEnd"/>
      <w:r w:rsidRPr="007875F7">
        <w:rPr>
          <w:rFonts w:ascii="Arial" w:hAnsi="Arial" w:cs="Arial"/>
          <w:szCs w:val="24"/>
        </w:rPr>
        <w:t xml:space="preserve">!” </w:t>
      </w:r>
      <w:r>
        <w:rPr>
          <w:rFonts w:ascii="Arial" w:hAnsi="Arial" w:cs="Arial"/>
          <w:szCs w:val="24"/>
        </w:rPr>
        <w:t xml:space="preserve">I </w:t>
      </w:r>
      <w:r w:rsidRPr="007875F7">
        <w:rPr>
          <w:rFonts w:ascii="Arial" w:hAnsi="Arial" w:cs="Arial"/>
          <w:szCs w:val="24"/>
        </w:rPr>
        <w:t xml:space="preserve">raising </w:t>
      </w:r>
      <w:r>
        <w:rPr>
          <w:rFonts w:ascii="Arial" w:hAnsi="Arial" w:cs="Arial"/>
          <w:szCs w:val="24"/>
        </w:rPr>
        <w:t>my</w:t>
      </w:r>
      <w:r w:rsidRPr="007875F7">
        <w:rPr>
          <w:rFonts w:ascii="Arial" w:hAnsi="Arial" w:cs="Arial"/>
          <w:szCs w:val="24"/>
        </w:rPr>
        <w:t xml:space="preserve"> </w:t>
      </w:r>
      <w:bookmarkStart w:id="94" w:name="_Hlk47269720"/>
      <w:r w:rsidRPr="007875F7">
        <w:rPr>
          <w:rFonts w:ascii="Arial" w:hAnsi="Arial" w:cs="Arial"/>
          <w:szCs w:val="24"/>
        </w:rPr>
        <w:t>“</w:t>
      </w:r>
      <w:bookmarkEnd w:id="94"/>
      <w:r w:rsidRPr="007875F7">
        <w:rPr>
          <w:rFonts w:ascii="Arial" w:hAnsi="Arial" w:cs="Arial"/>
          <w:szCs w:val="24"/>
        </w:rPr>
        <w:t>wand” and shouted. “</w:t>
      </w:r>
      <w:r>
        <w:rPr>
          <w:rFonts w:ascii="Arial" w:hAnsi="Arial" w:cs="Arial"/>
          <w:szCs w:val="24"/>
        </w:rPr>
        <w:t>W</w:t>
      </w:r>
      <w:r w:rsidRPr="007875F7">
        <w:rPr>
          <w:rFonts w:ascii="Arial" w:hAnsi="Arial" w:cs="Arial"/>
          <w:szCs w:val="24"/>
        </w:rPr>
        <w:t>hat are you doing Lucy? “A short woman broke in through the door asked discontentedly. “</w:t>
      </w:r>
      <w:r>
        <w:rPr>
          <w:rFonts w:ascii="Arial" w:hAnsi="Arial" w:cs="Arial"/>
          <w:szCs w:val="24"/>
        </w:rPr>
        <w:t>S</w:t>
      </w:r>
      <w:r w:rsidRPr="007875F7">
        <w:rPr>
          <w:rFonts w:ascii="Arial" w:hAnsi="Arial" w:cs="Arial"/>
          <w:szCs w:val="24"/>
        </w:rPr>
        <w:t xml:space="preserve">orry mom, I’m just practicing the disarming charm,” </w:t>
      </w:r>
      <w:r>
        <w:rPr>
          <w:rFonts w:ascii="Arial" w:hAnsi="Arial" w:cs="Arial"/>
          <w:szCs w:val="24"/>
        </w:rPr>
        <w:t xml:space="preserve">I </w:t>
      </w:r>
      <w:r w:rsidRPr="007875F7">
        <w:rPr>
          <w:rFonts w:ascii="Arial" w:hAnsi="Arial" w:cs="Arial"/>
          <w:szCs w:val="24"/>
        </w:rPr>
        <w:t xml:space="preserve">answered excitedly. “Oh, fine, </w:t>
      </w:r>
      <w:r>
        <w:rPr>
          <w:rFonts w:ascii="Arial" w:hAnsi="Arial" w:cs="Arial"/>
          <w:szCs w:val="24"/>
        </w:rPr>
        <w:t>“my</w:t>
      </w:r>
      <w:r w:rsidRPr="007875F7">
        <w:rPr>
          <w:rFonts w:ascii="Arial" w:hAnsi="Arial" w:cs="Arial"/>
          <w:szCs w:val="24"/>
        </w:rPr>
        <w:t xml:space="preserve"> mom gave </w:t>
      </w:r>
      <w:r>
        <w:rPr>
          <w:rFonts w:ascii="Arial" w:hAnsi="Arial" w:cs="Arial"/>
          <w:szCs w:val="24"/>
        </w:rPr>
        <w:t xml:space="preserve">me </w:t>
      </w:r>
      <w:r w:rsidRPr="007875F7">
        <w:rPr>
          <w:rFonts w:ascii="Arial" w:hAnsi="Arial" w:cs="Arial"/>
          <w:szCs w:val="24"/>
        </w:rPr>
        <w:t>a helpless look.</w:t>
      </w:r>
    </w:p>
    <w:p w14:paraId="63197C2F" w14:textId="77777777" w:rsidR="00CA1F46" w:rsidRPr="007875F7" w:rsidRDefault="00CA1F46" w:rsidP="00CA1F46">
      <w:pPr>
        <w:rPr>
          <w:rFonts w:ascii="Arial" w:hAnsi="Arial" w:cs="Arial"/>
          <w:szCs w:val="24"/>
        </w:rPr>
      </w:pPr>
    </w:p>
    <w:p w14:paraId="63BDFF39" w14:textId="3FD26726" w:rsidR="00CA1F46" w:rsidRPr="007875F7" w:rsidRDefault="00CA1F46" w:rsidP="00CA1F46">
      <w:pPr>
        <w:rPr>
          <w:rFonts w:ascii="Arial" w:hAnsi="Arial" w:cs="Arial"/>
          <w:szCs w:val="24"/>
        </w:rPr>
      </w:pPr>
      <w:r>
        <w:rPr>
          <w:rFonts w:ascii="Arial" w:hAnsi="Arial" w:cs="Arial"/>
          <w:szCs w:val="24"/>
        </w:rPr>
        <w:t xml:space="preserve">I’m </w:t>
      </w:r>
      <w:r w:rsidRPr="007875F7">
        <w:rPr>
          <w:rFonts w:ascii="Arial" w:hAnsi="Arial" w:cs="Arial"/>
          <w:szCs w:val="24"/>
        </w:rPr>
        <w:t>a “Harry Potter Fan”,</w:t>
      </w:r>
      <w:r>
        <w:rPr>
          <w:rFonts w:ascii="Arial" w:hAnsi="Arial" w:cs="Arial"/>
          <w:szCs w:val="24"/>
        </w:rPr>
        <w:t xml:space="preserve"> I </w:t>
      </w:r>
      <w:r w:rsidRPr="007875F7">
        <w:rPr>
          <w:rFonts w:ascii="Arial" w:hAnsi="Arial" w:cs="Arial"/>
          <w:szCs w:val="24"/>
        </w:rPr>
        <w:t xml:space="preserve">read Harry Potter since </w:t>
      </w:r>
      <w:r>
        <w:rPr>
          <w:rFonts w:ascii="Arial" w:hAnsi="Arial" w:cs="Arial"/>
          <w:szCs w:val="24"/>
        </w:rPr>
        <w:t>I</w:t>
      </w:r>
      <w:r w:rsidRPr="007875F7">
        <w:rPr>
          <w:rFonts w:ascii="Arial" w:hAnsi="Arial" w:cs="Arial"/>
          <w:szCs w:val="24"/>
        </w:rPr>
        <w:t xml:space="preserve"> was eight. At first, </w:t>
      </w:r>
      <w:r>
        <w:rPr>
          <w:rFonts w:ascii="Arial" w:hAnsi="Arial" w:cs="Arial"/>
          <w:szCs w:val="24"/>
        </w:rPr>
        <w:t>my</w:t>
      </w:r>
      <w:r w:rsidRPr="007875F7">
        <w:rPr>
          <w:rFonts w:ascii="Arial" w:hAnsi="Arial" w:cs="Arial"/>
          <w:szCs w:val="24"/>
        </w:rPr>
        <w:t xml:space="preserve"> </w:t>
      </w:r>
      <w:r w:rsidR="00953817" w:rsidRPr="007875F7">
        <w:rPr>
          <w:rFonts w:ascii="Arial" w:hAnsi="Arial" w:cs="Arial"/>
          <w:szCs w:val="24"/>
        </w:rPr>
        <w:t>favourite</w:t>
      </w:r>
      <w:r w:rsidRPr="007875F7">
        <w:rPr>
          <w:rFonts w:ascii="Arial" w:hAnsi="Arial" w:cs="Arial"/>
          <w:szCs w:val="24"/>
        </w:rPr>
        <w:t xml:space="preserve"> house was Gryffindor, only the bravest can go. But now, </w:t>
      </w:r>
      <w:r>
        <w:rPr>
          <w:rFonts w:ascii="Arial" w:hAnsi="Arial" w:cs="Arial"/>
          <w:szCs w:val="24"/>
        </w:rPr>
        <w:t>I</w:t>
      </w:r>
      <w:r w:rsidRPr="007875F7">
        <w:rPr>
          <w:rFonts w:ascii="Arial" w:hAnsi="Arial" w:cs="Arial"/>
          <w:szCs w:val="24"/>
        </w:rPr>
        <w:t xml:space="preserve"> changed </w:t>
      </w:r>
      <w:r>
        <w:rPr>
          <w:rFonts w:ascii="Arial" w:hAnsi="Arial" w:cs="Arial"/>
          <w:szCs w:val="24"/>
        </w:rPr>
        <w:t>my</w:t>
      </w:r>
      <w:r w:rsidRPr="007875F7">
        <w:rPr>
          <w:rFonts w:ascii="Arial" w:hAnsi="Arial" w:cs="Arial"/>
          <w:szCs w:val="24"/>
        </w:rPr>
        <w:t xml:space="preserve"> mind, </w:t>
      </w:r>
      <w:r>
        <w:rPr>
          <w:rFonts w:ascii="Arial" w:hAnsi="Arial" w:cs="Arial"/>
          <w:szCs w:val="24"/>
        </w:rPr>
        <w:t>I</w:t>
      </w:r>
      <w:r w:rsidRPr="007875F7">
        <w:rPr>
          <w:rFonts w:ascii="Arial" w:hAnsi="Arial" w:cs="Arial"/>
          <w:szCs w:val="24"/>
        </w:rPr>
        <w:t xml:space="preserve"> likes</w:t>
      </w:r>
      <w:bookmarkStart w:id="95" w:name="_Hlk47270197"/>
      <w:r w:rsidRPr="007875F7">
        <w:rPr>
          <w:rFonts w:ascii="Arial" w:hAnsi="Arial" w:cs="Arial"/>
          <w:szCs w:val="24"/>
        </w:rPr>
        <w:t xml:space="preserve"> Ravenclaw.</w:t>
      </w:r>
      <w:bookmarkEnd w:id="95"/>
      <w:r w:rsidRPr="007875F7">
        <w:rPr>
          <w:rFonts w:ascii="Arial" w:hAnsi="Arial" w:cs="Arial"/>
          <w:szCs w:val="24"/>
        </w:rPr>
        <w:t xml:space="preserve"> Ravenclaw is the symbol of wisdom. If you ask why </w:t>
      </w:r>
      <w:r>
        <w:rPr>
          <w:rFonts w:ascii="Arial" w:hAnsi="Arial" w:cs="Arial"/>
          <w:szCs w:val="24"/>
        </w:rPr>
        <w:t>I</w:t>
      </w:r>
      <w:r w:rsidRPr="007875F7">
        <w:rPr>
          <w:rFonts w:ascii="Arial" w:hAnsi="Arial" w:cs="Arial"/>
          <w:szCs w:val="24"/>
        </w:rPr>
        <w:t xml:space="preserve"> love Harry Potter, I can’t tell, maybe </w:t>
      </w:r>
      <w:r>
        <w:rPr>
          <w:rFonts w:ascii="Arial" w:hAnsi="Arial" w:cs="Arial"/>
          <w:szCs w:val="24"/>
        </w:rPr>
        <w:t>I</w:t>
      </w:r>
      <w:r w:rsidRPr="007875F7">
        <w:rPr>
          <w:rFonts w:ascii="Arial" w:hAnsi="Arial" w:cs="Arial"/>
          <w:szCs w:val="24"/>
        </w:rPr>
        <w:t xml:space="preserve"> was a witch in </w:t>
      </w:r>
      <w:r>
        <w:rPr>
          <w:rFonts w:ascii="Arial" w:hAnsi="Arial" w:cs="Arial"/>
          <w:szCs w:val="24"/>
        </w:rPr>
        <w:t>my</w:t>
      </w:r>
      <w:r w:rsidRPr="007875F7">
        <w:rPr>
          <w:rFonts w:ascii="Arial" w:hAnsi="Arial" w:cs="Arial"/>
          <w:szCs w:val="24"/>
        </w:rPr>
        <w:t xml:space="preserve"> last life.</w:t>
      </w:r>
    </w:p>
    <w:p w14:paraId="0AF519FB" w14:textId="77777777" w:rsidR="00CA1F46" w:rsidRPr="007875F7" w:rsidRDefault="00CA1F46" w:rsidP="00CA1F46">
      <w:pPr>
        <w:rPr>
          <w:rFonts w:ascii="Arial" w:hAnsi="Arial" w:cs="Arial"/>
          <w:szCs w:val="24"/>
        </w:rPr>
      </w:pPr>
    </w:p>
    <w:p w14:paraId="77F277B7" w14:textId="77777777" w:rsidR="00CA1F46" w:rsidRPr="007875F7" w:rsidRDefault="00CA1F46" w:rsidP="00CA1F46">
      <w:pPr>
        <w:rPr>
          <w:rFonts w:ascii="Arial" w:hAnsi="Arial" w:cs="Arial"/>
          <w:szCs w:val="24"/>
        </w:rPr>
      </w:pPr>
      <w:r w:rsidRPr="007875F7">
        <w:rPr>
          <w:rFonts w:ascii="Arial" w:hAnsi="Arial" w:cs="Arial"/>
          <w:szCs w:val="24"/>
        </w:rPr>
        <w:t xml:space="preserve">“Lucy, dinner is ready, come and eat,” </w:t>
      </w:r>
      <w:r>
        <w:rPr>
          <w:rFonts w:ascii="Arial" w:hAnsi="Arial" w:cs="Arial"/>
          <w:szCs w:val="24"/>
        </w:rPr>
        <w:t>my</w:t>
      </w:r>
      <w:r w:rsidRPr="007875F7">
        <w:rPr>
          <w:rFonts w:ascii="Arial" w:hAnsi="Arial" w:cs="Arial"/>
          <w:szCs w:val="24"/>
        </w:rPr>
        <w:t xml:space="preserve"> mom walked in </w:t>
      </w:r>
      <w:r>
        <w:rPr>
          <w:rFonts w:ascii="Arial" w:hAnsi="Arial" w:cs="Arial"/>
          <w:szCs w:val="24"/>
        </w:rPr>
        <w:t>my</w:t>
      </w:r>
      <w:r w:rsidRPr="007875F7">
        <w:rPr>
          <w:rFonts w:ascii="Arial" w:hAnsi="Arial" w:cs="Arial"/>
          <w:szCs w:val="24"/>
        </w:rPr>
        <w:t xml:space="preserve"> bedroom. </w:t>
      </w:r>
      <w:r>
        <w:rPr>
          <w:rFonts w:ascii="Arial" w:hAnsi="Arial" w:cs="Arial"/>
          <w:szCs w:val="24"/>
        </w:rPr>
        <w:t>I</w:t>
      </w:r>
      <w:r w:rsidRPr="007875F7">
        <w:rPr>
          <w:rFonts w:ascii="Arial" w:hAnsi="Arial" w:cs="Arial"/>
          <w:szCs w:val="24"/>
        </w:rPr>
        <w:t xml:space="preserve"> was reading </w:t>
      </w:r>
      <w:bookmarkStart w:id="96" w:name="_Hlk47270576"/>
      <w:r w:rsidRPr="007875F7">
        <w:rPr>
          <w:rFonts w:ascii="Arial" w:hAnsi="Arial" w:cs="Arial"/>
          <w:szCs w:val="24"/>
        </w:rPr>
        <w:t xml:space="preserve">Harry Potter </w:t>
      </w:r>
      <w:bookmarkEnd w:id="96"/>
      <w:r w:rsidRPr="007875F7">
        <w:rPr>
          <w:rFonts w:ascii="Arial" w:hAnsi="Arial" w:cs="Arial"/>
          <w:szCs w:val="24"/>
        </w:rPr>
        <w:t xml:space="preserve">again. </w:t>
      </w:r>
      <w:r>
        <w:rPr>
          <w:rFonts w:ascii="Arial" w:hAnsi="Arial" w:cs="Arial"/>
          <w:szCs w:val="24"/>
        </w:rPr>
        <w:t>My</w:t>
      </w:r>
      <w:r w:rsidRPr="007875F7">
        <w:rPr>
          <w:rFonts w:ascii="Arial" w:hAnsi="Arial" w:cs="Arial"/>
          <w:szCs w:val="24"/>
        </w:rPr>
        <w:t xml:space="preserve"> mother sighed and went back to the dining room. “OK!” </w:t>
      </w:r>
      <w:r>
        <w:rPr>
          <w:rFonts w:ascii="Arial" w:hAnsi="Arial" w:cs="Arial"/>
          <w:szCs w:val="24"/>
        </w:rPr>
        <w:t>I</w:t>
      </w:r>
      <w:r w:rsidRPr="007875F7">
        <w:rPr>
          <w:rFonts w:ascii="Arial" w:hAnsi="Arial" w:cs="Arial"/>
          <w:szCs w:val="24"/>
        </w:rPr>
        <w:t xml:space="preserve"> answered quickly but didn’t move at all. </w:t>
      </w:r>
      <w:r>
        <w:rPr>
          <w:rFonts w:ascii="Arial" w:hAnsi="Arial" w:cs="Arial"/>
          <w:szCs w:val="24"/>
        </w:rPr>
        <w:t>I</w:t>
      </w:r>
      <w:r w:rsidRPr="007875F7">
        <w:rPr>
          <w:rFonts w:ascii="Arial" w:hAnsi="Arial" w:cs="Arial"/>
          <w:szCs w:val="24"/>
        </w:rPr>
        <w:t xml:space="preserve"> had a weird habit. When </w:t>
      </w:r>
      <w:r>
        <w:rPr>
          <w:rFonts w:ascii="Arial" w:hAnsi="Arial" w:cs="Arial"/>
          <w:szCs w:val="24"/>
        </w:rPr>
        <w:t>I</w:t>
      </w:r>
      <w:r w:rsidRPr="007875F7">
        <w:rPr>
          <w:rFonts w:ascii="Arial" w:hAnsi="Arial" w:cs="Arial"/>
          <w:szCs w:val="24"/>
        </w:rPr>
        <w:t xml:space="preserve"> read Harry Potter, </w:t>
      </w:r>
      <w:r>
        <w:rPr>
          <w:rFonts w:ascii="Arial" w:hAnsi="Arial" w:cs="Arial"/>
          <w:szCs w:val="24"/>
        </w:rPr>
        <w:t>I</w:t>
      </w:r>
      <w:r w:rsidRPr="007875F7">
        <w:rPr>
          <w:rFonts w:ascii="Arial" w:hAnsi="Arial" w:cs="Arial"/>
          <w:szCs w:val="24"/>
        </w:rPr>
        <w:t xml:space="preserve"> must wear Hogwarts uniform. The long black robe made </w:t>
      </w:r>
      <w:r>
        <w:rPr>
          <w:rFonts w:ascii="Arial" w:hAnsi="Arial" w:cs="Arial"/>
          <w:szCs w:val="24"/>
        </w:rPr>
        <w:t>me</w:t>
      </w:r>
      <w:r w:rsidRPr="007875F7">
        <w:rPr>
          <w:rFonts w:ascii="Arial" w:hAnsi="Arial" w:cs="Arial"/>
          <w:szCs w:val="24"/>
        </w:rPr>
        <w:t xml:space="preserve"> very comfortable, and it feels like </w:t>
      </w:r>
      <w:r>
        <w:rPr>
          <w:rFonts w:ascii="Arial" w:hAnsi="Arial" w:cs="Arial"/>
          <w:szCs w:val="24"/>
        </w:rPr>
        <w:t>I’m</w:t>
      </w:r>
      <w:r w:rsidRPr="007875F7">
        <w:rPr>
          <w:rFonts w:ascii="Arial" w:hAnsi="Arial" w:cs="Arial"/>
          <w:szCs w:val="24"/>
        </w:rPr>
        <w:t xml:space="preserve"> a witch, a student from Hogwarts.</w:t>
      </w:r>
    </w:p>
    <w:p w14:paraId="2BE796E7" w14:textId="77777777" w:rsidR="00CA1F46" w:rsidRPr="007875F7" w:rsidRDefault="00CA1F46" w:rsidP="00CA1F46">
      <w:pPr>
        <w:rPr>
          <w:rFonts w:ascii="Arial" w:hAnsi="Arial" w:cs="Arial"/>
          <w:szCs w:val="24"/>
        </w:rPr>
      </w:pPr>
    </w:p>
    <w:p w14:paraId="6E94D34A" w14:textId="77777777" w:rsidR="00CA1F46" w:rsidRPr="007875F7" w:rsidRDefault="00CA1F46" w:rsidP="00CA1F46">
      <w:pPr>
        <w:rPr>
          <w:rFonts w:ascii="Arial" w:hAnsi="Arial" w:cs="Arial"/>
          <w:szCs w:val="24"/>
        </w:rPr>
      </w:pPr>
      <w:r w:rsidRPr="007875F7">
        <w:rPr>
          <w:rFonts w:ascii="Arial" w:hAnsi="Arial" w:cs="Arial"/>
          <w:szCs w:val="24"/>
        </w:rPr>
        <w:t xml:space="preserve">“I want to go to Hogwarts!” </w:t>
      </w:r>
      <w:r>
        <w:rPr>
          <w:rFonts w:ascii="Arial" w:hAnsi="Arial" w:cs="Arial"/>
          <w:szCs w:val="24"/>
        </w:rPr>
        <w:t>I</w:t>
      </w:r>
      <w:r w:rsidRPr="007875F7">
        <w:rPr>
          <w:rFonts w:ascii="Arial" w:hAnsi="Arial" w:cs="Arial"/>
          <w:szCs w:val="24"/>
        </w:rPr>
        <w:t xml:space="preserve"> yelled to the book, but </w:t>
      </w:r>
      <w:r>
        <w:rPr>
          <w:rFonts w:ascii="Arial" w:hAnsi="Arial" w:cs="Arial"/>
          <w:szCs w:val="24"/>
        </w:rPr>
        <w:t>I</w:t>
      </w:r>
      <w:r w:rsidRPr="007875F7">
        <w:rPr>
          <w:rFonts w:ascii="Arial" w:hAnsi="Arial" w:cs="Arial"/>
          <w:szCs w:val="24"/>
        </w:rPr>
        <w:t xml:space="preserve"> knew </w:t>
      </w:r>
      <w:r>
        <w:rPr>
          <w:rFonts w:ascii="Arial" w:hAnsi="Arial" w:cs="Arial"/>
          <w:szCs w:val="24"/>
        </w:rPr>
        <w:t>I</w:t>
      </w:r>
      <w:r w:rsidRPr="007875F7">
        <w:rPr>
          <w:rFonts w:ascii="Arial" w:hAnsi="Arial" w:cs="Arial"/>
          <w:szCs w:val="24"/>
        </w:rPr>
        <w:t xml:space="preserve"> can’t, because </w:t>
      </w:r>
      <w:r>
        <w:rPr>
          <w:rFonts w:ascii="Arial" w:hAnsi="Arial" w:cs="Arial"/>
          <w:szCs w:val="24"/>
        </w:rPr>
        <w:t>I</w:t>
      </w:r>
      <w:r w:rsidRPr="007875F7">
        <w:rPr>
          <w:rFonts w:ascii="Arial" w:hAnsi="Arial" w:cs="Arial"/>
          <w:szCs w:val="24"/>
        </w:rPr>
        <w:t xml:space="preserve"> didn’t get admission letter with an owl from Hogwarts when </w:t>
      </w:r>
      <w:r>
        <w:rPr>
          <w:rFonts w:ascii="Arial" w:hAnsi="Arial" w:cs="Arial"/>
          <w:szCs w:val="24"/>
        </w:rPr>
        <w:t>I</w:t>
      </w:r>
      <w:r w:rsidRPr="007875F7">
        <w:rPr>
          <w:rFonts w:ascii="Arial" w:hAnsi="Arial" w:cs="Arial"/>
          <w:szCs w:val="24"/>
        </w:rPr>
        <w:t xml:space="preserve"> was 11. </w:t>
      </w:r>
      <w:r>
        <w:rPr>
          <w:rFonts w:ascii="Arial" w:hAnsi="Arial" w:cs="Arial"/>
          <w:szCs w:val="24"/>
        </w:rPr>
        <w:t>I</w:t>
      </w:r>
      <w:r w:rsidRPr="007875F7">
        <w:rPr>
          <w:rFonts w:ascii="Arial" w:hAnsi="Arial" w:cs="Arial"/>
          <w:szCs w:val="24"/>
        </w:rPr>
        <w:t xml:space="preserve"> can only be a muggle. “I’m 13 right now, if I don’t practice hardly, I’ll be left behind by witches of my own age,” </w:t>
      </w:r>
      <w:r>
        <w:rPr>
          <w:rFonts w:ascii="Arial" w:hAnsi="Arial" w:cs="Arial"/>
          <w:szCs w:val="24"/>
        </w:rPr>
        <w:t>I</w:t>
      </w:r>
      <w:r w:rsidRPr="007875F7">
        <w:rPr>
          <w:rFonts w:ascii="Arial" w:hAnsi="Arial" w:cs="Arial"/>
          <w:szCs w:val="24"/>
        </w:rPr>
        <w:t xml:space="preserve"> raised </w:t>
      </w:r>
      <w:r>
        <w:rPr>
          <w:rFonts w:ascii="Arial" w:hAnsi="Arial" w:cs="Arial"/>
          <w:szCs w:val="24"/>
        </w:rPr>
        <w:t>my</w:t>
      </w:r>
      <w:r w:rsidRPr="007875F7">
        <w:rPr>
          <w:rFonts w:ascii="Arial" w:hAnsi="Arial" w:cs="Arial"/>
          <w:szCs w:val="24"/>
        </w:rPr>
        <w:t xml:space="preserve"> “wand” by </w:t>
      </w:r>
      <w:r>
        <w:rPr>
          <w:rFonts w:ascii="Arial" w:hAnsi="Arial" w:cs="Arial"/>
          <w:szCs w:val="24"/>
        </w:rPr>
        <w:t>my</w:t>
      </w:r>
      <w:r w:rsidRPr="007875F7">
        <w:rPr>
          <w:rFonts w:ascii="Arial" w:hAnsi="Arial" w:cs="Arial"/>
          <w:szCs w:val="24"/>
        </w:rPr>
        <w:t xml:space="preserve"> right hand, </w:t>
      </w:r>
      <w:r>
        <w:rPr>
          <w:rFonts w:ascii="Arial" w:hAnsi="Arial" w:cs="Arial"/>
          <w:szCs w:val="24"/>
        </w:rPr>
        <w:t>my</w:t>
      </w:r>
      <w:r w:rsidRPr="007875F7">
        <w:rPr>
          <w:rFonts w:ascii="Arial" w:hAnsi="Arial" w:cs="Arial"/>
          <w:szCs w:val="24"/>
        </w:rPr>
        <w:t xml:space="preserve"> left hand was holding the book and </w:t>
      </w:r>
      <w:r>
        <w:rPr>
          <w:rFonts w:ascii="Arial" w:hAnsi="Arial" w:cs="Arial"/>
          <w:szCs w:val="24"/>
        </w:rPr>
        <w:t>I</w:t>
      </w:r>
      <w:r w:rsidRPr="007875F7">
        <w:rPr>
          <w:rFonts w:ascii="Arial" w:hAnsi="Arial" w:cs="Arial"/>
          <w:szCs w:val="24"/>
        </w:rPr>
        <w:t xml:space="preserve"> opened her mouth, “stupefy!”</w:t>
      </w:r>
    </w:p>
    <w:p w14:paraId="5E7AA0A3" w14:textId="77777777" w:rsidR="00CA1F46" w:rsidRPr="007875F7" w:rsidRDefault="00CA1F46" w:rsidP="00CA1F46">
      <w:pPr>
        <w:rPr>
          <w:rFonts w:ascii="Arial" w:hAnsi="Arial" w:cs="Arial"/>
          <w:szCs w:val="24"/>
        </w:rPr>
      </w:pPr>
    </w:p>
    <w:p w14:paraId="217176A4" w14:textId="77777777" w:rsidR="00CA1F46" w:rsidRPr="007875F7" w:rsidRDefault="00CA1F46" w:rsidP="00CA1F46">
      <w:pPr>
        <w:rPr>
          <w:rFonts w:ascii="Arial" w:hAnsi="Arial" w:cs="Arial"/>
          <w:szCs w:val="24"/>
        </w:rPr>
      </w:pPr>
      <w:r w:rsidRPr="007875F7">
        <w:rPr>
          <w:rFonts w:ascii="Arial" w:hAnsi="Arial" w:cs="Arial"/>
          <w:szCs w:val="24"/>
        </w:rPr>
        <w:t>“What are you doing?</w:t>
      </w:r>
      <w:bookmarkStart w:id="97" w:name="_Hlk47271860"/>
      <w:r w:rsidRPr="007875F7">
        <w:rPr>
          <w:rFonts w:ascii="Arial" w:hAnsi="Arial" w:cs="Arial"/>
          <w:szCs w:val="24"/>
        </w:rPr>
        <w:t>”</w:t>
      </w:r>
      <w:bookmarkEnd w:id="97"/>
      <w:r w:rsidRPr="007875F7">
        <w:rPr>
          <w:rFonts w:ascii="Arial" w:hAnsi="Arial" w:cs="Arial"/>
          <w:szCs w:val="24"/>
        </w:rPr>
        <w:t xml:space="preserve"> A strange voice sounded in </w:t>
      </w:r>
      <w:r>
        <w:rPr>
          <w:rFonts w:ascii="Arial" w:hAnsi="Arial" w:cs="Arial"/>
          <w:szCs w:val="24"/>
        </w:rPr>
        <w:t>my</w:t>
      </w:r>
      <w:r w:rsidRPr="007875F7">
        <w:rPr>
          <w:rFonts w:ascii="Arial" w:hAnsi="Arial" w:cs="Arial"/>
          <w:szCs w:val="24"/>
        </w:rPr>
        <w:t xml:space="preserve"> ears. </w:t>
      </w:r>
      <w:r>
        <w:rPr>
          <w:rFonts w:ascii="Arial" w:hAnsi="Arial" w:cs="Arial"/>
          <w:szCs w:val="24"/>
        </w:rPr>
        <w:t>I</w:t>
      </w:r>
      <w:r w:rsidRPr="007875F7">
        <w:rPr>
          <w:rFonts w:ascii="Arial" w:hAnsi="Arial" w:cs="Arial"/>
          <w:szCs w:val="24"/>
        </w:rPr>
        <w:t xml:space="preserve"> found </w:t>
      </w:r>
      <w:r>
        <w:rPr>
          <w:rFonts w:ascii="Arial" w:hAnsi="Arial" w:cs="Arial"/>
          <w:szCs w:val="24"/>
        </w:rPr>
        <w:t>my</w:t>
      </w:r>
      <w:r w:rsidRPr="007875F7">
        <w:rPr>
          <w:rFonts w:ascii="Arial" w:hAnsi="Arial" w:cs="Arial"/>
          <w:szCs w:val="24"/>
        </w:rPr>
        <w:t xml:space="preserve"> book was gone, and a boy sprawled in front of </w:t>
      </w:r>
      <w:r>
        <w:rPr>
          <w:rFonts w:ascii="Arial" w:hAnsi="Arial" w:cs="Arial"/>
          <w:szCs w:val="24"/>
        </w:rPr>
        <w:t>me</w:t>
      </w:r>
      <w:r w:rsidRPr="007875F7">
        <w:rPr>
          <w:rFonts w:ascii="Arial" w:hAnsi="Arial" w:cs="Arial"/>
          <w:szCs w:val="24"/>
        </w:rPr>
        <w:t xml:space="preserve">. “Are you okay? Can you move?” </w:t>
      </w:r>
      <w:r>
        <w:rPr>
          <w:rFonts w:ascii="Arial" w:hAnsi="Arial" w:cs="Arial"/>
          <w:szCs w:val="24"/>
        </w:rPr>
        <w:t>I</w:t>
      </w:r>
      <w:r w:rsidRPr="007875F7">
        <w:rPr>
          <w:rFonts w:ascii="Arial" w:hAnsi="Arial" w:cs="Arial"/>
          <w:szCs w:val="24"/>
        </w:rPr>
        <w:t xml:space="preserve"> crouched down beside him and tried to pull him up. “Yes, but why did you do that? I didn’t even touch you,” the boy stood up and looked at </w:t>
      </w:r>
      <w:r>
        <w:rPr>
          <w:rFonts w:ascii="Arial" w:hAnsi="Arial" w:cs="Arial"/>
          <w:szCs w:val="24"/>
        </w:rPr>
        <w:t>me</w:t>
      </w:r>
      <w:r w:rsidRPr="007875F7">
        <w:rPr>
          <w:rFonts w:ascii="Arial" w:hAnsi="Arial" w:cs="Arial"/>
          <w:szCs w:val="24"/>
        </w:rPr>
        <w:t xml:space="preserve"> angrily. </w:t>
      </w:r>
      <w:r>
        <w:rPr>
          <w:rFonts w:ascii="Arial" w:hAnsi="Arial" w:cs="Arial"/>
          <w:szCs w:val="24"/>
        </w:rPr>
        <w:t>I</w:t>
      </w:r>
      <w:r w:rsidRPr="007875F7">
        <w:rPr>
          <w:rFonts w:ascii="Arial" w:hAnsi="Arial" w:cs="Arial"/>
          <w:szCs w:val="24"/>
        </w:rPr>
        <w:t xml:space="preserve"> froze. This boy wore black glasses, and a scar on his forehead.</w:t>
      </w:r>
    </w:p>
    <w:p w14:paraId="18E13ADC" w14:textId="77777777" w:rsidR="00CA1F46" w:rsidRPr="007875F7" w:rsidRDefault="00CA1F46" w:rsidP="00CA1F46">
      <w:pPr>
        <w:rPr>
          <w:rFonts w:ascii="Arial" w:hAnsi="Arial" w:cs="Arial"/>
          <w:szCs w:val="24"/>
        </w:rPr>
      </w:pPr>
    </w:p>
    <w:p w14:paraId="139BD621" w14:textId="77777777" w:rsidR="00CA1F46" w:rsidRPr="007875F7" w:rsidRDefault="00CA1F46" w:rsidP="00CA1F46">
      <w:pPr>
        <w:rPr>
          <w:rFonts w:ascii="Arial" w:hAnsi="Arial" w:cs="Arial"/>
          <w:szCs w:val="24"/>
        </w:rPr>
      </w:pPr>
      <w:bookmarkStart w:id="98" w:name="_Hlk47272348"/>
      <w:r w:rsidRPr="007875F7">
        <w:rPr>
          <w:rFonts w:ascii="Arial" w:hAnsi="Arial" w:cs="Arial"/>
          <w:szCs w:val="24"/>
        </w:rPr>
        <w:t>“</w:t>
      </w:r>
      <w:bookmarkEnd w:id="98"/>
      <w:r w:rsidRPr="007875F7">
        <w:rPr>
          <w:rFonts w:ascii="Arial" w:hAnsi="Arial" w:cs="Arial"/>
          <w:szCs w:val="24"/>
        </w:rPr>
        <w:t xml:space="preserve">So, are you really Harry Potter? </w:t>
      </w:r>
      <w:r>
        <w:rPr>
          <w:rFonts w:ascii="Arial" w:hAnsi="Arial" w:cs="Arial"/>
          <w:szCs w:val="24"/>
        </w:rPr>
        <w:t>I</w:t>
      </w:r>
      <w:r w:rsidRPr="007875F7">
        <w:rPr>
          <w:rFonts w:ascii="Arial" w:hAnsi="Arial" w:cs="Arial"/>
          <w:szCs w:val="24"/>
        </w:rPr>
        <w:t xml:space="preserve"> asked carefully, </w:t>
      </w:r>
      <w:r>
        <w:rPr>
          <w:rFonts w:ascii="Arial" w:hAnsi="Arial" w:cs="Arial"/>
          <w:szCs w:val="24"/>
        </w:rPr>
        <w:t>I</w:t>
      </w:r>
      <w:r w:rsidRPr="007875F7">
        <w:rPr>
          <w:rFonts w:ascii="Arial" w:hAnsi="Arial" w:cs="Arial"/>
          <w:szCs w:val="24"/>
        </w:rPr>
        <w:t xml:space="preserve"> can’t believe </w:t>
      </w:r>
      <w:r>
        <w:rPr>
          <w:rFonts w:ascii="Arial" w:hAnsi="Arial" w:cs="Arial"/>
          <w:szCs w:val="24"/>
        </w:rPr>
        <w:t xml:space="preserve">my </w:t>
      </w:r>
      <w:r w:rsidRPr="007875F7">
        <w:rPr>
          <w:rFonts w:ascii="Arial" w:hAnsi="Arial" w:cs="Arial"/>
          <w:szCs w:val="24"/>
        </w:rPr>
        <w:t xml:space="preserve">eyes. “Yeah,” the boy answered with impatient. “No, I mean, real Harry Potter, not the cosplayer,” </w:t>
      </w:r>
      <w:r>
        <w:rPr>
          <w:rFonts w:ascii="Arial" w:hAnsi="Arial" w:cs="Arial"/>
          <w:szCs w:val="24"/>
        </w:rPr>
        <w:t>I</w:t>
      </w:r>
      <w:r w:rsidRPr="007875F7">
        <w:rPr>
          <w:rFonts w:ascii="Arial" w:hAnsi="Arial" w:cs="Arial"/>
          <w:szCs w:val="24"/>
        </w:rPr>
        <w:t xml:space="preserve"> explained hopefully, and looked around. </w:t>
      </w:r>
      <w:r>
        <w:rPr>
          <w:rFonts w:ascii="Arial" w:hAnsi="Arial" w:cs="Arial"/>
          <w:szCs w:val="24"/>
        </w:rPr>
        <w:t>My</w:t>
      </w:r>
      <w:r w:rsidRPr="007875F7">
        <w:rPr>
          <w:rFonts w:ascii="Arial" w:hAnsi="Arial" w:cs="Arial"/>
          <w:szCs w:val="24"/>
        </w:rPr>
        <w:t xml:space="preserve"> bedroom was replaced by the road, old buildings and a few people. “What</w:t>
      </w:r>
      <w:r>
        <w:rPr>
          <w:rFonts w:ascii="Arial" w:hAnsi="Arial" w:cs="Arial"/>
          <w:szCs w:val="24"/>
        </w:rPr>
        <w:t>?</w:t>
      </w:r>
      <w:r w:rsidRPr="007875F7">
        <w:rPr>
          <w:rFonts w:ascii="Arial" w:hAnsi="Arial" w:cs="Arial"/>
          <w:szCs w:val="24"/>
        </w:rPr>
        <w:t xml:space="preserve">” </w:t>
      </w:r>
      <w:r>
        <w:rPr>
          <w:rFonts w:ascii="Arial" w:hAnsi="Arial" w:cs="Arial"/>
          <w:szCs w:val="24"/>
        </w:rPr>
        <w:t>I</w:t>
      </w:r>
      <w:r w:rsidRPr="007875F7">
        <w:rPr>
          <w:rFonts w:ascii="Arial" w:hAnsi="Arial" w:cs="Arial"/>
          <w:szCs w:val="24"/>
        </w:rPr>
        <w:t xml:space="preserve"> was very surprise. “What did you mean? Real Harry Potter? My name is Harry James Potter, a student from Hogwarts. Of course, also named by the Boy Who Lived.” He said to </w:t>
      </w:r>
      <w:r>
        <w:rPr>
          <w:rFonts w:ascii="Arial" w:hAnsi="Arial" w:cs="Arial"/>
          <w:szCs w:val="24"/>
        </w:rPr>
        <w:t>me</w:t>
      </w:r>
      <w:r w:rsidRPr="007875F7">
        <w:rPr>
          <w:rFonts w:ascii="Arial" w:hAnsi="Arial" w:cs="Arial"/>
          <w:szCs w:val="24"/>
        </w:rPr>
        <w:t>. When he was saying the last sentence, it seems to be a little bit squeezed out of his mouth. With a little helplessness in his tone.</w:t>
      </w:r>
      <w:r>
        <w:rPr>
          <w:rFonts w:ascii="Arial" w:hAnsi="Arial" w:cs="Arial"/>
          <w:szCs w:val="24"/>
        </w:rPr>
        <w:t xml:space="preserve"> I</w:t>
      </w:r>
      <w:r w:rsidRPr="007875F7">
        <w:rPr>
          <w:rFonts w:ascii="Arial" w:hAnsi="Arial" w:cs="Arial"/>
          <w:szCs w:val="24"/>
        </w:rPr>
        <w:t xml:space="preserve"> found </w:t>
      </w:r>
      <w:r>
        <w:rPr>
          <w:rFonts w:ascii="Arial" w:hAnsi="Arial" w:cs="Arial"/>
          <w:szCs w:val="24"/>
        </w:rPr>
        <w:t xml:space="preserve">my </w:t>
      </w:r>
      <w:r w:rsidRPr="007875F7">
        <w:rPr>
          <w:rFonts w:ascii="Arial" w:hAnsi="Arial" w:cs="Arial"/>
          <w:szCs w:val="24"/>
        </w:rPr>
        <w:t xml:space="preserve">self was not surprised in </w:t>
      </w:r>
      <w:r>
        <w:rPr>
          <w:rFonts w:ascii="Arial" w:hAnsi="Arial" w:cs="Arial"/>
          <w:szCs w:val="24"/>
        </w:rPr>
        <w:t>my</w:t>
      </w:r>
      <w:r w:rsidRPr="007875F7">
        <w:rPr>
          <w:rFonts w:ascii="Arial" w:hAnsi="Arial" w:cs="Arial"/>
          <w:szCs w:val="24"/>
        </w:rPr>
        <w:t xml:space="preserve"> imagination. “Oh, okay then, so where are we now, and why are you laying on the road when I meet you?” </w:t>
      </w:r>
      <w:r>
        <w:rPr>
          <w:rFonts w:ascii="Arial" w:hAnsi="Arial" w:cs="Arial"/>
          <w:szCs w:val="24"/>
        </w:rPr>
        <w:t xml:space="preserve">I </w:t>
      </w:r>
      <w:r w:rsidRPr="007875F7">
        <w:rPr>
          <w:rFonts w:ascii="Arial" w:hAnsi="Arial" w:cs="Arial"/>
          <w:szCs w:val="24"/>
        </w:rPr>
        <w:t>asked Harry Potter.</w:t>
      </w:r>
    </w:p>
    <w:p w14:paraId="5C72590C" w14:textId="77777777" w:rsidR="00CA1F46" w:rsidRPr="007875F7" w:rsidRDefault="00CA1F46" w:rsidP="00CA1F46">
      <w:pPr>
        <w:rPr>
          <w:rFonts w:ascii="Arial" w:hAnsi="Arial" w:cs="Arial"/>
          <w:szCs w:val="24"/>
        </w:rPr>
      </w:pPr>
    </w:p>
    <w:p w14:paraId="29CF0FE1" w14:textId="77777777" w:rsidR="00CA1F46" w:rsidRPr="007875F7" w:rsidRDefault="00CA1F46" w:rsidP="00CA1F46">
      <w:pPr>
        <w:rPr>
          <w:rFonts w:ascii="Arial" w:hAnsi="Arial" w:cs="Arial"/>
          <w:szCs w:val="24"/>
        </w:rPr>
      </w:pPr>
      <w:r w:rsidRPr="007875F7">
        <w:rPr>
          <w:rFonts w:ascii="Arial" w:hAnsi="Arial" w:cs="Arial"/>
          <w:szCs w:val="24"/>
        </w:rPr>
        <w:t xml:space="preserve">Harry stared at </w:t>
      </w:r>
      <w:r>
        <w:rPr>
          <w:rFonts w:ascii="Arial" w:hAnsi="Arial" w:cs="Arial"/>
          <w:szCs w:val="24"/>
        </w:rPr>
        <w:t>me</w:t>
      </w:r>
      <w:r w:rsidRPr="007875F7">
        <w:rPr>
          <w:rFonts w:ascii="Arial" w:hAnsi="Arial" w:cs="Arial"/>
          <w:szCs w:val="24"/>
        </w:rPr>
        <w:t xml:space="preserve">, “Are you a Death Eater? What’s your name?” “Of course, I’m not! My name is Lucy.” </w:t>
      </w:r>
      <w:r w:rsidRPr="00AB2C33">
        <w:rPr>
          <w:rFonts w:ascii="Arial" w:hAnsi="Arial" w:cs="Arial"/>
          <w:szCs w:val="24"/>
        </w:rPr>
        <w:t>I</w:t>
      </w:r>
      <w:r>
        <w:rPr>
          <w:rFonts w:ascii="Arial" w:hAnsi="Arial" w:cs="Arial"/>
          <w:szCs w:val="24"/>
        </w:rPr>
        <w:t xml:space="preserve"> was</w:t>
      </w:r>
      <w:r w:rsidRPr="00AB2C33">
        <w:rPr>
          <w:rFonts w:ascii="Arial" w:hAnsi="Arial" w:cs="Arial"/>
          <w:szCs w:val="24"/>
        </w:rPr>
        <w:t xml:space="preserve"> a little confused</w:t>
      </w:r>
      <w:r w:rsidRPr="007875F7">
        <w:rPr>
          <w:rFonts w:ascii="Arial" w:hAnsi="Arial" w:cs="Arial"/>
          <w:szCs w:val="24"/>
        </w:rPr>
        <w:t xml:space="preserve">. “Well, we are in London now, and you just appeared in front of me and casted a stunning charm on me.” Harry explained slowly. “What? But ……” </w:t>
      </w:r>
      <w:r>
        <w:rPr>
          <w:rFonts w:ascii="Arial" w:hAnsi="Arial" w:cs="Arial"/>
          <w:szCs w:val="24"/>
        </w:rPr>
        <w:t>I</w:t>
      </w:r>
      <w:r w:rsidRPr="007875F7">
        <w:rPr>
          <w:rFonts w:ascii="Arial" w:hAnsi="Arial" w:cs="Arial"/>
          <w:szCs w:val="24"/>
        </w:rPr>
        <w:t xml:space="preserve"> suddenly realized </w:t>
      </w:r>
      <w:r>
        <w:rPr>
          <w:rFonts w:ascii="Arial" w:hAnsi="Arial" w:cs="Arial"/>
          <w:szCs w:val="24"/>
        </w:rPr>
        <w:t>I</w:t>
      </w:r>
      <w:r w:rsidRPr="007875F7">
        <w:rPr>
          <w:rFonts w:ascii="Arial" w:hAnsi="Arial" w:cs="Arial"/>
          <w:szCs w:val="24"/>
        </w:rPr>
        <w:t xml:space="preserve"> was in a real Wizarding World</w:t>
      </w:r>
      <w:r>
        <w:rPr>
          <w:rFonts w:ascii="Arial" w:hAnsi="Arial" w:cs="Arial"/>
          <w:szCs w:val="24"/>
        </w:rPr>
        <w:t xml:space="preserve">! </w:t>
      </w:r>
      <w:r w:rsidRPr="007875F7">
        <w:rPr>
          <w:rFonts w:ascii="Arial" w:hAnsi="Arial" w:cs="Arial"/>
          <w:szCs w:val="24"/>
        </w:rPr>
        <w:t xml:space="preserve">“I’m going to the Diagon Alley, do you want to go with me?” “Sure!” </w:t>
      </w:r>
    </w:p>
    <w:p w14:paraId="07A10182" w14:textId="77777777" w:rsidR="00CA1F46" w:rsidRPr="007875F7" w:rsidRDefault="00CA1F46" w:rsidP="00CA1F46">
      <w:pPr>
        <w:rPr>
          <w:rFonts w:ascii="Arial" w:hAnsi="Arial" w:cs="Arial"/>
          <w:szCs w:val="24"/>
        </w:rPr>
      </w:pPr>
    </w:p>
    <w:p w14:paraId="46C398BD" w14:textId="414C7628" w:rsidR="00CA1F46" w:rsidRPr="007875F7" w:rsidRDefault="00CA1F46" w:rsidP="00CA1F46">
      <w:pPr>
        <w:rPr>
          <w:rFonts w:ascii="Arial" w:hAnsi="Arial" w:cs="Arial"/>
          <w:szCs w:val="24"/>
        </w:rPr>
      </w:pPr>
      <w:r>
        <w:rPr>
          <w:rFonts w:ascii="Arial" w:hAnsi="Arial" w:cs="Arial"/>
          <w:szCs w:val="24"/>
        </w:rPr>
        <w:lastRenderedPageBreak/>
        <w:t xml:space="preserve">We </w:t>
      </w:r>
      <w:r w:rsidRPr="007875F7">
        <w:rPr>
          <w:rFonts w:ascii="Arial" w:hAnsi="Arial" w:cs="Arial"/>
          <w:szCs w:val="24"/>
        </w:rPr>
        <w:t xml:space="preserve">went to the Leaky Cauldron and pointed the bricks in order. The brick wall </w:t>
      </w:r>
      <w:r w:rsidR="00D1132B">
        <w:rPr>
          <w:rFonts w:ascii="Arial" w:hAnsi="Arial" w:cs="Arial"/>
          <w:noProof/>
          <w:szCs w:val="24"/>
        </w:rPr>
        <w:drawing>
          <wp:inline distT="0" distB="0" distL="0" distR="0" wp14:anchorId="2C678701" wp14:editId="2DA22AB0">
            <wp:extent cx="5723255" cy="50901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255" cy="5090160"/>
                    </a:xfrm>
                    <a:prstGeom prst="rect">
                      <a:avLst/>
                    </a:prstGeom>
                    <a:noFill/>
                    <a:ln>
                      <a:noFill/>
                    </a:ln>
                  </pic:spPr>
                </pic:pic>
              </a:graphicData>
            </a:graphic>
          </wp:inline>
        </w:drawing>
      </w:r>
      <w:r w:rsidRPr="007875F7">
        <w:rPr>
          <w:rFonts w:ascii="Arial" w:hAnsi="Arial" w:cs="Arial"/>
          <w:szCs w:val="24"/>
        </w:rPr>
        <w:t xml:space="preserve">opened. “Welcome to Diagon Alley, “Harry said to </w:t>
      </w:r>
      <w:r>
        <w:rPr>
          <w:rFonts w:ascii="Arial" w:hAnsi="Arial" w:cs="Arial"/>
          <w:szCs w:val="24"/>
        </w:rPr>
        <w:t>me</w:t>
      </w:r>
      <w:r w:rsidRPr="007875F7">
        <w:rPr>
          <w:rFonts w:ascii="Arial" w:hAnsi="Arial" w:cs="Arial"/>
          <w:szCs w:val="24"/>
        </w:rPr>
        <w:t xml:space="preserve">. </w:t>
      </w:r>
      <w:r>
        <w:rPr>
          <w:rFonts w:ascii="Arial" w:hAnsi="Arial" w:cs="Arial"/>
          <w:szCs w:val="24"/>
        </w:rPr>
        <w:t>I</w:t>
      </w:r>
      <w:r w:rsidRPr="007875F7">
        <w:rPr>
          <w:rFonts w:ascii="Arial" w:hAnsi="Arial" w:cs="Arial"/>
          <w:szCs w:val="24"/>
        </w:rPr>
        <w:t xml:space="preserve"> saw the Diagon Alley was as same as what the book described. The Cauldron shop, the shops selling robes, and the store selling brooms and much more. Harry bought some new robes and decided to guide </w:t>
      </w:r>
      <w:r>
        <w:rPr>
          <w:rFonts w:ascii="Arial" w:hAnsi="Arial" w:cs="Arial"/>
          <w:szCs w:val="24"/>
        </w:rPr>
        <w:t>me</w:t>
      </w:r>
      <w:r w:rsidRPr="007875F7">
        <w:rPr>
          <w:rFonts w:ascii="Arial" w:hAnsi="Arial" w:cs="Arial"/>
          <w:szCs w:val="24"/>
        </w:rPr>
        <w:t xml:space="preserve"> to look around in Diagon Alley. </w:t>
      </w:r>
      <w:r>
        <w:rPr>
          <w:rFonts w:ascii="Arial" w:hAnsi="Arial" w:cs="Arial"/>
          <w:szCs w:val="24"/>
        </w:rPr>
        <w:t>We</w:t>
      </w:r>
      <w:r w:rsidRPr="007875F7">
        <w:rPr>
          <w:rFonts w:ascii="Arial" w:hAnsi="Arial" w:cs="Arial"/>
          <w:szCs w:val="24"/>
        </w:rPr>
        <w:t xml:space="preserve"> talked about each other and had a great time. </w:t>
      </w:r>
      <w:r>
        <w:rPr>
          <w:rFonts w:ascii="Arial" w:hAnsi="Arial" w:cs="Arial"/>
          <w:szCs w:val="24"/>
        </w:rPr>
        <w:t>I</w:t>
      </w:r>
      <w:r w:rsidRPr="007875F7">
        <w:rPr>
          <w:rFonts w:ascii="Arial" w:hAnsi="Arial" w:cs="Arial"/>
          <w:szCs w:val="24"/>
        </w:rPr>
        <w:t xml:space="preserve"> used Harry’s Galleons, Sickles, Knuts to buy some things, and </w:t>
      </w:r>
      <w:r>
        <w:rPr>
          <w:rFonts w:ascii="Arial" w:hAnsi="Arial" w:cs="Arial"/>
          <w:szCs w:val="24"/>
        </w:rPr>
        <w:t>I</w:t>
      </w:r>
      <w:r w:rsidRPr="007875F7">
        <w:rPr>
          <w:rFonts w:ascii="Arial" w:hAnsi="Arial" w:cs="Arial"/>
          <w:szCs w:val="24"/>
        </w:rPr>
        <w:t xml:space="preserve"> gave Harry some muggle money. </w:t>
      </w:r>
      <w:r>
        <w:rPr>
          <w:rFonts w:ascii="Arial" w:hAnsi="Arial" w:cs="Arial"/>
          <w:szCs w:val="24"/>
        </w:rPr>
        <w:t xml:space="preserve">We </w:t>
      </w:r>
      <w:r w:rsidRPr="007875F7">
        <w:rPr>
          <w:rFonts w:ascii="Arial" w:hAnsi="Arial" w:cs="Arial"/>
          <w:szCs w:val="24"/>
        </w:rPr>
        <w:t xml:space="preserve">used broomsticks to go to Hogsmeade. </w:t>
      </w:r>
      <w:r>
        <w:rPr>
          <w:rFonts w:ascii="Arial" w:hAnsi="Arial" w:cs="Arial"/>
          <w:szCs w:val="24"/>
        </w:rPr>
        <w:t>I</w:t>
      </w:r>
      <w:r w:rsidRPr="007875F7">
        <w:rPr>
          <w:rFonts w:ascii="Arial" w:hAnsi="Arial" w:cs="Arial"/>
          <w:szCs w:val="24"/>
        </w:rPr>
        <w:t xml:space="preserve"> drank a lot of butterbeer, and took many candies from Honeydukes. “What about Hogwarts? Can I go there?”</w:t>
      </w:r>
      <w:r>
        <w:rPr>
          <w:rFonts w:ascii="Arial" w:hAnsi="Arial" w:cs="Arial"/>
          <w:szCs w:val="24"/>
        </w:rPr>
        <w:t xml:space="preserve"> I</w:t>
      </w:r>
      <w:r w:rsidRPr="007875F7">
        <w:rPr>
          <w:rFonts w:ascii="Arial" w:hAnsi="Arial" w:cs="Arial"/>
          <w:szCs w:val="24"/>
        </w:rPr>
        <w:t xml:space="preserve"> asked excitedly. Harry shook his head, “Sorry, but I don’t think so.”</w:t>
      </w:r>
      <w:r>
        <w:rPr>
          <w:rFonts w:ascii="Arial" w:hAnsi="Arial" w:cs="Arial"/>
          <w:szCs w:val="24"/>
        </w:rPr>
        <w:t xml:space="preserve"> I</w:t>
      </w:r>
      <w:r w:rsidRPr="007875F7">
        <w:rPr>
          <w:rFonts w:ascii="Arial" w:hAnsi="Arial" w:cs="Arial"/>
          <w:szCs w:val="24"/>
        </w:rPr>
        <w:t xml:space="preserve"> was a little disappointed. </w:t>
      </w:r>
      <w:r>
        <w:rPr>
          <w:rFonts w:ascii="Arial" w:hAnsi="Arial" w:cs="Arial"/>
          <w:szCs w:val="24"/>
        </w:rPr>
        <w:t>We</w:t>
      </w:r>
      <w:r w:rsidRPr="007875F7">
        <w:rPr>
          <w:rFonts w:ascii="Arial" w:hAnsi="Arial" w:cs="Arial"/>
          <w:szCs w:val="24"/>
        </w:rPr>
        <w:t xml:space="preserve"> had a rest at Three Broomsticks and had some food. “I think it is time to leave,” </w:t>
      </w:r>
      <w:r>
        <w:rPr>
          <w:rFonts w:ascii="Arial" w:hAnsi="Arial" w:cs="Arial"/>
          <w:szCs w:val="24"/>
        </w:rPr>
        <w:t>I</w:t>
      </w:r>
      <w:r w:rsidRPr="007875F7">
        <w:rPr>
          <w:rFonts w:ascii="Arial" w:hAnsi="Arial" w:cs="Arial"/>
          <w:szCs w:val="24"/>
        </w:rPr>
        <w:t xml:space="preserve"> was very reluctant. “Sorry?” Harry had some doubts. “Oh, no!”</w:t>
      </w:r>
      <w:r>
        <w:rPr>
          <w:rFonts w:ascii="Arial" w:hAnsi="Arial" w:cs="Arial"/>
          <w:szCs w:val="24"/>
        </w:rPr>
        <w:t xml:space="preserve"> I</w:t>
      </w:r>
      <w:r w:rsidRPr="007875F7">
        <w:rPr>
          <w:rFonts w:ascii="Arial" w:hAnsi="Arial" w:cs="Arial"/>
          <w:szCs w:val="24"/>
        </w:rPr>
        <w:t xml:space="preserve"> felt </w:t>
      </w:r>
      <w:r>
        <w:rPr>
          <w:rFonts w:ascii="Arial" w:hAnsi="Arial" w:cs="Arial"/>
          <w:szCs w:val="24"/>
        </w:rPr>
        <w:t>I</w:t>
      </w:r>
      <w:r w:rsidRPr="007875F7">
        <w:rPr>
          <w:rFonts w:ascii="Arial" w:hAnsi="Arial" w:cs="Arial"/>
          <w:szCs w:val="24"/>
        </w:rPr>
        <w:t xml:space="preserve"> was spinning fast. “I have to go!” </w:t>
      </w:r>
      <w:r>
        <w:rPr>
          <w:rFonts w:ascii="Arial" w:hAnsi="Arial" w:cs="Arial"/>
          <w:szCs w:val="24"/>
        </w:rPr>
        <w:t>I</w:t>
      </w:r>
      <w:r w:rsidRPr="007875F7">
        <w:rPr>
          <w:rFonts w:ascii="Arial" w:hAnsi="Arial" w:cs="Arial"/>
          <w:szCs w:val="24"/>
        </w:rPr>
        <w:t xml:space="preserve"> shouted to Harry, “Bye!” He didn’t know what to say. “wait!” He suddenly yelled “What is the cosplayer?”</w:t>
      </w:r>
      <w:r>
        <w:rPr>
          <w:rFonts w:ascii="Arial" w:hAnsi="Arial" w:cs="Arial"/>
          <w:szCs w:val="24"/>
        </w:rPr>
        <w:t xml:space="preserve"> “</w:t>
      </w:r>
      <w:r w:rsidRPr="007875F7">
        <w:rPr>
          <w:rFonts w:ascii="Arial" w:hAnsi="Arial" w:cs="Arial"/>
          <w:szCs w:val="24"/>
        </w:rPr>
        <w:t>I’ll explain it to you next time.”</w:t>
      </w:r>
      <w:r>
        <w:rPr>
          <w:rFonts w:ascii="Arial" w:hAnsi="Arial" w:cs="Arial"/>
          <w:szCs w:val="24"/>
        </w:rPr>
        <w:t xml:space="preserve"> The Three Broomsticks and Harry were gone</w:t>
      </w:r>
      <w:r w:rsidRPr="007875F7">
        <w:rPr>
          <w:rFonts w:ascii="Arial" w:hAnsi="Arial" w:cs="Arial"/>
          <w:szCs w:val="24"/>
        </w:rPr>
        <w:t xml:space="preserve">. </w:t>
      </w:r>
      <w:r>
        <w:rPr>
          <w:rFonts w:ascii="Arial" w:hAnsi="Arial" w:cs="Arial"/>
          <w:szCs w:val="24"/>
        </w:rPr>
        <w:t>I</w:t>
      </w:r>
      <w:r w:rsidRPr="007875F7">
        <w:rPr>
          <w:rFonts w:ascii="Arial" w:hAnsi="Arial" w:cs="Arial"/>
          <w:szCs w:val="24"/>
        </w:rPr>
        <w:t xml:space="preserve"> was back to </w:t>
      </w:r>
      <w:r>
        <w:rPr>
          <w:rFonts w:ascii="Arial" w:hAnsi="Arial" w:cs="Arial"/>
          <w:szCs w:val="24"/>
        </w:rPr>
        <w:t>my</w:t>
      </w:r>
      <w:r w:rsidRPr="007875F7">
        <w:rPr>
          <w:rFonts w:ascii="Arial" w:hAnsi="Arial" w:cs="Arial"/>
          <w:szCs w:val="24"/>
        </w:rPr>
        <w:t xml:space="preserve"> room.</w:t>
      </w:r>
    </w:p>
    <w:p w14:paraId="58C7738F" w14:textId="77777777" w:rsidR="00CA1F46" w:rsidRPr="007875F7" w:rsidRDefault="00CA1F46" w:rsidP="00CA1F46">
      <w:pPr>
        <w:rPr>
          <w:rFonts w:ascii="Arial" w:hAnsi="Arial" w:cs="Arial"/>
          <w:szCs w:val="24"/>
        </w:rPr>
      </w:pPr>
    </w:p>
    <w:p w14:paraId="76A91A2D" w14:textId="77777777" w:rsidR="00CA1F46" w:rsidRPr="007875F7" w:rsidRDefault="00CA1F46" w:rsidP="00CA1F46">
      <w:pPr>
        <w:rPr>
          <w:rFonts w:ascii="Arial" w:hAnsi="Arial" w:cs="Arial"/>
          <w:szCs w:val="24"/>
        </w:rPr>
      </w:pPr>
      <w:r w:rsidRPr="007875F7">
        <w:rPr>
          <w:rFonts w:ascii="Arial" w:hAnsi="Arial" w:cs="Arial"/>
          <w:szCs w:val="24"/>
        </w:rPr>
        <w:t xml:space="preserve">“Lucy, dinner is ready, come and eat.” </w:t>
      </w:r>
      <w:r>
        <w:rPr>
          <w:rFonts w:ascii="Arial" w:hAnsi="Arial" w:cs="Arial"/>
          <w:szCs w:val="24"/>
        </w:rPr>
        <w:t>My</w:t>
      </w:r>
      <w:r w:rsidRPr="007875F7">
        <w:rPr>
          <w:rFonts w:ascii="Arial" w:hAnsi="Arial" w:cs="Arial"/>
          <w:szCs w:val="24"/>
        </w:rPr>
        <w:t xml:space="preserve"> mom walked in </w:t>
      </w:r>
      <w:r>
        <w:rPr>
          <w:rFonts w:ascii="Arial" w:hAnsi="Arial" w:cs="Arial"/>
          <w:szCs w:val="24"/>
        </w:rPr>
        <w:t>my</w:t>
      </w:r>
      <w:r w:rsidRPr="007875F7">
        <w:rPr>
          <w:rFonts w:ascii="Arial" w:hAnsi="Arial" w:cs="Arial"/>
          <w:szCs w:val="24"/>
        </w:rPr>
        <w:t xml:space="preserve"> bedroom. </w:t>
      </w:r>
      <w:r>
        <w:rPr>
          <w:rFonts w:ascii="Arial" w:hAnsi="Arial" w:cs="Arial"/>
          <w:szCs w:val="24"/>
        </w:rPr>
        <w:t>I</w:t>
      </w:r>
      <w:r w:rsidRPr="007875F7">
        <w:rPr>
          <w:rFonts w:ascii="Arial" w:hAnsi="Arial" w:cs="Arial"/>
          <w:szCs w:val="24"/>
        </w:rPr>
        <w:t xml:space="preserve"> blinked</w:t>
      </w:r>
      <w:r w:rsidRPr="007875F7">
        <w:rPr>
          <w:rFonts w:ascii="Arial" w:hAnsi="Arial" w:cs="Arial"/>
          <w:szCs w:val="24"/>
        </w:rPr>
        <w:t>，</w:t>
      </w:r>
      <w:r w:rsidRPr="007875F7">
        <w:rPr>
          <w:rFonts w:ascii="Arial" w:hAnsi="Arial" w:cs="Arial"/>
          <w:szCs w:val="24"/>
        </w:rPr>
        <w:t>“OK</w:t>
      </w:r>
      <w:r>
        <w:rPr>
          <w:rFonts w:ascii="Arial" w:hAnsi="Arial" w:cs="Arial"/>
          <w:szCs w:val="24"/>
        </w:rPr>
        <w:t>,</w:t>
      </w:r>
      <w:r w:rsidRPr="007875F7">
        <w:rPr>
          <w:rFonts w:ascii="Arial" w:hAnsi="Arial" w:cs="Arial"/>
          <w:szCs w:val="24"/>
        </w:rPr>
        <w:t>”</w:t>
      </w:r>
      <w:r>
        <w:rPr>
          <w:rFonts w:ascii="Arial" w:hAnsi="Arial" w:cs="Arial"/>
          <w:szCs w:val="24"/>
        </w:rPr>
        <w:t>I</w:t>
      </w:r>
      <w:r w:rsidRPr="007875F7">
        <w:rPr>
          <w:rFonts w:ascii="Arial" w:hAnsi="Arial" w:cs="Arial"/>
          <w:szCs w:val="24"/>
        </w:rPr>
        <w:t xml:space="preserve"> stood up and followed </w:t>
      </w:r>
      <w:r>
        <w:rPr>
          <w:rFonts w:ascii="Arial" w:hAnsi="Arial" w:cs="Arial"/>
          <w:szCs w:val="24"/>
        </w:rPr>
        <w:t>my</w:t>
      </w:r>
      <w:r w:rsidRPr="007875F7">
        <w:rPr>
          <w:rFonts w:ascii="Arial" w:hAnsi="Arial" w:cs="Arial"/>
          <w:szCs w:val="24"/>
        </w:rPr>
        <w:t xml:space="preserve"> mom. But </w:t>
      </w:r>
      <w:r>
        <w:rPr>
          <w:rFonts w:ascii="Arial" w:hAnsi="Arial" w:cs="Arial"/>
          <w:szCs w:val="24"/>
        </w:rPr>
        <w:t>I</w:t>
      </w:r>
      <w:r w:rsidRPr="007875F7">
        <w:rPr>
          <w:rFonts w:ascii="Arial" w:hAnsi="Arial" w:cs="Arial"/>
          <w:szCs w:val="24"/>
        </w:rPr>
        <w:t xml:space="preserve"> wasn’t hungry at all.</w:t>
      </w:r>
    </w:p>
    <w:p w14:paraId="505E1965" w14:textId="77777777" w:rsidR="00CA1F46" w:rsidRPr="007875F7" w:rsidRDefault="00CA1F46" w:rsidP="00CA1F46">
      <w:pPr>
        <w:rPr>
          <w:rFonts w:ascii="Arial" w:hAnsi="Arial" w:cs="Arial"/>
          <w:szCs w:val="24"/>
        </w:rPr>
      </w:pPr>
    </w:p>
    <w:p w14:paraId="45012B02" w14:textId="77777777" w:rsidR="00CA1F46" w:rsidRPr="007875F7" w:rsidRDefault="00CA1F46" w:rsidP="00CA1F46">
      <w:pPr>
        <w:rPr>
          <w:rFonts w:ascii="Arial" w:hAnsi="Arial" w:cs="Arial"/>
          <w:szCs w:val="24"/>
        </w:rPr>
      </w:pPr>
      <w:r w:rsidRPr="007875F7">
        <w:rPr>
          <w:rFonts w:ascii="Arial" w:hAnsi="Arial" w:cs="Arial"/>
          <w:szCs w:val="24"/>
        </w:rPr>
        <w:t xml:space="preserve">From this moment on, </w:t>
      </w:r>
      <w:r>
        <w:rPr>
          <w:rFonts w:ascii="Arial" w:hAnsi="Arial" w:cs="Arial"/>
          <w:szCs w:val="24"/>
        </w:rPr>
        <w:t>I</w:t>
      </w:r>
      <w:r w:rsidRPr="007875F7">
        <w:rPr>
          <w:rFonts w:ascii="Arial" w:hAnsi="Arial" w:cs="Arial"/>
          <w:szCs w:val="24"/>
        </w:rPr>
        <w:t xml:space="preserve"> was more convinced that </w:t>
      </w:r>
      <w:r>
        <w:rPr>
          <w:rFonts w:ascii="Arial" w:hAnsi="Arial" w:cs="Arial"/>
          <w:szCs w:val="24"/>
        </w:rPr>
        <w:t>I</w:t>
      </w:r>
      <w:r w:rsidRPr="007875F7">
        <w:rPr>
          <w:rFonts w:ascii="Arial" w:hAnsi="Arial" w:cs="Arial"/>
          <w:szCs w:val="24"/>
        </w:rPr>
        <w:t xml:space="preserve"> was a witch. So, </w:t>
      </w:r>
      <w:r>
        <w:rPr>
          <w:rFonts w:ascii="Arial" w:hAnsi="Arial" w:cs="Arial"/>
          <w:szCs w:val="24"/>
        </w:rPr>
        <w:t>I</w:t>
      </w:r>
      <w:r w:rsidRPr="007875F7">
        <w:rPr>
          <w:rFonts w:ascii="Arial" w:hAnsi="Arial" w:cs="Arial"/>
          <w:szCs w:val="24"/>
        </w:rPr>
        <w:t xml:space="preserve"> practiced more and more hard. </w:t>
      </w:r>
      <w:r>
        <w:rPr>
          <w:rFonts w:ascii="Arial" w:hAnsi="Arial" w:cs="Arial"/>
          <w:szCs w:val="24"/>
        </w:rPr>
        <w:t>I</w:t>
      </w:r>
      <w:r w:rsidRPr="007875F7">
        <w:rPr>
          <w:rFonts w:ascii="Arial" w:hAnsi="Arial" w:cs="Arial"/>
          <w:szCs w:val="24"/>
        </w:rPr>
        <w:t xml:space="preserve"> knew it wasn’t dream that </w:t>
      </w:r>
      <w:r>
        <w:rPr>
          <w:rFonts w:ascii="Arial" w:hAnsi="Arial" w:cs="Arial"/>
          <w:szCs w:val="24"/>
        </w:rPr>
        <w:t>I</w:t>
      </w:r>
      <w:r w:rsidRPr="007875F7">
        <w:rPr>
          <w:rFonts w:ascii="Arial" w:hAnsi="Arial" w:cs="Arial"/>
          <w:szCs w:val="24"/>
        </w:rPr>
        <w:t xml:space="preserve"> met Harry and the Wizarding World, because </w:t>
      </w:r>
      <w:r>
        <w:rPr>
          <w:rFonts w:ascii="Arial" w:hAnsi="Arial" w:cs="Arial"/>
          <w:szCs w:val="24"/>
        </w:rPr>
        <w:t>I</w:t>
      </w:r>
      <w:r w:rsidRPr="007875F7">
        <w:rPr>
          <w:rFonts w:ascii="Arial" w:hAnsi="Arial" w:cs="Arial"/>
          <w:szCs w:val="24"/>
        </w:rPr>
        <w:t xml:space="preserve"> still had some chocolate Frogs in </w:t>
      </w:r>
      <w:r>
        <w:rPr>
          <w:rFonts w:ascii="Arial" w:hAnsi="Arial" w:cs="Arial"/>
          <w:szCs w:val="24"/>
        </w:rPr>
        <w:t>my</w:t>
      </w:r>
      <w:r w:rsidRPr="007875F7">
        <w:rPr>
          <w:rFonts w:ascii="Arial" w:hAnsi="Arial" w:cs="Arial"/>
          <w:szCs w:val="24"/>
        </w:rPr>
        <w:t xml:space="preserve"> pocket.  </w:t>
      </w:r>
    </w:p>
    <w:p w14:paraId="58DBB41B" w14:textId="77777777" w:rsidR="00CA1F46" w:rsidRPr="007875F7" w:rsidRDefault="00CA1F46" w:rsidP="00CA1F46">
      <w:pPr>
        <w:rPr>
          <w:rFonts w:ascii="Arial" w:hAnsi="Arial" w:cs="Arial"/>
          <w:szCs w:val="24"/>
        </w:rPr>
      </w:pPr>
    </w:p>
    <w:p w14:paraId="7F995B7A" w14:textId="77777777" w:rsidR="00CA1F46" w:rsidRDefault="00CA1F46" w:rsidP="00CA1F46">
      <w:pPr>
        <w:rPr>
          <w:rFonts w:ascii="Arial" w:hAnsi="Arial" w:cs="Arial"/>
          <w:szCs w:val="24"/>
        </w:rPr>
      </w:pPr>
      <w:r w:rsidRPr="007875F7">
        <w:rPr>
          <w:rFonts w:ascii="Arial" w:hAnsi="Arial" w:cs="Arial"/>
          <w:szCs w:val="24"/>
        </w:rPr>
        <w:t>Word Count: 8</w:t>
      </w:r>
      <w:r>
        <w:rPr>
          <w:rFonts w:ascii="Arial" w:hAnsi="Arial" w:cs="Arial"/>
          <w:szCs w:val="24"/>
        </w:rPr>
        <w:t>35</w:t>
      </w:r>
    </w:p>
    <w:p w14:paraId="0AB0FEFA" w14:textId="4332746B" w:rsidR="004168D5" w:rsidRDefault="004168D5" w:rsidP="00166FB7">
      <w:pPr>
        <w:rPr>
          <w:rFonts w:ascii="Times" w:hAnsi="Times"/>
          <w:color w:val="4472C4" w:themeColor="accent1"/>
          <w:lang w:val="en-US"/>
        </w:rPr>
      </w:pPr>
    </w:p>
    <w:p w14:paraId="01A8FE2C" w14:textId="4B2B9488" w:rsidR="004168D5" w:rsidRDefault="004168D5" w:rsidP="00166FB7">
      <w:pPr>
        <w:rPr>
          <w:rFonts w:ascii="Times" w:hAnsi="Times"/>
          <w:color w:val="4472C4" w:themeColor="accent1"/>
          <w:lang w:val="en-US"/>
        </w:rPr>
      </w:pPr>
    </w:p>
    <w:p w14:paraId="22E09A85" w14:textId="77777777" w:rsidR="004168D5" w:rsidRPr="004168D5" w:rsidRDefault="004168D5" w:rsidP="00166FB7">
      <w:pPr>
        <w:rPr>
          <w:rFonts w:ascii="Times" w:hAnsi="Times"/>
          <w:color w:val="4472C4" w:themeColor="accent1"/>
          <w:lang w:val="en-US"/>
        </w:rPr>
      </w:pPr>
    </w:p>
    <w:p w14:paraId="01C54357" w14:textId="1C0AEF09" w:rsidR="004168D5" w:rsidRPr="004168D5" w:rsidRDefault="004168D5" w:rsidP="004168D5">
      <w:pPr>
        <w:rPr>
          <w:rFonts w:ascii="Times" w:hAnsi="Times"/>
          <w:color w:val="4472C4" w:themeColor="accent1"/>
          <w:lang w:val="en-US"/>
        </w:rPr>
      </w:pPr>
      <w:r w:rsidRPr="004168D5">
        <w:rPr>
          <w:rFonts w:ascii="Times" w:hAnsi="Times"/>
          <w:color w:val="4472C4" w:themeColor="accent1"/>
          <w:lang w:val="en-US"/>
        </w:rPr>
        <w:t xml:space="preserve">[Essay 5: Writing </w:t>
      </w:r>
      <w:r w:rsidR="002A18CA">
        <w:rPr>
          <w:rFonts w:ascii="Times" w:hAnsi="Times"/>
          <w:color w:val="4472C4" w:themeColor="accent1"/>
          <w:lang w:val="en-US"/>
        </w:rPr>
        <w:t>f</w:t>
      </w:r>
      <w:r w:rsidRPr="004168D5">
        <w:rPr>
          <w:rFonts w:ascii="Times" w:hAnsi="Times"/>
          <w:color w:val="4472C4" w:themeColor="accent1"/>
          <w:lang w:val="en-US"/>
        </w:rPr>
        <w:t xml:space="preserve">rom the </w:t>
      </w:r>
      <w:r w:rsidR="00DB0EAA">
        <w:rPr>
          <w:rFonts w:ascii="Times" w:hAnsi="Times"/>
          <w:color w:val="4472C4" w:themeColor="accent1"/>
          <w:lang w:val="en-US"/>
        </w:rPr>
        <w:t>P</w:t>
      </w:r>
      <w:r w:rsidRPr="004168D5">
        <w:rPr>
          <w:rFonts w:ascii="Times" w:hAnsi="Times"/>
          <w:color w:val="4472C4" w:themeColor="accent1"/>
          <w:lang w:val="en-US"/>
        </w:rPr>
        <w:t xml:space="preserve">oint of </w:t>
      </w:r>
      <w:r w:rsidR="00DB0EAA">
        <w:rPr>
          <w:rFonts w:ascii="Times" w:hAnsi="Times"/>
          <w:color w:val="4472C4" w:themeColor="accent1"/>
          <w:lang w:val="en-US"/>
        </w:rPr>
        <w:t>V</w:t>
      </w:r>
      <w:r w:rsidRPr="004168D5">
        <w:rPr>
          <w:rFonts w:ascii="Times" w:hAnsi="Times"/>
          <w:color w:val="4472C4" w:themeColor="accent1"/>
          <w:lang w:val="en-US"/>
        </w:rPr>
        <w:t xml:space="preserve">iew of a </w:t>
      </w:r>
      <w:r w:rsidR="00DB0EAA">
        <w:rPr>
          <w:rFonts w:ascii="Times" w:hAnsi="Times"/>
          <w:color w:val="4472C4" w:themeColor="accent1"/>
          <w:lang w:val="en-US"/>
        </w:rPr>
        <w:t>F</w:t>
      </w:r>
      <w:r w:rsidRPr="004168D5">
        <w:rPr>
          <w:rFonts w:ascii="Times" w:hAnsi="Times"/>
          <w:color w:val="4472C4" w:themeColor="accent1"/>
          <w:lang w:val="en-US"/>
        </w:rPr>
        <w:t xml:space="preserve">ictional </w:t>
      </w:r>
      <w:r w:rsidR="00DB0EAA">
        <w:rPr>
          <w:rFonts w:ascii="Times" w:hAnsi="Times"/>
          <w:color w:val="4472C4" w:themeColor="accent1"/>
          <w:lang w:val="en-US"/>
        </w:rPr>
        <w:t>C</w:t>
      </w:r>
      <w:r w:rsidRPr="004168D5">
        <w:rPr>
          <w:rFonts w:ascii="Times" w:hAnsi="Times"/>
          <w:color w:val="4472C4" w:themeColor="accent1"/>
          <w:lang w:val="en-US"/>
        </w:rPr>
        <w:t xml:space="preserve">haracter: Draft </w:t>
      </w:r>
      <w:r>
        <w:rPr>
          <w:rFonts w:ascii="Times" w:hAnsi="Times"/>
          <w:color w:val="4472C4" w:themeColor="accent1"/>
          <w:lang w:val="en-US"/>
        </w:rPr>
        <w:t>2</w:t>
      </w:r>
      <w:r w:rsidRPr="004168D5">
        <w:rPr>
          <w:rFonts w:ascii="Times" w:hAnsi="Times"/>
          <w:color w:val="4472C4" w:themeColor="accent1"/>
          <w:lang w:val="en-US"/>
        </w:rPr>
        <w:t>]</w:t>
      </w:r>
    </w:p>
    <w:p w14:paraId="63EF0DCC" w14:textId="77777777" w:rsidR="00166FB7" w:rsidRDefault="00166FB7" w:rsidP="00166FB7">
      <w:pPr>
        <w:rPr>
          <w:rFonts w:ascii="Times" w:hAnsi="Times"/>
          <w:lang w:val="en-US"/>
        </w:rPr>
      </w:pPr>
    </w:p>
    <w:p w14:paraId="123A4EEB" w14:textId="77777777" w:rsidR="00166FB7" w:rsidRDefault="00166FB7" w:rsidP="00166FB7">
      <w:pPr>
        <w:rPr>
          <w:rFonts w:ascii="Times" w:hAnsi="Times"/>
          <w:lang w:val="en-US"/>
        </w:rPr>
      </w:pPr>
    </w:p>
    <w:p w14:paraId="266C4DF8" w14:textId="77777777" w:rsidR="00166FB7" w:rsidRDefault="00166FB7" w:rsidP="00166FB7">
      <w:pPr>
        <w:rPr>
          <w:rFonts w:ascii="Times" w:hAnsi="Times"/>
          <w:lang w:val="en-US"/>
        </w:rPr>
      </w:pPr>
    </w:p>
    <w:p w14:paraId="7B19B538" w14:textId="77777777" w:rsidR="00166FB7" w:rsidRDefault="00166FB7" w:rsidP="00166FB7">
      <w:pPr>
        <w:rPr>
          <w:rFonts w:ascii="Times" w:hAnsi="Times"/>
          <w:lang w:val="en-US"/>
        </w:rPr>
      </w:pPr>
    </w:p>
    <w:p w14:paraId="491C99CD" w14:textId="77777777" w:rsidR="00166FB7" w:rsidRDefault="00166FB7" w:rsidP="00166FB7">
      <w:pPr>
        <w:rPr>
          <w:rFonts w:ascii="Times" w:hAnsi="Times"/>
          <w:lang w:val="en-US"/>
        </w:rPr>
      </w:pPr>
    </w:p>
    <w:p w14:paraId="1AA37506" w14:textId="77777777" w:rsidR="00166FB7" w:rsidRDefault="00166FB7" w:rsidP="00166FB7">
      <w:pPr>
        <w:rPr>
          <w:rFonts w:ascii="Times" w:hAnsi="Times"/>
          <w:lang w:val="en-US"/>
        </w:rPr>
      </w:pPr>
    </w:p>
    <w:p w14:paraId="5A476561" w14:textId="77777777" w:rsidR="00166FB7" w:rsidRDefault="00166FB7" w:rsidP="00166FB7">
      <w:pPr>
        <w:rPr>
          <w:rFonts w:ascii="Times" w:hAnsi="Times"/>
          <w:lang w:val="en-US"/>
        </w:rPr>
      </w:pPr>
    </w:p>
    <w:p w14:paraId="7756F4CE" w14:textId="77777777" w:rsidR="00166FB7" w:rsidRDefault="00166FB7" w:rsidP="00166FB7">
      <w:pPr>
        <w:rPr>
          <w:rFonts w:ascii="Times" w:hAnsi="Times"/>
          <w:lang w:val="en-US"/>
        </w:rPr>
      </w:pPr>
    </w:p>
    <w:p w14:paraId="6DD29DFA" w14:textId="77777777" w:rsidR="00166FB7" w:rsidRDefault="00166FB7" w:rsidP="00166FB7">
      <w:pPr>
        <w:rPr>
          <w:rFonts w:ascii="Times" w:hAnsi="Times"/>
          <w:lang w:val="en-US"/>
        </w:rPr>
      </w:pPr>
    </w:p>
    <w:p w14:paraId="551C9A4F" w14:textId="77777777" w:rsidR="00166FB7" w:rsidRDefault="00166FB7" w:rsidP="00166FB7">
      <w:pPr>
        <w:rPr>
          <w:rFonts w:ascii="Times" w:hAnsi="Times"/>
          <w:lang w:val="en-US"/>
        </w:rPr>
      </w:pPr>
    </w:p>
    <w:p w14:paraId="748B77DD" w14:textId="77777777" w:rsidR="00166FB7" w:rsidRDefault="00166FB7" w:rsidP="00166FB7">
      <w:pPr>
        <w:rPr>
          <w:rFonts w:ascii="Times" w:hAnsi="Times"/>
          <w:lang w:val="en-US"/>
        </w:rPr>
      </w:pPr>
    </w:p>
    <w:p w14:paraId="111AEB57" w14:textId="77777777" w:rsidR="00166FB7" w:rsidRDefault="00166FB7" w:rsidP="00166FB7">
      <w:pPr>
        <w:rPr>
          <w:rFonts w:ascii="Times" w:hAnsi="Times"/>
          <w:lang w:val="en-US"/>
        </w:rPr>
      </w:pPr>
    </w:p>
    <w:p w14:paraId="6991B25B" w14:textId="77777777" w:rsidR="00166FB7" w:rsidRDefault="00166FB7" w:rsidP="00166FB7">
      <w:pPr>
        <w:rPr>
          <w:rFonts w:ascii="Times" w:hAnsi="Times"/>
          <w:lang w:val="en-US"/>
        </w:rPr>
      </w:pPr>
    </w:p>
    <w:p w14:paraId="29493A93" w14:textId="77777777" w:rsidR="00166FB7" w:rsidRDefault="00166FB7" w:rsidP="00166FB7">
      <w:pPr>
        <w:rPr>
          <w:rFonts w:ascii="Times" w:hAnsi="Times"/>
          <w:lang w:val="en-US"/>
        </w:rPr>
      </w:pPr>
    </w:p>
    <w:p w14:paraId="62369D30" w14:textId="77777777" w:rsidR="00166FB7" w:rsidRDefault="00166FB7" w:rsidP="00166FB7">
      <w:pPr>
        <w:rPr>
          <w:rFonts w:ascii="Times" w:hAnsi="Times"/>
          <w:lang w:val="en-US"/>
        </w:rPr>
      </w:pPr>
    </w:p>
    <w:p w14:paraId="002452EE" w14:textId="77777777" w:rsidR="00166FB7" w:rsidRDefault="00166FB7" w:rsidP="00166FB7">
      <w:pPr>
        <w:rPr>
          <w:rFonts w:ascii="Times" w:hAnsi="Times"/>
          <w:lang w:val="en-US"/>
        </w:rPr>
      </w:pPr>
    </w:p>
    <w:p w14:paraId="447C756A" w14:textId="77777777" w:rsidR="00166FB7" w:rsidRDefault="00166FB7" w:rsidP="00166FB7">
      <w:pPr>
        <w:rPr>
          <w:rFonts w:ascii="Times" w:hAnsi="Times"/>
          <w:lang w:val="en-US"/>
        </w:rPr>
      </w:pPr>
    </w:p>
    <w:p w14:paraId="298B4C03" w14:textId="77777777" w:rsidR="00166FB7" w:rsidRDefault="00166FB7" w:rsidP="00166FB7">
      <w:pPr>
        <w:rPr>
          <w:rFonts w:ascii="Times" w:hAnsi="Times"/>
          <w:lang w:val="en-US"/>
        </w:rPr>
      </w:pPr>
    </w:p>
    <w:p w14:paraId="12184084" w14:textId="77777777" w:rsidR="00166FB7" w:rsidRDefault="00166FB7" w:rsidP="00166FB7">
      <w:pPr>
        <w:rPr>
          <w:rFonts w:ascii="Times" w:hAnsi="Times"/>
          <w:lang w:val="en-US"/>
        </w:rPr>
      </w:pPr>
    </w:p>
    <w:p w14:paraId="24597DEE" w14:textId="77777777" w:rsidR="00166FB7" w:rsidRDefault="00166FB7" w:rsidP="00166FB7">
      <w:pPr>
        <w:rPr>
          <w:rFonts w:ascii="Times" w:hAnsi="Times"/>
          <w:lang w:val="en-US"/>
        </w:rPr>
      </w:pPr>
    </w:p>
    <w:p w14:paraId="0878B2BA" w14:textId="77777777" w:rsidR="00166FB7" w:rsidRDefault="00166FB7" w:rsidP="00166FB7">
      <w:pPr>
        <w:rPr>
          <w:rFonts w:ascii="Times" w:hAnsi="Times"/>
          <w:lang w:val="en-US"/>
        </w:rPr>
      </w:pPr>
    </w:p>
    <w:p w14:paraId="0C36A4C8" w14:textId="77777777" w:rsidR="00166FB7" w:rsidRDefault="00166FB7" w:rsidP="00166FB7">
      <w:pPr>
        <w:rPr>
          <w:rFonts w:ascii="Times" w:hAnsi="Times"/>
          <w:lang w:val="en-US"/>
        </w:rPr>
      </w:pPr>
    </w:p>
    <w:p w14:paraId="1754BE33" w14:textId="77777777" w:rsidR="00166FB7" w:rsidRDefault="00166FB7" w:rsidP="00166FB7">
      <w:pPr>
        <w:rPr>
          <w:rFonts w:ascii="Times" w:hAnsi="Times"/>
          <w:lang w:val="en-US"/>
        </w:rPr>
      </w:pPr>
    </w:p>
    <w:p w14:paraId="1E9A2CA3" w14:textId="77777777" w:rsidR="00166FB7" w:rsidRDefault="00166FB7" w:rsidP="00166FB7">
      <w:pPr>
        <w:rPr>
          <w:rFonts w:ascii="Times" w:hAnsi="Times"/>
          <w:lang w:val="en-US"/>
        </w:rPr>
      </w:pPr>
    </w:p>
    <w:p w14:paraId="27A78714" w14:textId="77777777" w:rsidR="00166FB7" w:rsidRDefault="00166FB7" w:rsidP="00166FB7">
      <w:pPr>
        <w:rPr>
          <w:rFonts w:ascii="Times" w:hAnsi="Times"/>
          <w:lang w:val="en-US"/>
        </w:rPr>
      </w:pPr>
    </w:p>
    <w:p w14:paraId="51BE8E31" w14:textId="77777777" w:rsidR="00166FB7" w:rsidRDefault="00166FB7" w:rsidP="00166FB7">
      <w:pPr>
        <w:rPr>
          <w:rFonts w:ascii="Times" w:hAnsi="Times"/>
          <w:lang w:val="en-US"/>
        </w:rPr>
      </w:pPr>
    </w:p>
    <w:p w14:paraId="3F433B1D" w14:textId="77777777" w:rsidR="00166FB7" w:rsidRDefault="00166FB7" w:rsidP="00166FB7">
      <w:pPr>
        <w:rPr>
          <w:rFonts w:ascii="Times" w:hAnsi="Times"/>
          <w:lang w:val="en-US"/>
        </w:rPr>
      </w:pPr>
    </w:p>
    <w:p w14:paraId="512FF0C5" w14:textId="77777777" w:rsidR="00166FB7" w:rsidRDefault="00166FB7" w:rsidP="00166FB7">
      <w:pPr>
        <w:rPr>
          <w:rFonts w:ascii="Times" w:hAnsi="Times"/>
          <w:lang w:val="en-US"/>
        </w:rPr>
      </w:pPr>
    </w:p>
    <w:p w14:paraId="786843B0" w14:textId="77777777" w:rsidR="00166FB7" w:rsidRDefault="00166FB7" w:rsidP="00166FB7">
      <w:pPr>
        <w:rPr>
          <w:rFonts w:ascii="Times" w:hAnsi="Times"/>
          <w:lang w:val="en-US"/>
        </w:rPr>
      </w:pPr>
    </w:p>
    <w:p w14:paraId="516C6C64" w14:textId="77777777" w:rsidR="00166FB7" w:rsidRDefault="00166FB7" w:rsidP="00166FB7">
      <w:pPr>
        <w:rPr>
          <w:rFonts w:ascii="Times" w:hAnsi="Times"/>
          <w:lang w:val="en-US"/>
        </w:rPr>
      </w:pPr>
    </w:p>
    <w:p w14:paraId="279981B6" w14:textId="77777777" w:rsidR="00166FB7" w:rsidRDefault="00166FB7" w:rsidP="00166FB7">
      <w:pPr>
        <w:rPr>
          <w:rFonts w:ascii="Times" w:hAnsi="Times"/>
          <w:lang w:val="en-US"/>
        </w:rPr>
      </w:pPr>
    </w:p>
    <w:p w14:paraId="16E8C2C6" w14:textId="77777777" w:rsidR="00166FB7" w:rsidRDefault="00166FB7" w:rsidP="00166FB7">
      <w:pPr>
        <w:rPr>
          <w:rFonts w:ascii="Times" w:hAnsi="Times"/>
          <w:lang w:val="en-US"/>
        </w:rPr>
      </w:pPr>
    </w:p>
    <w:p w14:paraId="59976E48" w14:textId="77777777" w:rsidR="00166FB7" w:rsidRDefault="00166FB7" w:rsidP="00166FB7">
      <w:pPr>
        <w:rPr>
          <w:rFonts w:ascii="Times" w:hAnsi="Times"/>
          <w:lang w:val="en-US"/>
        </w:rPr>
      </w:pPr>
    </w:p>
    <w:p w14:paraId="2EC572E4" w14:textId="77777777" w:rsidR="00166FB7" w:rsidRDefault="00166FB7" w:rsidP="00166FB7">
      <w:pPr>
        <w:rPr>
          <w:rFonts w:ascii="Times" w:hAnsi="Times"/>
          <w:lang w:val="en-US"/>
        </w:rPr>
      </w:pPr>
    </w:p>
    <w:p w14:paraId="00993818" w14:textId="77777777" w:rsidR="00166FB7" w:rsidRDefault="00166FB7" w:rsidP="00166FB7">
      <w:pPr>
        <w:rPr>
          <w:rFonts w:ascii="Times" w:hAnsi="Times"/>
          <w:lang w:val="en-US"/>
        </w:rPr>
      </w:pPr>
    </w:p>
    <w:p w14:paraId="372F8365" w14:textId="77777777" w:rsidR="00166FB7" w:rsidRDefault="00166FB7" w:rsidP="00166FB7">
      <w:pPr>
        <w:rPr>
          <w:rFonts w:ascii="Times" w:hAnsi="Times"/>
          <w:lang w:val="en-US"/>
        </w:rPr>
      </w:pPr>
    </w:p>
    <w:p w14:paraId="3DD74B4A" w14:textId="53E0C8A1" w:rsidR="00166FB7" w:rsidRDefault="00166FB7" w:rsidP="00166FB7">
      <w:pPr>
        <w:rPr>
          <w:rFonts w:ascii="Times" w:hAnsi="Times"/>
          <w:lang w:val="en-US"/>
        </w:rPr>
      </w:pPr>
    </w:p>
    <w:p w14:paraId="73C73630" w14:textId="77777777" w:rsidR="00166FB7" w:rsidRDefault="00166FB7" w:rsidP="00166FB7">
      <w:pPr>
        <w:rPr>
          <w:rFonts w:ascii="Times" w:hAnsi="Times"/>
          <w:lang w:val="en-US"/>
        </w:rPr>
      </w:pPr>
    </w:p>
    <w:p w14:paraId="3616CC2B" w14:textId="77777777" w:rsidR="00166FB7" w:rsidRDefault="00166FB7" w:rsidP="00166FB7">
      <w:pPr>
        <w:rPr>
          <w:rFonts w:ascii="Times" w:hAnsi="Times"/>
          <w:lang w:val="en-US"/>
        </w:rPr>
      </w:pPr>
    </w:p>
    <w:p w14:paraId="4F2F46C1" w14:textId="77777777" w:rsidR="00166FB7" w:rsidRDefault="00166FB7" w:rsidP="00166FB7">
      <w:pPr>
        <w:rPr>
          <w:rFonts w:ascii="Times" w:hAnsi="Times"/>
          <w:lang w:val="en-US"/>
        </w:rPr>
      </w:pPr>
    </w:p>
    <w:p w14:paraId="797C0867" w14:textId="77777777" w:rsidR="00166FB7" w:rsidRDefault="00166FB7" w:rsidP="00166FB7">
      <w:pPr>
        <w:rPr>
          <w:rFonts w:ascii="Times" w:hAnsi="Times"/>
          <w:lang w:val="en-US"/>
        </w:rPr>
      </w:pPr>
    </w:p>
    <w:p w14:paraId="1A9910CA" w14:textId="77777777" w:rsidR="00166FB7" w:rsidRDefault="00166FB7" w:rsidP="00166FB7">
      <w:pPr>
        <w:rPr>
          <w:rFonts w:ascii="Times" w:hAnsi="Times"/>
          <w:lang w:val="en-US"/>
        </w:rPr>
      </w:pPr>
    </w:p>
    <w:p w14:paraId="2D89123E" w14:textId="77777777" w:rsidR="00166FB7" w:rsidRDefault="00166FB7" w:rsidP="00166FB7">
      <w:pPr>
        <w:rPr>
          <w:rFonts w:ascii="Times" w:hAnsi="Times"/>
          <w:lang w:val="en-US"/>
        </w:rPr>
      </w:pPr>
    </w:p>
    <w:p w14:paraId="19AF56C2" w14:textId="77777777" w:rsidR="00166FB7" w:rsidRDefault="00166FB7" w:rsidP="00166FB7">
      <w:pPr>
        <w:rPr>
          <w:rFonts w:ascii="Times" w:hAnsi="Times"/>
          <w:lang w:val="en-US"/>
        </w:rPr>
      </w:pPr>
    </w:p>
    <w:p w14:paraId="73AD7A58" w14:textId="77777777" w:rsidR="00166FB7" w:rsidRDefault="00166FB7" w:rsidP="00166FB7">
      <w:pPr>
        <w:rPr>
          <w:rFonts w:ascii="Times" w:hAnsi="Times"/>
          <w:lang w:val="en-US"/>
        </w:rPr>
      </w:pPr>
    </w:p>
    <w:p w14:paraId="42232D8F" w14:textId="77777777" w:rsidR="00166FB7" w:rsidRDefault="00166FB7" w:rsidP="00166FB7">
      <w:pPr>
        <w:rPr>
          <w:rFonts w:ascii="Times" w:hAnsi="Times"/>
          <w:lang w:val="en-US"/>
        </w:rPr>
      </w:pPr>
    </w:p>
    <w:p w14:paraId="07EBC0F2" w14:textId="77777777" w:rsidR="00166FB7" w:rsidRDefault="00166FB7" w:rsidP="00166FB7">
      <w:pPr>
        <w:rPr>
          <w:rFonts w:ascii="Times" w:hAnsi="Times"/>
          <w:lang w:val="en-US"/>
        </w:rPr>
      </w:pPr>
    </w:p>
    <w:p w14:paraId="4338C238" w14:textId="77777777" w:rsidR="00166FB7" w:rsidRDefault="00166FB7" w:rsidP="00166FB7">
      <w:pPr>
        <w:rPr>
          <w:rFonts w:ascii="Times" w:hAnsi="Times"/>
          <w:lang w:val="en-US"/>
        </w:rPr>
      </w:pPr>
    </w:p>
    <w:p w14:paraId="056DB8E3" w14:textId="77777777" w:rsidR="00166FB7" w:rsidRDefault="00166FB7" w:rsidP="00166FB7">
      <w:pPr>
        <w:rPr>
          <w:rFonts w:ascii="Times" w:hAnsi="Times"/>
          <w:lang w:val="en-US"/>
        </w:rPr>
      </w:pPr>
    </w:p>
    <w:p w14:paraId="63BEF3A2" w14:textId="23CDC4C9" w:rsidR="00DB0EAA" w:rsidRPr="004168D5" w:rsidRDefault="00DB0EAA" w:rsidP="00DB0EAA">
      <w:pPr>
        <w:rPr>
          <w:rFonts w:ascii="Times" w:hAnsi="Times"/>
          <w:color w:val="4472C4" w:themeColor="accent1"/>
          <w:lang w:val="en-US"/>
        </w:rPr>
      </w:pPr>
      <w:r w:rsidRPr="004168D5">
        <w:rPr>
          <w:rFonts w:ascii="Times" w:hAnsi="Times"/>
          <w:color w:val="4472C4" w:themeColor="accent1"/>
          <w:lang w:val="en-US"/>
        </w:rPr>
        <w:t>[</w:t>
      </w:r>
      <w:r>
        <w:rPr>
          <w:rFonts w:ascii="Times" w:hAnsi="Times"/>
          <w:color w:val="4472C4" w:themeColor="accent1"/>
          <w:lang w:val="en-US"/>
        </w:rPr>
        <w:t xml:space="preserve">Story Arc: </w:t>
      </w:r>
      <w:r w:rsidRPr="004168D5">
        <w:rPr>
          <w:rFonts w:ascii="Times" w:hAnsi="Times"/>
          <w:color w:val="4472C4" w:themeColor="accent1"/>
          <w:lang w:val="en-US"/>
        </w:rPr>
        <w:t xml:space="preserve">Essay 5: Writing </w:t>
      </w:r>
      <w:r w:rsidR="002A18CA">
        <w:rPr>
          <w:rFonts w:ascii="Times" w:hAnsi="Times"/>
          <w:color w:val="4472C4" w:themeColor="accent1"/>
          <w:lang w:val="en-US"/>
        </w:rPr>
        <w:t>f</w:t>
      </w:r>
      <w:r w:rsidRPr="004168D5">
        <w:rPr>
          <w:rFonts w:ascii="Times" w:hAnsi="Times"/>
          <w:color w:val="4472C4" w:themeColor="accent1"/>
          <w:lang w:val="en-US"/>
        </w:rPr>
        <w:t xml:space="preserve">rom the </w:t>
      </w:r>
      <w:r>
        <w:rPr>
          <w:rFonts w:ascii="Times" w:hAnsi="Times"/>
          <w:color w:val="4472C4" w:themeColor="accent1"/>
          <w:lang w:val="en-US"/>
        </w:rPr>
        <w:t>P</w:t>
      </w:r>
      <w:r w:rsidRPr="004168D5">
        <w:rPr>
          <w:rFonts w:ascii="Times" w:hAnsi="Times"/>
          <w:color w:val="4472C4" w:themeColor="accent1"/>
          <w:lang w:val="en-US"/>
        </w:rPr>
        <w:t xml:space="preserve">oint of </w:t>
      </w:r>
      <w:r>
        <w:rPr>
          <w:rFonts w:ascii="Times" w:hAnsi="Times"/>
          <w:color w:val="4472C4" w:themeColor="accent1"/>
          <w:lang w:val="en-US"/>
        </w:rPr>
        <w:t>V</w:t>
      </w:r>
      <w:r w:rsidRPr="004168D5">
        <w:rPr>
          <w:rFonts w:ascii="Times" w:hAnsi="Times"/>
          <w:color w:val="4472C4" w:themeColor="accent1"/>
          <w:lang w:val="en-US"/>
        </w:rPr>
        <w:t xml:space="preserve">iew of a </w:t>
      </w:r>
      <w:r>
        <w:rPr>
          <w:rFonts w:ascii="Times" w:hAnsi="Times"/>
          <w:color w:val="4472C4" w:themeColor="accent1"/>
          <w:lang w:val="en-US"/>
        </w:rPr>
        <w:t>F</w:t>
      </w:r>
      <w:r w:rsidRPr="004168D5">
        <w:rPr>
          <w:rFonts w:ascii="Times" w:hAnsi="Times"/>
          <w:color w:val="4472C4" w:themeColor="accent1"/>
          <w:lang w:val="en-US"/>
        </w:rPr>
        <w:t xml:space="preserve">ictional </w:t>
      </w:r>
      <w:r>
        <w:rPr>
          <w:rFonts w:ascii="Times" w:hAnsi="Times"/>
          <w:color w:val="4472C4" w:themeColor="accent1"/>
          <w:lang w:val="en-US"/>
        </w:rPr>
        <w:t>C</w:t>
      </w:r>
      <w:r w:rsidRPr="004168D5">
        <w:rPr>
          <w:rFonts w:ascii="Times" w:hAnsi="Times"/>
          <w:color w:val="4472C4" w:themeColor="accent1"/>
          <w:lang w:val="en-US"/>
        </w:rPr>
        <w:t>haracter]</w:t>
      </w:r>
    </w:p>
    <w:p w14:paraId="02BE90A0" w14:textId="441CB07E" w:rsidR="00DB0EAA" w:rsidRDefault="00DB0EAA" w:rsidP="00166FB7">
      <w:pPr>
        <w:rPr>
          <w:rFonts w:ascii="Times" w:hAnsi="Times"/>
          <w:color w:val="4472C4" w:themeColor="accent1"/>
          <w:lang w:val="en-US"/>
        </w:rPr>
      </w:pPr>
    </w:p>
    <w:p w14:paraId="1BAB997C" w14:textId="212BE278" w:rsidR="00DB0EAA" w:rsidRDefault="00DB0EAA" w:rsidP="00166FB7">
      <w:pPr>
        <w:rPr>
          <w:rFonts w:ascii="Times" w:hAnsi="Times"/>
          <w:color w:val="4472C4" w:themeColor="accent1"/>
          <w:lang w:val="en-US"/>
        </w:rPr>
      </w:pPr>
    </w:p>
    <w:p w14:paraId="2B9BE6D1" w14:textId="2A6F52EE" w:rsidR="00DB0EAA" w:rsidRDefault="00D1132B" w:rsidP="00166FB7">
      <w:pPr>
        <w:rPr>
          <w:rFonts w:ascii="Times" w:hAnsi="Times"/>
          <w:color w:val="4472C4" w:themeColor="accent1"/>
          <w:lang w:val="en-US"/>
        </w:rPr>
      </w:pPr>
      <w:r>
        <w:rPr>
          <w:rFonts w:ascii="Times" w:hAnsi="Times"/>
          <w:noProof/>
          <w:lang w:val="en-US"/>
        </w:rPr>
        <w:drawing>
          <wp:inline distT="0" distB="0" distL="0" distR="0" wp14:anchorId="0BCD404B" wp14:editId="5C2829D4">
            <wp:extent cx="5723255" cy="50901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255" cy="5090160"/>
                    </a:xfrm>
                    <a:prstGeom prst="rect">
                      <a:avLst/>
                    </a:prstGeom>
                    <a:noFill/>
                    <a:ln>
                      <a:noFill/>
                    </a:ln>
                  </pic:spPr>
                </pic:pic>
              </a:graphicData>
            </a:graphic>
          </wp:inline>
        </w:drawing>
      </w:r>
    </w:p>
    <w:p w14:paraId="7837EC99" w14:textId="147C9974" w:rsidR="00DB0EAA" w:rsidRDefault="00DB0EAA" w:rsidP="00166FB7">
      <w:pPr>
        <w:rPr>
          <w:rFonts w:ascii="Times" w:hAnsi="Times"/>
          <w:color w:val="4472C4" w:themeColor="accent1"/>
          <w:lang w:val="en-US"/>
        </w:rPr>
      </w:pPr>
    </w:p>
    <w:p w14:paraId="1A807F9B" w14:textId="4EAC22FE" w:rsidR="00DB0EAA" w:rsidRDefault="00DB0EAA" w:rsidP="00166FB7">
      <w:pPr>
        <w:rPr>
          <w:rFonts w:ascii="Times" w:hAnsi="Times"/>
          <w:color w:val="4472C4" w:themeColor="accent1"/>
          <w:lang w:val="en-US"/>
        </w:rPr>
      </w:pPr>
    </w:p>
    <w:p w14:paraId="3CC74144" w14:textId="77777777" w:rsidR="00DB0EAA" w:rsidRDefault="00DB0EAA" w:rsidP="00166FB7">
      <w:pPr>
        <w:rPr>
          <w:rFonts w:ascii="Times" w:hAnsi="Times"/>
          <w:color w:val="4472C4" w:themeColor="accent1"/>
          <w:lang w:val="en-US"/>
        </w:rPr>
      </w:pPr>
    </w:p>
    <w:p w14:paraId="6CF0B100" w14:textId="59B7FF00" w:rsidR="00166FB7" w:rsidRDefault="004168D5" w:rsidP="00166FB7">
      <w:pPr>
        <w:rPr>
          <w:rFonts w:ascii="Times" w:hAnsi="Times"/>
          <w:color w:val="4472C4" w:themeColor="accent1"/>
          <w:lang w:val="en-US"/>
        </w:rPr>
      </w:pPr>
      <w:r>
        <w:rPr>
          <w:rFonts w:ascii="Times" w:hAnsi="Times"/>
          <w:color w:val="4472C4" w:themeColor="accent1"/>
          <w:lang w:val="en-US"/>
        </w:rPr>
        <w:t>[</w:t>
      </w:r>
      <w:r w:rsidR="00166FB7" w:rsidRPr="004168D5">
        <w:rPr>
          <w:rFonts w:ascii="Times" w:hAnsi="Times"/>
          <w:color w:val="4472C4" w:themeColor="accent1"/>
          <w:lang w:val="en-US"/>
        </w:rPr>
        <w:t>Essay 6: Analyzing Literature: Noticing the Author’s Choices in “How the Leopard Got His Spots” by Rudyard Kipling</w:t>
      </w:r>
      <w:r>
        <w:rPr>
          <w:rFonts w:ascii="Times" w:hAnsi="Times"/>
          <w:color w:val="4472C4" w:themeColor="accent1"/>
          <w:lang w:val="en-US"/>
        </w:rPr>
        <w:t>: Draft 1]</w:t>
      </w:r>
    </w:p>
    <w:p w14:paraId="14344594" w14:textId="345E0E1E" w:rsidR="004168D5" w:rsidRDefault="004168D5" w:rsidP="00166FB7">
      <w:pPr>
        <w:rPr>
          <w:rFonts w:ascii="Times" w:hAnsi="Times"/>
          <w:color w:val="4472C4" w:themeColor="accent1"/>
          <w:lang w:val="en-US"/>
        </w:rPr>
      </w:pPr>
    </w:p>
    <w:p w14:paraId="17505617" w14:textId="000364E2" w:rsidR="004168D5" w:rsidRDefault="004168D5" w:rsidP="00166FB7">
      <w:pPr>
        <w:rPr>
          <w:rFonts w:ascii="Times" w:hAnsi="Times"/>
          <w:color w:val="4472C4" w:themeColor="accent1"/>
          <w:lang w:val="en-US"/>
        </w:rPr>
      </w:pPr>
    </w:p>
    <w:p w14:paraId="76BD3F01" w14:textId="77777777" w:rsidR="00CA1F46" w:rsidRPr="00CE5586" w:rsidRDefault="00CA1F46" w:rsidP="00CA1F46">
      <w:pPr>
        <w:ind w:firstLineChars="50" w:firstLine="120"/>
        <w:jc w:val="center"/>
        <w:rPr>
          <w:rFonts w:ascii="Arial" w:hAnsi="Arial" w:cs="Arial"/>
          <w:b/>
          <w:bCs/>
          <w:szCs w:val="24"/>
        </w:rPr>
      </w:pPr>
      <w:r w:rsidRPr="00CE5586">
        <w:rPr>
          <w:rFonts w:ascii="Arial" w:hAnsi="Arial" w:cs="Arial"/>
          <w:b/>
          <w:bCs/>
          <w:szCs w:val="24"/>
        </w:rPr>
        <w:t xml:space="preserve">Analysis of </w:t>
      </w:r>
      <w:r w:rsidRPr="00CE5586">
        <w:rPr>
          <w:rFonts w:ascii="Arial" w:hAnsi="Arial" w:cs="Arial"/>
          <w:b/>
          <w:bCs/>
          <w:i/>
          <w:iCs/>
          <w:szCs w:val="24"/>
        </w:rPr>
        <w:t>How the Leopard Got His Spots</w:t>
      </w:r>
    </w:p>
    <w:p w14:paraId="55270F7C" w14:textId="77777777" w:rsidR="00CA1F46" w:rsidRPr="00CE5586" w:rsidRDefault="00CA1F46" w:rsidP="00CA1F46">
      <w:pPr>
        <w:rPr>
          <w:rFonts w:ascii="Arial" w:hAnsi="Arial" w:cs="Arial"/>
          <w:b/>
          <w:bCs/>
          <w:szCs w:val="24"/>
        </w:rPr>
      </w:pPr>
    </w:p>
    <w:p w14:paraId="5689E748" w14:textId="77777777" w:rsidR="00CA1F46" w:rsidRDefault="00CA1F46" w:rsidP="00CA1F46">
      <w:pPr>
        <w:rPr>
          <w:rFonts w:ascii="Arial" w:hAnsi="Arial" w:cs="Arial"/>
          <w:szCs w:val="24"/>
        </w:rPr>
      </w:pPr>
      <w:r>
        <w:rPr>
          <w:rFonts w:ascii="Arial" w:hAnsi="Arial" w:cs="Arial" w:hint="eastAsia"/>
          <w:szCs w:val="24"/>
        </w:rPr>
        <w:t>I</w:t>
      </w:r>
      <w:r>
        <w:rPr>
          <w:rFonts w:ascii="Arial" w:hAnsi="Arial" w:cs="Arial"/>
          <w:szCs w:val="24"/>
        </w:rPr>
        <w:t xml:space="preserve">n this story </w:t>
      </w:r>
      <w:r w:rsidRPr="00AE1F8E">
        <w:rPr>
          <w:rFonts w:ascii="Arial" w:hAnsi="Arial" w:cs="Arial"/>
          <w:i/>
          <w:iCs/>
          <w:szCs w:val="24"/>
        </w:rPr>
        <w:t>How the Leopard Got His Spots</w:t>
      </w:r>
      <w:r>
        <w:rPr>
          <w:rFonts w:ascii="Arial" w:hAnsi="Arial" w:cs="Arial"/>
          <w:szCs w:val="24"/>
        </w:rPr>
        <w:t xml:space="preserve">, the author Rudyard Kipling makes many choices, such as scene description, characterization and forming a turning point to create a world that the story happened. A man and a yellow Leopard live in an old hot place, the hunt animals to live. One day animals grew blotchy and stripy, </w:t>
      </w:r>
      <w:r>
        <w:rPr>
          <w:rFonts w:ascii="Arial" w:hAnsi="Arial" w:cs="Arial"/>
          <w:szCs w:val="24"/>
        </w:rPr>
        <w:lastRenderedPageBreak/>
        <w:t>so that the man and Leopard couldn’t see them, a Baboon told them they need to change, they listened a Baboon’s advice to change their skin, the Leopard grew some black spots, the man’s skin grew blacker, then they lived happily ever afterward.</w:t>
      </w:r>
    </w:p>
    <w:p w14:paraId="037A89D4" w14:textId="77777777" w:rsidR="00CA1F46" w:rsidRDefault="00CA1F46" w:rsidP="00CA1F46">
      <w:pPr>
        <w:rPr>
          <w:rFonts w:ascii="Arial" w:hAnsi="Arial" w:cs="Arial"/>
          <w:szCs w:val="24"/>
        </w:rPr>
      </w:pPr>
    </w:p>
    <w:p w14:paraId="0F06473C" w14:textId="0C783864" w:rsidR="00CA1F46" w:rsidRDefault="00CA1F46" w:rsidP="00CA1F46">
      <w:pPr>
        <w:rPr>
          <w:rFonts w:ascii="Arial" w:hAnsi="Arial" w:cs="Arial"/>
          <w:szCs w:val="24"/>
        </w:rPr>
      </w:pPr>
      <w:r>
        <w:rPr>
          <w:rFonts w:ascii="Arial" w:hAnsi="Arial" w:cs="Arial"/>
          <w:szCs w:val="24"/>
        </w:rPr>
        <w:t>Firstly, he chooses scene description, it makes the story’s scene more vivid and tell the background of the story. For example, the High Veldt is: the seclusively bare, hot, shiny High Veldt, where there was sand and sandy-coloured rock and seclusively tufts of sandy-yellowish grass”, it describes an old, hot, colourful place which called the High Veldt where the main character and animals live.</w:t>
      </w:r>
    </w:p>
    <w:p w14:paraId="7EE78BA1" w14:textId="77777777" w:rsidR="00CA1F46" w:rsidRDefault="00CA1F46" w:rsidP="00CA1F46">
      <w:pPr>
        <w:rPr>
          <w:rFonts w:ascii="Arial" w:hAnsi="Arial" w:cs="Arial"/>
          <w:szCs w:val="24"/>
        </w:rPr>
      </w:pPr>
    </w:p>
    <w:p w14:paraId="13E4A098" w14:textId="77777777" w:rsidR="00CA1F46" w:rsidRDefault="00CA1F46" w:rsidP="00CA1F46">
      <w:pPr>
        <w:rPr>
          <w:rFonts w:ascii="Arial" w:hAnsi="Arial" w:cs="Arial"/>
          <w:szCs w:val="24"/>
        </w:rPr>
      </w:pPr>
      <w:r>
        <w:rPr>
          <w:rFonts w:ascii="Arial" w:hAnsi="Arial" w:cs="Arial"/>
          <w:szCs w:val="24"/>
        </w:rPr>
        <w:t>Then, he chooses characterization, this can tell the main characters in the story, and their features. For example, “there was an Ethiopian with bows and arrows (a seclusively greyish-brownish-yellowish man he was then), who lived on the High Veldt with Leopard, and the two used to hunt together the Ethiopian with his bow and arrows”, we can know that the man and the Leopard are the main character in this story, and they always hunting animals to live.</w:t>
      </w:r>
    </w:p>
    <w:p w14:paraId="44F1997F" w14:textId="77777777" w:rsidR="00CA1F46" w:rsidRDefault="00CA1F46" w:rsidP="00CA1F46">
      <w:pPr>
        <w:rPr>
          <w:rFonts w:ascii="Arial" w:hAnsi="Arial" w:cs="Arial"/>
          <w:szCs w:val="24"/>
        </w:rPr>
      </w:pPr>
    </w:p>
    <w:p w14:paraId="039A7269" w14:textId="00232C94" w:rsidR="00CA1F46" w:rsidRDefault="00F21DA3" w:rsidP="00CA1F46">
      <w:pPr>
        <w:rPr>
          <w:rFonts w:ascii="Arial" w:hAnsi="Arial" w:cs="Arial"/>
          <w:szCs w:val="24"/>
        </w:rPr>
      </w:pPr>
      <w:r>
        <w:rPr>
          <w:rFonts w:ascii="Arial" w:hAnsi="Arial" w:cs="Arial"/>
          <w:noProof/>
          <w:szCs w:val="24"/>
        </w:rPr>
        <w:lastRenderedPageBreak/>
        <w:drawing>
          <wp:inline distT="0" distB="0" distL="0" distR="0" wp14:anchorId="1DFC29B7" wp14:editId="318CC30A">
            <wp:extent cx="5716905" cy="76187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7618730"/>
                    </a:xfrm>
                    <a:prstGeom prst="rect">
                      <a:avLst/>
                    </a:prstGeom>
                    <a:noFill/>
                    <a:ln>
                      <a:noFill/>
                    </a:ln>
                  </pic:spPr>
                </pic:pic>
              </a:graphicData>
            </a:graphic>
          </wp:inline>
        </w:drawing>
      </w:r>
      <w:r w:rsidR="00CA1F46">
        <w:rPr>
          <w:rFonts w:ascii="Arial" w:hAnsi="Arial" w:cs="Arial"/>
          <w:szCs w:val="24"/>
        </w:rPr>
        <w:t>Lastly, he chooses to put an important character on the scene</w:t>
      </w:r>
      <w:r w:rsidR="00CA1F46" w:rsidRPr="002D0297">
        <w:rPr>
          <w:rFonts w:ascii="Arial" w:hAnsi="Arial" w:cs="Arial"/>
          <w:szCs w:val="24"/>
        </w:rPr>
        <w:t xml:space="preserve"> </w:t>
      </w:r>
      <w:r w:rsidR="00CA1F46">
        <w:rPr>
          <w:rFonts w:ascii="Arial" w:hAnsi="Arial" w:cs="Arial"/>
          <w:szCs w:val="24"/>
        </w:rPr>
        <w:t>to form a turning point. In this way, the development of the story is promoted through the communication between the character and the main character, forming a turning point. Like the author designed a clever Baboon to warn the man and the Leopard to change their skin’s colour, they combined their experience with the Baboon’s advice, and they eventually changed the colour of their skin.</w:t>
      </w:r>
    </w:p>
    <w:p w14:paraId="5723CE61" w14:textId="77777777" w:rsidR="00CA1F46" w:rsidRDefault="00CA1F46" w:rsidP="00CA1F46">
      <w:pPr>
        <w:rPr>
          <w:rFonts w:ascii="Arial" w:hAnsi="Arial" w:cs="Arial"/>
          <w:szCs w:val="24"/>
        </w:rPr>
      </w:pPr>
    </w:p>
    <w:p w14:paraId="13B14DD6" w14:textId="4AFCBB6A" w:rsidR="00CA1F46" w:rsidRDefault="00CA1F46" w:rsidP="00CA1F46">
      <w:pPr>
        <w:rPr>
          <w:rFonts w:ascii="Arial" w:hAnsi="Arial" w:cs="Arial"/>
          <w:szCs w:val="24"/>
        </w:rPr>
      </w:pPr>
      <w:r>
        <w:rPr>
          <w:rFonts w:ascii="Arial" w:hAnsi="Arial" w:cs="Arial"/>
          <w:szCs w:val="24"/>
        </w:rPr>
        <w:lastRenderedPageBreak/>
        <w:t>In conclusion, the author Rudyard Kipling uses choices scene description, characterization and chooses to put a character who is very important for the development of the story. This story is about a Leopard got his black spots and a man changed his skin-color blacker for hunting animals when they couldn’t see other animals because they all changed their skin colour. If I would make these same choices in my writing, they can add twist and turns to the article and vivid.</w:t>
      </w:r>
    </w:p>
    <w:p w14:paraId="5CAEBD07" w14:textId="77777777" w:rsidR="00CA1F46" w:rsidRDefault="00CA1F46" w:rsidP="00CA1F46">
      <w:pPr>
        <w:rPr>
          <w:rFonts w:ascii="Arial" w:hAnsi="Arial" w:cs="Arial"/>
          <w:szCs w:val="24"/>
        </w:rPr>
      </w:pPr>
    </w:p>
    <w:p w14:paraId="1403C21E" w14:textId="77777777" w:rsidR="00CA1F46" w:rsidRPr="00DC1F0C" w:rsidRDefault="00CA1F46" w:rsidP="00CA1F46">
      <w:pPr>
        <w:rPr>
          <w:rFonts w:ascii="Arial" w:hAnsi="Arial" w:cs="Arial"/>
          <w:szCs w:val="24"/>
        </w:rPr>
      </w:pPr>
      <w:r>
        <w:rPr>
          <w:rFonts w:ascii="Arial" w:hAnsi="Arial" w:cs="Arial" w:hint="eastAsia"/>
          <w:szCs w:val="24"/>
        </w:rPr>
        <w:t>W</w:t>
      </w:r>
      <w:r>
        <w:rPr>
          <w:rFonts w:ascii="Arial" w:hAnsi="Arial" w:cs="Arial"/>
          <w:szCs w:val="24"/>
        </w:rPr>
        <w:t>ord Count:400</w:t>
      </w:r>
    </w:p>
    <w:p w14:paraId="3A4A3BAC" w14:textId="10528C98" w:rsidR="004168D5" w:rsidRDefault="004168D5" w:rsidP="00166FB7">
      <w:pPr>
        <w:rPr>
          <w:rFonts w:ascii="Times" w:hAnsi="Times" w:hint="eastAsia"/>
          <w:color w:val="4472C4" w:themeColor="accent1"/>
          <w:lang w:val="en-US"/>
        </w:rPr>
      </w:pPr>
    </w:p>
    <w:p w14:paraId="4B90FF9A" w14:textId="77777777" w:rsidR="004168D5" w:rsidRPr="004168D5" w:rsidRDefault="004168D5" w:rsidP="00166FB7">
      <w:pPr>
        <w:rPr>
          <w:rFonts w:ascii="Times" w:hAnsi="Times"/>
          <w:color w:val="4472C4" w:themeColor="accent1"/>
          <w:lang w:val="en-US"/>
        </w:rPr>
      </w:pPr>
    </w:p>
    <w:p w14:paraId="63353CB3" w14:textId="55A18701" w:rsidR="004168D5" w:rsidRPr="004168D5" w:rsidRDefault="004168D5" w:rsidP="004168D5">
      <w:pPr>
        <w:rPr>
          <w:rFonts w:ascii="Times" w:hAnsi="Times"/>
          <w:color w:val="4472C4" w:themeColor="accent1"/>
          <w:lang w:val="en-US"/>
        </w:rPr>
      </w:pPr>
      <w:r>
        <w:rPr>
          <w:rFonts w:ascii="Times" w:hAnsi="Times"/>
          <w:color w:val="4472C4" w:themeColor="accent1"/>
          <w:lang w:val="en-US"/>
        </w:rPr>
        <w:t>[</w:t>
      </w:r>
      <w:r w:rsidRPr="004168D5">
        <w:rPr>
          <w:rFonts w:ascii="Times" w:hAnsi="Times"/>
          <w:color w:val="4472C4" w:themeColor="accent1"/>
          <w:lang w:val="en-US"/>
        </w:rPr>
        <w:t>Essay 6: Analyzing Literature: Noticing the Author’s Choices in “How the Leopard Got His Spots” by Rudyard Kipling</w:t>
      </w:r>
      <w:r>
        <w:rPr>
          <w:rFonts w:ascii="Times" w:hAnsi="Times"/>
          <w:color w:val="4472C4" w:themeColor="accent1"/>
          <w:lang w:val="en-US"/>
        </w:rPr>
        <w:t>: Draft 2]</w:t>
      </w:r>
    </w:p>
    <w:p w14:paraId="0809BE81" w14:textId="77777777" w:rsidR="00166FB7" w:rsidRDefault="00166FB7" w:rsidP="00166FB7">
      <w:pPr>
        <w:rPr>
          <w:rFonts w:ascii="Times" w:hAnsi="Times"/>
          <w:lang w:val="en-US"/>
        </w:rPr>
      </w:pPr>
    </w:p>
    <w:p w14:paraId="7BF558F6" w14:textId="77777777" w:rsidR="00166FB7" w:rsidRDefault="00166FB7" w:rsidP="00166FB7">
      <w:pPr>
        <w:rPr>
          <w:rFonts w:ascii="Times" w:hAnsi="Times"/>
          <w:lang w:val="en-US"/>
        </w:rPr>
      </w:pPr>
    </w:p>
    <w:p w14:paraId="7F7D213B" w14:textId="77777777" w:rsidR="00166FB7" w:rsidRDefault="00166FB7" w:rsidP="00166FB7">
      <w:pPr>
        <w:rPr>
          <w:rFonts w:ascii="Times" w:hAnsi="Times"/>
          <w:lang w:val="en-US"/>
        </w:rPr>
      </w:pPr>
    </w:p>
    <w:p w14:paraId="4B914C67" w14:textId="28032C38" w:rsidR="00166FB7" w:rsidRDefault="00166FB7" w:rsidP="00166FB7">
      <w:pPr>
        <w:rPr>
          <w:rFonts w:ascii="Times" w:hAnsi="Times"/>
          <w:lang w:val="en-US"/>
        </w:rPr>
      </w:pPr>
    </w:p>
    <w:p w14:paraId="789441EB" w14:textId="77777777" w:rsidR="00166FB7" w:rsidRDefault="00166FB7" w:rsidP="00166FB7">
      <w:pPr>
        <w:rPr>
          <w:rFonts w:ascii="Times" w:hAnsi="Times"/>
          <w:lang w:val="en-US"/>
        </w:rPr>
      </w:pPr>
    </w:p>
    <w:p w14:paraId="40383F8D" w14:textId="77777777" w:rsidR="00166FB7" w:rsidRDefault="00166FB7" w:rsidP="00166FB7">
      <w:pPr>
        <w:rPr>
          <w:rFonts w:ascii="Times" w:hAnsi="Times"/>
          <w:lang w:val="en-US"/>
        </w:rPr>
      </w:pPr>
    </w:p>
    <w:p w14:paraId="73DD4E6C" w14:textId="77777777" w:rsidR="00166FB7" w:rsidRDefault="00166FB7" w:rsidP="00166FB7">
      <w:pPr>
        <w:rPr>
          <w:rFonts w:ascii="Times" w:hAnsi="Times"/>
          <w:lang w:val="en-US"/>
        </w:rPr>
      </w:pPr>
    </w:p>
    <w:p w14:paraId="57630780" w14:textId="77777777" w:rsidR="00166FB7" w:rsidRDefault="00166FB7" w:rsidP="00166FB7">
      <w:pPr>
        <w:rPr>
          <w:rFonts w:ascii="Times" w:hAnsi="Times"/>
          <w:lang w:val="en-US"/>
        </w:rPr>
      </w:pPr>
    </w:p>
    <w:p w14:paraId="28F7E0DB" w14:textId="77777777" w:rsidR="00166FB7" w:rsidRDefault="00166FB7" w:rsidP="00166FB7">
      <w:pPr>
        <w:rPr>
          <w:rFonts w:ascii="Times" w:hAnsi="Times"/>
          <w:lang w:val="en-US"/>
        </w:rPr>
      </w:pPr>
    </w:p>
    <w:p w14:paraId="0BF78689" w14:textId="77777777" w:rsidR="00166FB7" w:rsidRDefault="00166FB7" w:rsidP="00166FB7">
      <w:pPr>
        <w:rPr>
          <w:rFonts w:ascii="Times" w:hAnsi="Times"/>
          <w:lang w:val="en-US"/>
        </w:rPr>
      </w:pPr>
    </w:p>
    <w:p w14:paraId="00062086" w14:textId="77777777" w:rsidR="00166FB7" w:rsidRDefault="00166FB7" w:rsidP="00166FB7">
      <w:pPr>
        <w:rPr>
          <w:rFonts w:ascii="Times" w:hAnsi="Times"/>
          <w:lang w:val="en-US"/>
        </w:rPr>
      </w:pPr>
    </w:p>
    <w:p w14:paraId="3C7F8AB3" w14:textId="77777777" w:rsidR="00166FB7" w:rsidRDefault="00166FB7" w:rsidP="00166FB7">
      <w:pPr>
        <w:rPr>
          <w:rFonts w:ascii="Times" w:hAnsi="Times"/>
          <w:lang w:val="en-US"/>
        </w:rPr>
      </w:pPr>
    </w:p>
    <w:p w14:paraId="797397CB" w14:textId="77777777" w:rsidR="00166FB7" w:rsidRDefault="00166FB7" w:rsidP="00166FB7">
      <w:pPr>
        <w:rPr>
          <w:rFonts w:ascii="Times" w:hAnsi="Times"/>
          <w:lang w:val="en-US"/>
        </w:rPr>
      </w:pPr>
    </w:p>
    <w:p w14:paraId="47DEE0F9" w14:textId="77777777" w:rsidR="00166FB7" w:rsidRDefault="00166FB7" w:rsidP="00166FB7">
      <w:pPr>
        <w:rPr>
          <w:rFonts w:ascii="Times" w:hAnsi="Times"/>
          <w:lang w:val="en-US"/>
        </w:rPr>
      </w:pPr>
    </w:p>
    <w:p w14:paraId="05E8CE6F" w14:textId="77777777" w:rsidR="00166FB7" w:rsidRDefault="00166FB7" w:rsidP="00166FB7">
      <w:pPr>
        <w:rPr>
          <w:rFonts w:ascii="Times" w:hAnsi="Times"/>
          <w:lang w:val="en-US"/>
        </w:rPr>
      </w:pPr>
    </w:p>
    <w:p w14:paraId="06903ACB" w14:textId="77777777" w:rsidR="00166FB7" w:rsidRDefault="00166FB7" w:rsidP="00166FB7">
      <w:pPr>
        <w:rPr>
          <w:rFonts w:ascii="Times" w:hAnsi="Times"/>
          <w:lang w:val="en-US"/>
        </w:rPr>
      </w:pPr>
    </w:p>
    <w:p w14:paraId="48C8051C" w14:textId="77777777" w:rsidR="00166FB7" w:rsidRDefault="00166FB7" w:rsidP="00166FB7">
      <w:pPr>
        <w:rPr>
          <w:rFonts w:ascii="Times" w:hAnsi="Times"/>
          <w:lang w:val="en-US"/>
        </w:rPr>
      </w:pPr>
    </w:p>
    <w:p w14:paraId="06501069" w14:textId="77777777" w:rsidR="00166FB7" w:rsidRDefault="00166FB7" w:rsidP="00166FB7">
      <w:pPr>
        <w:rPr>
          <w:rFonts w:ascii="Times" w:hAnsi="Times"/>
          <w:lang w:val="en-US"/>
        </w:rPr>
      </w:pPr>
    </w:p>
    <w:p w14:paraId="2B5802B0" w14:textId="77777777" w:rsidR="00166FB7" w:rsidRDefault="00166FB7" w:rsidP="00166FB7">
      <w:pPr>
        <w:rPr>
          <w:rFonts w:ascii="Times" w:hAnsi="Times"/>
          <w:lang w:val="en-US"/>
        </w:rPr>
      </w:pPr>
    </w:p>
    <w:p w14:paraId="4946188B" w14:textId="77777777" w:rsidR="00166FB7" w:rsidRDefault="00166FB7" w:rsidP="00166FB7">
      <w:pPr>
        <w:rPr>
          <w:rFonts w:ascii="Times" w:hAnsi="Times"/>
          <w:lang w:val="en-US"/>
        </w:rPr>
      </w:pPr>
    </w:p>
    <w:p w14:paraId="27749133" w14:textId="77777777" w:rsidR="00166FB7" w:rsidRDefault="00166FB7" w:rsidP="00166FB7">
      <w:pPr>
        <w:rPr>
          <w:rFonts w:ascii="Times" w:hAnsi="Times"/>
          <w:lang w:val="en-US"/>
        </w:rPr>
      </w:pPr>
    </w:p>
    <w:p w14:paraId="30A3570F" w14:textId="77777777" w:rsidR="00166FB7" w:rsidRDefault="00166FB7" w:rsidP="00166FB7">
      <w:pPr>
        <w:rPr>
          <w:rFonts w:ascii="Times" w:hAnsi="Times"/>
          <w:lang w:val="en-US"/>
        </w:rPr>
      </w:pPr>
    </w:p>
    <w:p w14:paraId="5E17A8CD" w14:textId="77777777" w:rsidR="00166FB7" w:rsidRDefault="00166FB7" w:rsidP="00166FB7">
      <w:pPr>
        <w:rPr>
          <w:rFonts w:ascii="Times" w:hAnsi="Times"/>
          <w:lang w:val="en-US"/>
        </w:rPr>
      </w:pPr>
    </w:p>
    <w:p w14:paraId="2638A6ED" w14:textId="77777777" w:rsidR="00166FB7" w:rsidRDefault="00166FB7" w:rsidP="00166FB7">
      <w:pPr>
        <w:rPr>
          <w:rFonts w:ascii="Times" w:hAnsi="Times"/>
          <w:lang w:val="en-US"/>
        </w:rPr>
      </w:pPr>
    </w:p>
    <w:p w14:paraId="586DC9CC" w14:textId="77777777" w:rsidR="00166FB7" w:rsidRDefault="00166FB7" w:rsidP="00166FB7">
      <w:pPr>
        <w:rPr>
          <w:rFonts w:ascii="Times" w:hAnsi="Times"/>
          <w:lang w:val="en-US"/>
        </w:rPr>
      </w:pPr>
    </w:p>
    <w:p w14:paraId="61E3643F" w14:textId="77777777" w:rsidR="00166FB7" w:rsidRDefault="00166FB7" w:rsidP="00166FB7">
      <w:pPr>
        <w:rPr>
          <w:rFonts w:ascii="Times" w:hAnsi="Times"/>
          <w:lang w:val="en-US"/>
        </w:rPr>
      </w:pPr>
    </w:p>
    <w:p w14:paraId="19A97699" w14:textId="77777777" w:rsidR="00166FB7" w:rsidRDefault="00166FB7" w:rsidP="00166FB7">
      <w:pPr>
        <w:rPr>
          <w:rFonts w:ascii="Times" w:hAnsi="Times"/>
          <w:lang w:val="en-US"/>
        </w:rPr>
      </w:pPr>
    </w:p>
    <w:p w14:paraId="0FAD161F" w14:textId="77777777" w:rsidR="00166FB7" w:rsidRDefault="00166FB7" w:rsidP="00166FB7">
      <w:pPr>
        <w:rPr>
          <w:rFonts w:ascii="Times" w:hAnsi="Times"/>
          <w:lang w:val="en-US"/>
        </w:rPr>
      </w:pPr>
    </w:p>
    <w:p w14:paraId="060C1DF0" w14:textId="77777777" w:rsidR="00166FB7" w:rsidRDefault="00166FB7" w:rsidP="00166FB7">
      <w:pPr>
        <w:rPr>
          <w:rFonts w:ascii="Times" w:hAnsi="Times"/>
          <w:lang w:val="en-US"/>
        </w:rPr>
      </w:pPr>
    </w:p>
    <w:p w14:paraId="0AEA3C30" w14:textId="77777777" w:rsidR="00166FB7" w:rsidRDefault="00166FB7" w:rsidP="00166FB7">
      <w:pPr>
        <w:rPr>
          <w:rFonts w:ascii="Times" w:hAnsi="Times"/>
          <w:lang w:val="en-US"/>
        </w:rPr>
      </w:pPr>
    </w:p>
    <w:p w14:paraId="2C67F0CC" w14:textId="77777777" w:rsidR="00166FB7" w:rsidRDefault="00166FB7" w:rsidP="00166FB7">
      <w:pPr>
        <w:rPr>
          <w:rFonts w:ascii="Times" w:hAnsi="Times"/>
          <w:lang w:val="en-US"/>
        </w:rPr>
      </w:pPr>
    </w:p>
    <w:p w14:paraId="14BE954C" w14:textId="77777777" w:rsidR="00166FB7" w:rsidRDefault="00166FB7" w:rsidP="00166FB7">
      <w:pPr>
        <w:rPr>
          <w:rFonts w:ascii="Times" w:hAnsi="Times"/>
          <w:lang w:val="en-US"/>
        </w:rPr>
      </w:pPr>
    </w:p>
    <w:p w14:paraId="32370F20" w14:textId="77777777" w:rsidR="00166FB7" w:rsidRDefault="00166FB7" w:rsidP="00166FB7">
      <w:pPr>
        <w:rPr>
          <w:rFonts w:ascii="Times" w:hAnsi="Times"/>
          <w:lang w:val="en-US"/>
        </w:rPr>
      </w:pPr>
    </w:p>
    <w:p w14:paraId="5330E074" w14:textId="77777777" w:rsidR="00166FB7" w:rsidRDefault="00166FB7" w:rsidP="00166FB7">
      <w:pPr>
        <w:rPr>
          <w:rFonts w:ascii="Times" w:hAnsi="Times"/>
          <w:lang w:val="en-US"/>
        </w:rPr>
      </w:pPr>
    </w:p>
    <w:p w14:paraId="7A47EB7D" w14:textId="77777777" w:rsidR="00166FB7" w:rsidRDefault="00166FB7" w:rsidP="00166FB7">
      <w:pPr>
        <w:rPr>
          <w:rFonts w:ascii="Times" w:hAnsi="Times"/>
          <w:lang w:val="en-US"/>
        </w:rPr>
      </w:pPr>
    </w:p>
    <w:p w14:paraId="19DCDC5F" w14:textId="77777777" w:rsidR="00166FB7" w:rsidRDefault="00166FB7" w:rsidP="00166FB7">
      <w:pPr>
        <w:rPr>
          <w:rFonts w:ascii="Times" w:hAnsi="Times"/>
          <w:lang w:val="en-US"/>
        </w:rPr>
      </w:pPr>
    </w:p>
    <w:p w14:paraId="78C536FA" w14:textId="77777777" w:rsidR="00166FB7" w:rsidRDefault="00166FB7" w:rsidP="00166FB7">
      <w:pPr>
        <w:rPr>
          <w:rFonts w:ascii="Times" w:hAnsi="Times"/>
          <w:lang w:val="en-US"/>
        </w:rPr>
      </w:pPr>
    </w:p>
    <w:p w14:paraId="307D3072" w14:textId="77777777" w:rsidR="00166FB7" w:rsidRDefault="00166FB7" w:rsidP="00166FB7">
      <w:pPr>
        <w:rPr>
          <w:rFonts w:ascii="Times" w:hAnsi="Times"/>
          <w:lang w:val="en-US"/>
        </w:rPr>
      </w:pPr>
    </w:p>
    <w:p w14:paraId="3533B1E6" w14:textId="77777777" w:rsidR="00166FB7" w:rsidRDefault="00166FB7" w:rsidP="00166FB7">
      <w:pPr>
        <w:rPr>
          <w:rFonts w:ascii="Times" w:hAnsi="Times"/>
          <w:lang w:val="en-US"/>
        </w:rPr>
      </w:pPr>
    </w:p>
    <w:p w14:paraId="7DA9D079" w14:textId="77777777" w:rsidR="00166FB7" w:rsidRDefault="00166FB7" w:rsidP="00166FB7">
      <w:pPr>
        <w:rPr>
          <w:rFonts w:ascii="Times" w:hAnsi="Times"/>
          <w:lang w:val="en-US"/>
        </w:rPr>
      </w:pPr>
    </w:p>
    <w:p w14:paraId="4F60A90D" w14:textId="77777777" w:rsidR="00166FB7" w:rsidRDefault="00166FB7" w:rsidP="00166FB7">
      <w:pPr>
        <w:rPr>
          <w:rFonts w:ascii="Times" w:hAnsi="Times"/>
          <w:lang w:val="en-US"/>
        </w:rPr>
      </w:pPr>
    </w:p>
    <w:p w14:paraId="66B3C728" w14:textId="77777777" w:rsidR="00166FB7" w:rsidRDefault="00166FB7" w:rsidP="00166FB7">
      <w:pPr>
        <w:rPr>
          <w:rFonts w:ascii="Times" w:hAnsi="Times"/>
          <w:lang w:val="en-US"/>
        </w:rPr>
      </w:pPr>
    </w:p>
    <w:p w14:paraId="175FD3C9" w14:textId="77777777" w:rsidR="00166FB7" w:rsidRDefault="00166FB7" w:rsidP="00166FB7">
      <w:pPr>
        <w:rPr>
          <w:rFonts w:ascii="Times" w:hAnsi="Times"/>
          <w:lang w:val="en-US"/>
        </w:rPr>
      </w:pPr>
    </w:p>
    <w:p w14:paraId="5A98D1E9" w14:textId="77777777" w:rsidR="00166FB7" w:rsidRDefault="00166FB7" w:rsidP="00166FB7">
      <w:pPr>
        <w:rPr>
          <w:rFonts w:ascii="Times" w:hAnsi="Times"/>
          <w:lang w:val="en-US"/>
        </w:rPr>
      </w:pPr>
    </w:p>
    <w:p w14:paraId="791C4E36" w14:textId="77777777" w:rsidR="00166FB7" w:rsidRDefault="00166FB7" w:rsidP="00166FB7">
      <w:pPr>
        <w:rPr>
          <w:rFonts w:ascii="Times" w:hAnsi="Times"/>
          <w:lang w:val="en-US"/>
        </w:rPr>
      </w:pPr>
    </w:p>
    <w:p w14:paraId="411D6DE6" w14:textId="77777777" w:rsidR="00166FB7" w:rsidRDefault="00166FB7" w:rsidP="00166FB7">
      <w:pPr>
        <w:rPr>
          <w:rFonts w:ascii="Times" w:hAnsi="Times"/>
          <w:lang w:val="en-US"/>
        </w:rPr>
      </w:pPr>
    </w:p>
    <w:p w14:paraId="2F028990" w14:textId="77777777" w:rsidR="00166FB7" w:rsidRDefault="00166FB7" w:rsidP="00166FB7">
      <w:pPr>
        <w:rPr>
          <w:rFonts w:ascii="Times" w:hAnsi="Times"/>
          <w:lang w:val="en-US"/>
        </w:rPr>
      </w:pPr>
    </w:p>
    <w:p w14:paraId="0E53BBA6" w14:textId="77777777" w:rsidR="00166FB7" w:rsidRDefault="00166FB7" w:rsidP="00166FB7">
      <w:pPr>
        <w:rPr>
          <w:rFonts w:ascii="Times" w:hAnsi="Times"/>
          <w:lang w:val="en-US"/>
        </w:rPr>
      </w:pPr>
    </w:p>
    <w:p w14:paraId="2FC1B8CD" w14:textId="34BFC963" w:rsidR="00DB0EAA" w:rsidRDefault="00DB0EAA" w:rsidP="00DB0EAA">
      <w:pPr>
        <w:rPr>
          <w:rFonts w:ascii="Times" w:hAnsi="Times"/>
          <w:color w:val="4472C4" w:themeColor="accent1"/>
          <w:lang w:val="en-US"/>
        </w:rPr>
      </w:pPr>
      <w:r>
        <w:rPr>
          <w:rFonts w:ascii="Times" w:hAnsi="Times"/>
          <w:color w:val="4472C4" w:themeColor="accent1"/>
          <w:lang w:val="en-US"/>
        </w:rPr>
        <w:t xml:space="preserve">[Story Arc: </w:t>
      </w:r>
      <w:r w:rsidRPr="004168D5">
        <w:rPr>
          <w:rFonts w:ascii="Times" w:hAnsi="Times"/>
          <w:color w:val="4472C4" w:themeColor="accent1"/>
          <w:lang w:val="en-US"/>
        </w:rPr>
        <w:t>Essay 6: Analyzing Literature: Noticing the Author’s Choices in “How the Leopard Got His Spots” by Rudyard Kipling</w:t>
      </w:r>
      <w:r>
        <w:rPr>
          <w:rFonts w:ascii="Times" w:hAnsi="Times"/>
          <w:color w:val="4472C4" w:themeColor="accent1"/>
          <w:lang w:val="en-US"/>
        </w:rPr>
        <w:t>]</w:t>
      </w:r>
    </w:p>
    <w:p w14:paraId="3C9DBDB9" w14:textId="0A84251F" w:rsidR="00DB0EAA" w:rsidRDefault="00DB0EAA" w:rsidP="00DB0EAA">
      <w:pPr>
        <w:rPr>
          <w:rFonts w:ascii="Times" w:hAnsi="Times"/>
          <w:color w:val="4472C4" w:themeColor="accent1"/>
          <w:lang w:val="en-US"/>
        </w:rPr>
      </w:pPr>
    </w:p>
    <w:p w14:paraId="0A90D19C" w14:textId="70C5FBC0" w:rsidR="00DB0EAA" w:rsidRPr="00F21DA3" w:rsidRDefault="00DB0EAA" w:rsidP="00DB0EAA">
      <w:pPr>
        <w:rPr>
          <w:rFonts w:ascii="Times" w:hAnsi="Times"/>
          <w:color w:val="4472C4" w:themeColor="accent1"/>
          <w:lang w:val="en-US"/>
        </w:rPr>
      </w:pPr>
    </w:p>
    <w:p w14:paraId="33732638" w14:textId="638DF8C6" w:rsidR="00DB0EAA" w:rsidRDefault="00DB0EAA" w:rsidP="00DB0EAA">
      <w:pPr>
        <w:rPr>
          <w:rFonts w:ascii="Times" w:hAnsi="Times"/>
          <w:color w:val="4472C4" w:themeColor="accent1"/>
          <w:lang w:val="en-US"/>
        </w:rPr>
      </w:pPr>
    </w:p>
    <w:p w14:paraId="588DBA3E" w14:textId="51AEEE00" w:rsidR="00DB0EAA" w:rsidRDefault="004520B2" w:rsidP="00DB0EAA">
      <w:pPr>
        <w:rPr>
          <w:rFonts w:ascii="Times" w:hAnsi="Times"/>
          <w:color w:val="4472C4" w:themeColor="accent1"/>
          <w:lang w:val="en-US"/>
        </w:rPr>
      </w:pPr>
      <w:r>
        <w:rPr>
          <w:rFonts w:ascii="Times" w:hAnsi="Times"/>
          <w:noProof/>
          <w:color w:val="4472C4" w:themeColor="accent1"/>
          <w:lang w:val="en-US"/>
        </w:rPr>
        <w:lastRenderedPageBreak/>
        <w:drawing>
          <wp:inline distT="0" distB="0" distL="0" distR="0" wp14:anchorId="3EED6292" wp14:editId="33EB5C72">
            <wp:extent cx="5716905" cy="76187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7618730"/>
                    </a:xfrm>
                    <a:prstGeom prst="rect">
                      <a:avLst/>
                    </a:prstGeom>
                    <a:noFill/>
                    <a:ln>
                      <a:noFill/>
                    </a:ln>
                  </pic:spPr>
                </pic:pic>
              </a:graphicData>
            </a:graphic>
          </wp:inline>
        </w:drawing>
      </w:r>
    </w:p>
    <w:p w14:paraId="2A000C01" w14:textId="5ED9457F" w:rsidR="00DB0EAA" w:rsidRDefault="00DB0EAA" w:rsidP="00DB0EAA">
      <w:pPr>
        <w:rPr>
          <w:rFonts w:ascii="Times" w:hAnsi="Times"/>
          <w:color w:val="4472C4" w:themeColor="accent1"/>
          <w:lang w:val="en-US"/>
        </w:rPr>
      </w:pPr>
    </w:p>
    <w:p w14:paraId="5C84ADEB" w14:textId="77777777" w:rsidR="00DB0EAA" w:rsidRPr="004168D5" w:rsidRDefault="00DB0EAA" w:rsidP="00DB0EAA">
      <w:pPr>
        <w:rPr>
          <w:rFonts w:ascii="Times" w:hAnsi="Times" w:hint="eastAsia"/>
          <w:color w:val="4472C4" w:themeColor="accent1"/>
          <w:lang w:val="en-US"/>
        </w:rPr>
      </w:pPr>
    </w:p>
    <w:p w14:paraId="68C344A9" w14:textId="30B1A9F9" w:rsidR="00166FB7" w:rsidRDefault="004168D5" w:rsidP="00DB0EAA">
      <w:pPr>
        <w:rPr>
          <w:rFonts w:ascii="Times" w:hAnsi="Times"/>
          <w:color w:val="4472C4" w:themeColor="accent1"/>
          <w:lang w:val="en-US"/>
        </w:rPr>
      </w:pPr>
      <w:r>
        <w:rPr>
          <w:rFonts w:ascii="Times" w:hAnsi="Times"/>
          <w:color w:val="4472C4" w:themeColor="accent1"/>
          <w:lang w:val="en-US"/>
        </w:rPr>
        <w:t>[</w:t>
      </w:r>
      <w:r w:rsidR="00166FB7" w:rsidRPr="004168D5">
        <w:rPr>
          <w:rFonts w:ascii="Times" w:hAnsi="Times"/>
          <w:color w:val="4472C4" w:themeColor="accent1"/>
          <w:lang w:val="en-US"/>
        </w:rPr>
        <w:t>Essay 7: Narrative Worksheet</w:t>
      </w:r>
      <w:r w:rsidR="00C023F6">
        <w:rPr>
          <w:rFonts w:ascii="Times" w:hAnsi="Times"/>
          <w:color w:val="4472C4" w:themeColor="accent1"/>
          <w:lang w:val="en-US"/>
        </w:rPr>
        <w:t>: Short Story</w:t>
      </w:r>
      <w:r>
        <w:rPr>
          <w:rFonts w:ascii="Times" w:hAnsi="Times"/>
          <w:color w:val="4472C4" w:themeColor="accent1"/>
          <w:lang w:val="en-US"/>
        </w:rPr>
        <w:t>: Draft 1]</w:t>
      </w:r>
    </w:p>
    <w:p w14:paraId="706D4F42" w14:textId="2C867CFE" w:rsidR="004168D5" w:rsidRDefault="004168D5" w:rsidP="00166FB7">
      <w:pPr>
        <w:rPr>
          <w:rFonts w:ascii="Times" w:hAnsi="Times"/>
          <w:color w:val="4472C4" w:themeColor="accent1"/>
          <w:lang w:val="en-US"/>
        </w:rPr>
      </w:pPr>
    </w:p>
    <w:p w14:paraId="3E75EE9F" w14:textId="4D501524" w:rsidR="004168D5" w:rsidRDefault="004168D5" w:rsidP="00166FB7">
      <w:pPr>
        <w:rPr>
          <w:rFonts w:ascii="Times" w:hAnsi="Times"/>
          <w:color w:val="4472C4" w:themeColor="accent1"/>
          <w:lang w:val="en-US"/>
        </w:rPr>
      </w:pPr>
    </w:p>
    <w:p w14:paraId="5CF87483" w14:textId="77777777" w:rsidR="00345FA6" w:rsidRPr="0041262A" w:rsidRDefault="00345FA6" w:rsidP="00345FA6">
      <w:pPr>
        <w:jc w:val="center"/>
        <w:rPr>
          <w:rFonts w:ascii="Arial" w:hAnsi="Arial" w:cs="Arial"/>
          <w:b/>
          <w:bCs/>
          <w:szCs w:val="24"/>
        </w:rPr>
      </w:pPr>
      <w:r w:rsidRPr="0041262A">
        <w:rPr>
          <w:rFonts w:ascii="Arial" w:hAnsi="Arial" w:cs="Arial" w:hint="eastAsia"/>
          <w:b/>
          <w:bCs/>
          <w:szCs w:val="24"/>
        </w:rPr>
        <w:t>A</w:t>
      </w:r>
      <w:r w:rsidRPr="0041262A">
        <w:rPr>
          <w:rFonts w:ascii="Arial" w:hAnsi="Arial" w:cs="Arial"/>
          <w:b/>
          <w:bCs/>
          <w:szCs w:val="24"/>
        </w:rPr>
        <w:t xml:space="preserve"> Horrible Roller Coaster</w:t>
      </w:r>
    </w:p>
    <w:p w14:paraId="429A9B9C" w14:textId="77777777" w:rsidR="00345FA6" w:rsidRDefault="00345FA6" w:rsidP="00345FA6">
      <w:pPr>
        <w:rPr>
          <w:rFonts w:ascii="Arial" w:hAnsi="Arial" w:cs="Arial"/>
          <w:szCs w:val="24"/>
        </w:rPr>
      </w:pPr>
    </w:p>
    <w:p w14:paraId="4050773B" w14:textId="77777777" w:rsidR="00345FA6" w:rsidRDefault="00345FA6" w:rsidP="00345FA6">
      <w:pPr>
        <w:rPr>
          <w:rFonts w:ascii="Arial" w:hAnsi="Arial" w:cs="Arial"/>
          <w:szCs w:val="24"/>
        </w:rPr>
      </w:pPr>
      <w:r>
        <w:rPr>
          <w:rFonts w:ascii="Arial" w:hAnsi="Arial" w:cs="Arial"/>
          <w:szCs w:val="24"/>
        </w:rPr>
        <w:lastRenderedPageBreak/>
        <w:t>A summer vacation when I was 10, my family and I went to Disney World in Orlando, it was really a wonderful journey.</w:t>
      </w:r>
    </w:p>
    <w:p w14:paraId="69FAD7D1" w14:textId="77777777" w:rsidR="00345FA6" w:rsidRDefault="00345FA6" w:rsidP="00345FA6">
      <w:pPr>
        <w:rPr>
          <w:rFonts w:ascii="Arial" w:hAnsi="Arial" w:cs="Arial"/>
          <w:szCs w:val="24"/>
        </w:rPr>
      </w:pPr>
    </w:p>
    <w:p w14:paraId="57364E68" w14:textId="77777777" w:rsidR="00345FA6" w:rsidRDefault="00345FA6" w:rsidP="00345FA6">
      <w:pPr>
        <w:rPr>
          <w:rFonts w:ascii="Arial" w:hAnsi="Arial" w:cs="Arial"/>
          <w:szCs w:val="24"/>
        </w:rPr>
      </w:pPr>
      <w:r>
        <w:rPr>
          <w:rFonts w:ascii="Arial" w:hAnsi="Arial" w:cs="Arial"/>
          <w:szCs w:val="24"/>
        </w:rPr>
        <w:t>We arrived there by bus in the morning, then we waited a moment till the Disney World open to go inside. I saw many familiar things in the park, like Snow White and Micky Mouse. We took a picture in the front of the castle; the castle was so beautiful. We played some small roller coasters, my dad and I thought they were exciting, but not scary, my mom had different idea, she thought they were terrible. So, when I want to try some terrifying game project, my dad went with me, and my mom found a place to wait us.</w:t>
      </w:r>
    </w:p>
    <w:p w14:paraId="596AD1AF" w14:textId="77777777" w:rsidR="00345FA6" w:rsidRDefault="00345FA6" w:rsidP="00345FA6">
      <w:pPr>
        <w:rPr>
          <w:rFonts w:ascii="Arial" w:hAnsi="Arial" w:cs="Arial"/>
          <w:szCs w:val="24"/>
        </w:rPr>
      </w:pPr>
    </w:p>
    <w:p w14:paraId="71FB019C" w14:textId="77777777" w:rsidR="00345FA6" w:rsidRDefault="00345FA6" w:rsidP="00345FA6">
      <w:pPr>
        <w:rPr>
          <w:rFonts w:ascii="Arial" w:hAnsi="Arial" w:cs="Arial"/>
          <w:szCs w:val="24"/>
        </w:rPr>
      </w:pPr>
      <w:r>
        <w:rPr>
          <w:rFonts w:ascii="Arial" w:hAnsi="Arial" w:cs="Arial"/>
          <w:szCs w:val="24"/>
        </w:rPr>
        <w:t>I walked with my parents in many game projects. I saw a big yellow building with a gigantic guitar across from us. I felt it was an exciting game to play, so I decided to try it with my dad. “Dad, that looks like a lot of fun, let’s go and have a look,” I pointed it and asked my dad. There were a lot of people standing in line, which reinforces the idea that I think it’s very popular. The two of us patiently lined up for more than an hour, and finally we were almost there.</w:t>
      </w:r>
    </w:p>
    <w:p w14:paraId="4579B21C" w14:textId="77777777" w:rsidR="00345FA6" w:rsidRDefault="00345FA6" w:rsidP="00345FA6">
      <w:pPr>
        <w:rPr>
          <w:rFonts w:ascii="Arial" w:hAnsi="Arial" w:cs="Arial"/>
          <w:szCs w:val="24"/>
        </w:rPr>
      </w:pPr>
    </w:p>
    <w:p w14:paraId="68B2C080" w14:textId="43C0EA6F" w:rsidR="00345FA6" w:rsidRDefault="00345FA6" w:rsidP="00345FA6">
      <w:pPr>
        <w:rPr>
          <w:rFonts w:ascii="Arial" w:hAnsi="Arial" w:cs="Arial"/>
          <w:szCs w:val="24"/>
        </w:rPr>
      </w:pPr>
      <w:r>
        <w:rPr>
          <w:rFonts w:ascii="Arial" w:hAnsi="Arial" w:cs="Arial"/>
          <w:szCs w:val="24"/>
        </w:rPr>
        <w:t>We started to watch what this was for. But then, we saw a horrible scene, every six people in black seats, with heavy protective gear, suddenly rushed out at an unimaginable speed after 30 seconds. Within five seconds, they disappeared into the dark tunnel, and there was some faint scream. My dad and I were stunned.</w:t>
      </w:r>
      <w:r>
        <w:rPr>
          <w:rFonts w:ascii="Arial" w:hAnsi="Arial" w:cs="Arial" w:hint="eastAsia"/>
          <w:szCs w:val="24"/>
        </w:rPr>
        <w:t xml:space="preserve"> </w:t>
      </w:r>
      <w:r>
        <w:rPr>
          <w:rFonts w:ascii="Arial" w:hAnsi="Arial" w:cs="Arial" w:hint="eastAsia"/>
          <w:szCs w:val="24"/>
        </w:rPr>
        <w:t>“</w:t>
      </w:r>
      <w:r>
        <w:rPr>
          <w:rFonts w:ascii="Arial" w:hAnsi="Arial" w:cs="Arial" w:hint="eastAsia"/>
          <w:szCs w:val="24"/>
        </w:rPr>
        <w:t>T</w:t>
      </w:r>
      <w:r>
        <w:rPr>
          <w:rFonts w:ascii="Arial" w:hAnsi="Arial" w:cs="Arial"/>
          <w:szCs w:val="24"/>
        </w:rPr>
        <w:t>his is so horrible!</w:t>
      </w:r>
      <w:r>
        <w:rPr>
          <w:rFonts w:ascii="Arial" w:hAnsi="Arial" w:cs="Arial" w:hint="eastAsia"/>
          <w:szCs w:val="24"/>
        </w:rPr>
        <w:t>”</w:t>
      </w:r>
      <w:r>
        <w:rPr>
          <w:rFonts w:ascii="Arial" w:hAnsi="Arial" w:cs="Arial"/>
          <w:szCs w:val="24"/>
        </w:rPr>
        <w:t>I said to my dad, staring. “So, do you want to play it? Or we could go out,” my dad asked me. “It’s hard to wait in line for such a long time. Is it better to have a play?” “Okay then.” My dad and I waited in the line till it’s our turn.</w:t>
      </w:r>
    </w:p>
    <w:p w14:paraId="2C8FD0A8" w14:textId="77777777" w:rsidR="00345FA6" w:rsidRDefault="00345FA6" w:rsidP="00345FA6">
      <w:pPr>
        <w:rPr>
          <w:rFonts w:ascii="Arial" w:hAnsi="Arial" w:cs="Arial"/>
          <w:szCs w:val="24"/>
        </w:rPr>
      </w:pPr>
    </w:p>
    <w:p w14:paraId="244494ED" w14:textId="77777777" w:rsidR="00345FA6" w:rsidRDefault="00345FA6" w:rsidP="00345FA6">
      <w:pPr>
        <w:rPr>
          <w:rFonts w:ascii="Arial" w:hAnsi="Arial" w:cs="Arial"/>
          <w:szCs w:val="24"/>
        </w:rPr>
      </w:pPr>
      <w:r>
        <w:rPr>
          <w:rFonts w:ascii="Arial" w:hAnsi="Arial" w:cs="Arial"/>
          <w:szCs w:val="24"/>
        </w:rPr>
        <w:t xml:space="preserve">The staff arranged for us to get int the small black car, and taught us to take safety equipment. I started nervous, so did my dad. When all of us are ready, the seat that we set rushed out like an arrow. My hair flew over my head, and the wind blew on my face, it </w:t>
      </w:r>
      <w:r w:rsidRPr="00211FA0">
        <w:rPr>
          <w:rFonts w:ascii="Arial" w:hAnsi="Arial" w:cs="Arial"/>
          <w:szCs w:val="24"/>
        </w:rPr>
        <w:t xml:space="preserve">made </w:t>
      </w:r>
      <w:proofErr w:type="spellStart"/>
      <w:r w:rsidRPr="00211FA0">
        <w:rPr>
          <w:rFonts w:ascii="Arial" w:hAnsi="Arial" w:cs="Arial"/>
          <w:szCs w:val="24"/>
        </w:rPr>
        <w:t>my</w:t>
      </w:r>
      <w:proofErr w:type="spellEnd"/>
      <w:r w:rsidRPr="00211FA0">
        <w:rPr>
          <w:rFonts w:ascii="Arial" w:hAnsi="Arial" w:cs="Arial"/>
          <w:szCs w:val="24"/>
        </w:rPr>
        <w:t xml:space="preserve"> want</w:t>
      </w:r>
      <w:r>
        <w:rPr>
          <w:rFonts w:ascii="Arial" w:hAnsi="Arial" w:cs="Arial"/>
          <w:szCs w:val="24"/>
        </w:rPr>
        <w:t xml:space="preserve"> to close my eyes, but I didn’t.</w:t>
      </w:r>
    </w:p>
    <w:p w14:paraId="7611FE0B" w14:textId="77777777" w:rsidR="00345FA6" w:rsidRDefault="00345FA6" w:rsidP="00345FA6">
      <w:pPr>
        <w:rPr>
          <w:rFonts w:ascii="Arial" w:hAnsi="Arial" w:cs="Arial"/>
          <w:szCs w:val="24"/>
        </w:rPr>
      </w:pPr>
    </w:p>
    <w:p w14:paraId="2B4BE3CF" w14:textId="77777777" w:rsidR="00345FA6" w:rsidRDefault="00345FA6" w:rsidP="00345FA6">
      <w:pPr>
        <w:rPr>
          <w:rFonts w:ascii="Arial" w:hAnsi="Arial" w:cs="Arial"/>
          <w:szCs w:val="24"/>
        </w:rPr>
      </w:pPr>
      <w:r>
        <w:rPr>
          <w:rFonts w:ascii="Arial" w:hAnsi="Arial" w:cs="Arial"/>
          <w:szCs w:val="24"/>
        </w:rPr>
        <w:t>I tried to keep my eyes wide open, and for a moment int the dark, I wasn’t even sure if my eyes were still opening. About ten seconds I saw some beautiful lights winking in the dark, and the seat was now going uphill smoothly. I thought it was not as terrible as I thought at that time. Good times don’t last long. All of a sudden, a sense of weightlessness surrounded my whole body, it was our seats on the downhill! I heard so many people screaming that I couldn’t tell if I was screaming, it’s a bad feeling. There was endless darkness everywhere. Despite the colourful lights, the track of the roller coaster in front of me could not be seen, so I know nothing about what was going to happen next. You know I was afraid of the roller coaster that turned around the whole circle. So, when I play in the Disney World, I will deliberately avoid all the roller coaster that will turn around. Don’t’ meet them here!</w:t>
      </w:r>
    </w:p>
    <w:p w14:paraId="196F40C3" w14:textId="77777777" w:rsidR="00345FA6" w:rsidRDefault="00345FA6" w:rsidP="00345FA6">
      <w:pPr>
        <w:rPr>
          <w:rFonts w:ascii="Arial" w:hAnsi="Arial" w:cs="Arial"/>
          <w:szCs w:val="24"/>
        </w:rPr>
      </w:pPr>
    </w:p>
    <w:p w14:paraId="5C143408" w14:textId="77777777" w:rsidR="00345FA6" w:rsidRDefault="00345FA6" w:rsidP="00345FA6">
      <w:pPr>
        <w:rPr>
          <w:rFonts w:ascii="Arial" w:hAnsi="Arial" w:cs="Arial"/>
          <w:szCs w:val="24"/>
        </w:rPr>
      </w:pPr>
      <w:r>
        <w:rPr>
          <w:rFonts w:ascii="Arial" w:hAnsi="Arial" w:cs="Arial"/>
          <w:szCs w:val="24"/>
        </w:rPr>
        <w:t xml:space="preserve">Music came to my ears again, but I had no time to enjoy it. The ups and downs of the roller coaster made me closed my eyes, hold on to the handle and waited to stop. I tried to open my eyes and felt that the roller coaster was a little smoother, but then, the seat was so startled moving uphill that I felt like my head was going to explode. Not </w:t>
      </w:r>
      <w:proofErr w:type="spellStart"/>
      <w:r>
        <w:rPr>
          <w:rFonts w:ascii="Arial" w:hAnsi="Arial" w:cs="Arial"/>
          <w:szCs w:val="24"/>
        </w:rPr>
        <w:t>o</w:t>
      </w:r>
      <w:proofErr w:type="spellEnd"/>
      <w:r>
        <w:rPr>
          <w:rFonts w:ascii="Arial" w:hAnsi="Arial" w:cs="Arial"/>
          <w:szCs w:val="24"/>
        </w:rPr>
        <w:t xml:space="preserve"> mention that, my glasses were surprisingly about to come out of my face, and one of the </w:t>
      </w:r>
      <w:proofErr w:type="gramStart"/>
      <w:r>
        <w:rPr>
          <w:rFonts w:ascii="Arial" w:hAnsi="Arial" w:cs="Arial"/>
          <w:szCs w:val="24"/>
        </w:rPr>
        <w:t>leg</w:t>
      </w:r>
      <w:proofErr w:type="gramEnd"/>
      <w:r>
        <w:rPr>
          <w:rFonts w:ascii="Arial" w:hAnsi="Arial" w:cs="Arial"/>
          <w:szCs w:val="24"/>
        </w:rPr>
        <w:t xml:space="preserve"> of the glasses had left my ear already. I quickly calmed down, one hand holding the handle tightly, the other hand simply took the glasses </w:t>
      </w:r>
      <w:r>
        <w:rPr>
          <w:rFonts w:ascii="Arial" w:hAnsi="Arial" w:cs="Arial"/>
          <w:szCs w:val="24"/>
        </w:rPr>
        <w:lastRenderedPageBreak/>
        <w:t>down and put them in my hand to prevent them from falling down. I’m not sure, but I thought I was going through a complete circle on a roller coaster.</w:t>
      </w:r>
    </w:p>
    <w:p w14:paraId="0E1D03C8" w14:textId="77777777" w:rsidR="00345FA6" w:rsidRDefault="00345FA6" w:rsidP="00345FA6">
      <w:pPr>
        <w:rPr>
          <w:rFonts w:ascii="Arial" w:hAnsi="Arial" w:cs="Arial"/>
          <w:szCs w:val="24"/>
        </w:rPr>
      </w:pPr>
    </w:p>
    <w:p w14:paraId="0A26C037" w14:textId="77777777" w:rsidR="00345FA6" w:rsidRDefault="00345FA6" w:rsidP="00345FA6">
      <w:pPr>
        <w:rPr>
          <w:rFonts w:ascii="Arial" w:hAnsi="Arial" w:cs="Arial"/>
          <w:szCs w:val="24"/>
        </w:rPr>
      </w:pPr>
      <w:r>
        <w:rPr>
          <w:rFonts w:ascii="Arial" w:hAnsi="Arial" w:cs="Arial"/>
          <w:szCs w:val="24"/>
        </w:rPr>
        <w:t>I closed my eyes again and holding my glasses.</w:t>
      </w:r>
      <w:r>
        <w:rPr>
          <w:rFonts w:ascii="Arial" w:hAnsi="Arial" w:cs="Arial" w:hint="eastAsia"/>
          <w:szCs w:val="24"/>
        </w:rPr>
        <w:t xml:space="preserve"> </w:t>
      </w:r>
      <w:r>
        <w:rPr>
          <w:rFonts w:ascii="Arial" w:hAnsi="Arial" w:cs="Arial" w:hint="eastAsia"/>
          <w:szCs w:val="24"/>
        </w:rPr>
        <w:t>“</w:t>
      </w:r>
      <w:r>
        <w:rPr>
          <w:rFonts w:ascii="Arial" w:hAnsi="Arial" w:cs="Arial" w:hint="eastAsia"/>
          <w:szCs w:val="24"/>
        </w:rPr>
        <w:t>H</w:t>
      </w:r>
      <w:r>
        <w:rPr>
          <w:rFonts w:ascii="Arial" w:hAnsi="Arial" w:cs="Arial"/>
          <w:szCs w:val="24"/>
        </w:rPr>
        <w:t>ey!</w:t>
      </w:r>
      <w:r>
        <w:rPr>
          <w:rFonts w:ascii="Arial" w:hAnsi="Arial" w:cs="Arial" w:hint="eastAsia"/>
          <w:szCs w:val="24"/>
        </w:rPr>
        <w:t>”</w:t>
      </w:r>
      <w:r>
        <w:rPr>
          <w:rFonts w:ascii="Arial" w:hAnsi="Arial" w:cs="Arial"/>
          <w:szCs w:val="24"/>
        </w:rPr>
        <w:t>I turned my head, it was my dad</w:t>
      </w:r>
      <w:proofErr w:type="gramStart"/>
      <w:r>
        <w:rPr>
          <w:rFonts w:ascii="Arial" w:hAnsi="Arial" w:cs="Arial"/>
          <w:szCs w:val="24"/>
        </w:rPr>
        <w:t>’</w:t>
      </w:r>
      <w:proofErr w:type="gramEnd"/>
      <w:r>
        <w:rPr>
          <w:rFonts w:ascii="Arial" w:hAnsi="Arial" w:cs="Arial"/>
          <w:szCs w:val="24"/>
        </w:rPr>
        <w:t>s voice.</w:t>
      </w:r>
      <w:r>
        <w:rPr>
          <w:rFonts w:ascii="Arial" w:hAnsi="Arial" w:cs="Arial" w:hint="eastAsia"/>
          <w:szCs w:val="24"/>
        </w:rPr>
        <w:t>“</w:t>
      </w:r>
      <w:r>
        <w:rPr>
          <w:rFonts w:ascii="Arial" w:hAnsi="Arial" w:cs="Arial"/>
          <w:szCs w:val="24"/>
        </w:rPr>
        <w:t>You are quiet quick, I thought your glasses were fell down, if that really happened, it’s okay. We still have spare glasses, right?</w:t>
      </w:r>
      <w:r>
        <w:rPr>
          <w:rFonts w:ascii="Arial" w:hAnsi="Arial" w:cs="Arial" w:hint="eastAsia"/>
          <w:szCs w:val="24"/>
        </w:rPr>
        <w:t>”</w:t>
      </w:r>
      <w:r>
        <w:rPr>
          <w:rFonts w:ascii="Arial" w:hAnsi="Arial" w:cs="Arial"/>
          <w:szCs w:val="24"/>
        </w:rPr>
        <w:t>I nodded, I saw he took the glasses off, too. The rest of the time, I still closed my eyes and occasionally look up at the light and listened to music, he roller coaster seem not really terrible now.</w:t>
      </w:r>
    </w:p>
    <w:p w14:paraId="0BA8A612" w14:textId="77777777" w:rsidR="00345FA6" w:rsidRDefault="00345FA6" w:rsidP="00345FA6">
      <w:pPr>
        <w:rPr>
          <w:rFonts w:ascii="Arial" w:hAnsi="Arial" w:cs="Arial"/>
          <w:szCs w:val="24"/>
        </w:rPr>
      </w:pPr>
    </w:p>
    <w:p w14:paraId="5FF7BAD5" w14:textId="178915DA" w:rsidR="00345FA6" w:rsidRDefault="00345FA6" w:rsidP="00345FA6">
      <w:pPr>
        <w:rPr>
          <w:rFonts w:ascii="Arial" w:hAnsi="Arial" w:cs="Arial"/>
          <w:szCs w:val="24"/>
        </w:rPr>
      </w:pPr>
      <w:r>
        <w:rPr>
          <w:rFonts w:ascii="Arial" w:hAnsi="Arial" w:cs="Arial"/>
          <w:szCs w:val="24"/>
        </w:rPr>
        <w:t>Finally, the roller coaster was over, dad and I walked out of the yellow building with limp legs. We saw a child come out crying, perhaps she was very afraid.</w:t>
      </w:r>
      <w:r>
        <w:rPr>
          <w:rFonts w:ascii="Arial" w:hAnsi="Arial" w:cs="Arial" w:hint="eastAsia"/>
          <w:szCs w:val="24"/>
        </w:rPr>
        <w:t xml:space="preserve"> </w:t>
      </w:r>
      <w:r>
        <w:rPr>
          <w:rFonts w:ascii="Arial" w:hAnsi="Arial" w:cs="Arial" w:hint="eastAsia"/>
          <w:szCs w:val="24"/>
        </w:rPr>
        <w:t>“</w:t>
      </w:r>
      <w:r>
        <w:rPr>
          <w:rFonts w:ascii="Arial" w:hAnsi="Arial" w:cs="Arial" w:hint="eastAsia"/>
          <w:szCs w:val="24"/>
        </w:rPr>
        <w:t>I</w:t>
      </w:r>
      <w:r>
        <w:rPr>
          <w:rFonts w:ascii="Arial" w:hAnsi="Arial" w:cs="Arial"/>
          <w:szCs w:val="24"/>
        </w:rPr>
        <w:t>t is because I don’t know what it is that I dare to try. Now I know what terrible thing it is I dare not play it again,</w:t>
      </w:r>
      <w:r>
        <w:rPr>
          <w:rFonts w:ascii="Arial" w:hAnsi="Arial" w:cs="Arial" w:hint="eastAsia"/>
          <w:szCs w:val="24"/>
        </w:rPr>
        <w:t>”</w:t>
      </w:r>
      <w:r>
        <w:rPr>
          <w:rFonts w:ascii="Arial" w:hAnsi="Arial" w:cs="Arial" w:hint="eastAsia"/>
          <w:szCs w:val="24"/>
        </w:rPr>
        <w:t>m</w:t>
      </w:r>
      <w:r>
        <w:rPr>
          <w:rFonts w:ascii="Arial" w:hAnsi="Arial" w:cs="Arial"/>
          <w:szCs w:val="24"/>
        </w:rPr>
        <w:t>y father said .</w:t>
      </w:r>
      <w:r>
        <w:rPr>
          <w:rFonts w:ascii="Arial" w:hAnsi="Arial" w:cs="Arial" w:hint="eastAsia"/>
          <w:szCs w:val="24"/>
        </w:rPr>
        <w:t>“</w:t>
      </w:r>
      <w:r>
        <w:rPr>
          <w:rFonts w:ascii="Arial" w:hAnsi="Arial" w:cs="Arial" w:hint="eastAsia"/>
          <w:szCs w:val="24"/>
        </w:rPr>
        <w:t>S</w:t>
      </w:r>
      <w:r>
        <w:rPr>
          <w:rFonts w:ascii="Arial" w:hAnsi="Arial" w:cs="Arial"/>
          <w:szCs w:val="24"/>
        </w:rPr>
        <w:t>o, do you want to play this next time?</w:t>
      </w:r>
      <w:r>
        <w:rPr>
          <w:rFonts w:ascii="Arial" w:hAnsi="Arial" w:cs="Arial" w:hint="eastAsia"/>
          <w:szCs w:val="24"/>
        </w:rPr>
        <w:t>”</w:t>
      </w:r>
      <w:r>
        <w:rPr>
          <w:rFonts w:ascii="Arial" w:hAnsi="Arial" w:cs="Arial"/>
          <w:szCs w:val="24"/>
        </w:rPr>
        <w:t>I joked, “Of course not!” My father replied with some fear. We came to my mom’s side, and I began to embellish her with descriptions of our experiences.</w:t>
      </w:r>
    </w:p>
    <w:p w14:paraId="3DC7635B" w14:textId="77777777" w:rsidR="00345FA6" w:rsidRDefault="00345FA6" w:rsidP="00345FA6">
      <w:pPr>
        <w:rPr>
          <w:rFonts w:ascii="Arial" w:hAnsi="Arial" w:cs="Arial"/>
          <w:szCs w:val="24"/>
        </w:rPr>
      </w:pPr>
    </w:p>
    <w:p w14:paraId="253B7C11" w14:textId="33E73232" w:rsidR="00345FA6" w:rsidRPr="0002777C" w:rsidRDefault="00345FA6" w:rsidP="00345FA6">
      <w:pPr>
        <w:rPr>
          <w:rFonts w:ascii="Arial" w:hAnsi="Arial" w:cs="Arial"/>
          <w:szCs w:val="24"/>
        </w:rPr>
      </w:pPr>
      <w:r>
        <w:rPr>
          <w:rFonts w:ascii="Arial" w:hAnsi="Arial" w:cs="Arial" w:hint="eastAsia"/>
          <w:szCs w:val="24"/>
        </w:rPr>
        <w:t>W</w:t>
      </w:r>
      <w:r>
        <w:rPr>
          <w:rFonts w:ascii="Arial" w:hAnsi="Arial" w:cs="Arial"/>
          <w:szCs w:val="24"/>
        </w:rPr>
        <w:t>ord Count: 911</w:t>
      </w:r>
      <w:r w:rsidR="002D0A35">
        <w:rPr>
          <w:rFonts w:ascii="Arial" w:hAnsi="Arial" w:cs="Arial"/>
          <w:noProof/>
          <w:szCs w:val="24"/>
        </w:rPr>
        <w:drawing>
          <wp:inline distT="0" distB="0" distL="0" distR="0" wp14:anchorId="2920C68E" wp14:editId="46011DF6">
            <wp:extent cx="5716905" cy="4079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6905" cy="4079875"/>
                    </a:xfrm>
                    <a:prstGeom prst="rect">
                      <a:avLst/>
                    </a:prstGeom>
                    <a:noFill/>
                    <a:ln>
                      <a:noFill/>
                    </a:ln>
                  </pic:spPr>
                </pic:pic>
              </a:graphicData>
            </a:graphic>
          </wp:inline>
        </w:drawing>
      </w:r>
    </w:p>
    <w:p w14:paraId="76136221" w14:textId="77777777" w:rsidR="00345FA6" w:rsidRDefault="00345FA6" w:rsidP="00345FA6">
      <w:pPr>
        <w:rPr>
          <w:rFonts w:ascii="Times" w:hAnsi="Times"/>
          <w:color w:val="4472C4" w:themeColor="accent1"/>
          <w:lang w:val="en-US"/>
        </w:rPr>
      </w:pPr>
    </w:p>
    <w:p w14:paraId="60A8708A" w14:textId="77777777" w:rsidR="00345FA6" w:rsidRDefault="00345FA6" w:rsidP="00345FA6">
      <w:pPr>
        <w:rPr>
          <w:rFonts w:ascii="Times" w:hAnsi="Times"/>
          <w:color w:val="4472C4" w:themeColor="accent1"/>
          <w:lang w:val="en-US"/>
        </w:rPr>
      </w:pPr>
    </w:p>
    <w:p w14:paraId="0CD81C31" w14:textId="77777777" w:rsidR="004168D5" w:rsidRDefault="004168D5" w:rsidP="00166FB7">
      <w:pPr>
        <w:rPr>
          <w:rFonts w:ascii="Times" w:hAnsi="Times" w:hint="eastAsia"/>
          <w:color w:val="4472C4" w:themeColor="accent1"/>
          <w:lang w:val="en-US"/>
        </w:rPr>
      </w:pPr>
    </w:p>
    <w:p w14:paraId="0084E757" w14:textId="78B484AC" w:rsidR="004168D5" w:rsidRPr="004168D5" w:rsidRDefault="004168D5" w:rsidP="004168D5">
      <w:pPr>
        <w:rPr>
          <w:rFonts w:ascii="Times" w:hAnsi="Times"/>
          <w:color w:val="4472C4" w:themeColor="accent1"/>
          <w:lang w:val="en-US"/>
        </w:rPr>
      </w:pPr>
      <w:r>
        <w:rPr>
          <w:rFonts w:ascii="Times" w:hAnsi="Times"/>
          <w:color w:val="4472C4" w:themeColor="accent1"/>
          <w:lang w:val="en-US"/>
        </w:rPr>
        <w:t>[</w:t>
      </w:r>
      <w:r w:rsidRPr="004168D5">
        <w:rPr>
          <w:rFonts w:ascii="Times" w:hAnsi="Times"/>
          <w:color w:val="4472C4" w:themeColor="accent1"/>
          <w:lang w:val="en-US"/>
        </w:rPr>
        <w:t>Essay 7:</w:t>
      </w:r>
      <w:r w:rsidR="002A18CA">
        <w:rPr>
          <w:rFonts w:ascii="Times" w:hAnsi="Times"/>
          <w:color w:val="4472C4" w:themeColor="accent1"/>
          <w:lang w:val="en-US"/>
        </w:rPr>
        <w:t xml:space="preserve"> </w:t>
      </w:r>
      <w:r w:rsidRPr="004168D5">
        <w:rPr>
          <w:rFonts w:ascii="Times" w:hAnsi="Times"/>
          <w:color w:val="4472C4" w:themeColor="accent1"/>
          <w:lang w:val="en-US"/>
        </w:rPr>
        <w:t>Narrative Worksheet</w:t>
      </w:r>
      <w:r>
        <w:rPr>
          <w:rFonts w:ascii="Times" w:hAnsi="Times"/>
          <w:color w:val="4472C4" w:themeColor="accent1"/>
          <w:lang w:val="en-US"/>
        </w:rPr>
        <w:t xml:space="preserve">: </w:t>
      </w:r>
      <w:r w:rsidR="00C023F6">
        <w:rPr>
          <w:rFonts w:ascii="Times" w:hAnsi="Times"/>
          <w:color w:val="4472C4" w:themeColor="accent1"/>
          <w:lang w:val="en-US"/>
        </w:rPr>
        <w:t xml:space="preserve">Short Story: </w:t>
      </w:r>
      <w:r>
        <w:rPr>
          <w:rFonts w:ascii="Times" w:hAnsi="Times"/>
          <w:color w:val="4472C4" w:themeColor="accent1"/>
          <w:lang w:val="en-US"/>
        </w:rPr>
        <w:t>Draft 2]</w:t>
      </w:r>
    </w:p>
    <w:p w14:paraId="65015E20" w14:textId="77777777" w:rsidR="004168D5" w:rsidRPr="004168D5" w:rsidRDefault="004168D5" w:rsidP="00166FB7">
      <w:pPr>
        <w:rPr>
          <w:rFonts w:ascii="Times" w:hAnsi="Times"/>
          <w:color w:val="4472C4" w:themeColor="accent1"/>
          <w:lang w:val="en-US"/>
        </w:rPr>
      </w:pPr>
    </w:p>
    <w:p w14:paraId="199A43EE" w14:textId="77777777" w:rsidR="00166FB7" w:rsidRDefault="00166FB7" w:rsidP="00166FB7">
      <w:pPr>
        <w:rPr>
          <w:rFonts w:ascii="Times" w:hAnsi="Times"/>
          <w:lang w:val="en-US"/>
        </w:rPr>
      </w:pPr>
    </w:p>
    <w:p w14:paraId="28A9B8DF" w14:textId="77777777" w:rsidR="00166FB7" w:rsidRDefault="00166FB7" w:rsidP="00166FB7">
      <w:pPr>
        <w:rPr>
          <w:rFonts w:ascii="Times" w:hAnsi="Times"/>
          <w:lang w:val="en-US"/>
        </w:rPr>
      </w:pPr>
    </w:p>
    <w:p w14:paraId="5A0E35CC" w14:textId="77777777" w:rsidR="00166FB7" w:rsidRDefault="00166FB7" w:rsidP="00166FB7">
      <w:pPr>
        <w:rPr>
          <w:rFonts w:ascii="Times" w:hAnsi="Times"/>
          <w:lang w:val="en-US"/>
        </w:rPr>
      </w:pPr>
    </w:p>
    <w:p w14:paraId="2D54C795" w14:textId="77777777" w:rsidR="00166FB7" w:rsidRDefault="00166FB7" w:rsidP="00166FB7">
      <w:pPr>
        <w:rPr>
          <w:rFonts w:ascii="Times" w:hAnsi="Times"/>
          <w:lang w:val="en-US"/>
        </w:rPr>
      </w:pPr>
    </w:p>
    <w:p w14:paraId="560EA02E" w14:textId="77777777" w:rsidR="00166FB7" w:rsidRDefault="00166FB7" w:rsidP="00166FB7">
      <w:pPr>
        <w:rPr>
          <w:rFonts w:ascii="Times" w:hAnsi="Times"/>
          <w:lang w:val="en-US"/>
        </w:rPr>
      </w:pPr>
    </w:p>
    <w:p w14:paraId="1ED844FB" w14:textId="77777777" w:rsidR="00166FB7" w:rsidRDefault="00166FB7" w:rsidP="00166FB7">
      <w:pPr>
        <w:rPr>
          <w:rFonts w:ascii="Times" w:hAnsi="Times"/>
          <w:lang w:val="en-US"/>
        </w:rPr>
      </w:pPr>
    </w:p>
    <w:p w14:paraId="14DDFB95" w14:textId="77777777" w:rsidR="00166FB7" w:rsidRDefault="00166FB7" w:rsidP="00166FB7">
      <w:pPr>
        <w:rPr>
          <w:rFonts w:ascii="Times" w:hAnsi="Times"/>
          <w:lang w:val="en-US"/>
        </w:rPr>
      </w:pPr>
    </w:p>
    <w:p w14:paraId="365AC922" w14:textId="77777777" w:rsidR="00166FB7" w:rsidRDefault="00166FB7" w:rsidP="00166FB7">
      <w:pPr>
        <w:rPr>
          <w:rFonts w:ascii="Times" w:hAnsi="Times"/>
          <w:lang w:val="en-US"/>
        </w:rPr>
      </w:pPr>
    </w:p>
    <w:p w14:paraId="437CF821" w14:textId="77777777" w:rsidR="00166FB7" w:rsidRDefault="00166FB7" w:rsidP="00166FB7">
      <w:pPr>
        <w:rPr>
          <w:rFonts w:ascii="Times" w:hAnsi="Times"/>
          <w:lang w:val="en-US"/>
        </w:rPr>
      </w:pPr>
    </w:p>
    <w:p w14:paraId="5ECDB8BC" w14:textId="77777777" w:rsidR="00166FB7" w:rsidRDefault="00166FB7" w:rsidP="00166FB7">
      <w:pPr>
        <w:rPr>
          <w:rFonts w:ascii="Times" w:hAnsi="Times"/>
          <w:lang w:val="en-US"/>
        </w:rPr>
      </w:pPr>
    </w:p>
    <w:p w14:paraId="2B990F97" w14:textId="77777777" w:rsidR="00166FB7" w:rsidRDefault="00166FB7" w:rsidP="00166FB7">
      <w:pPr>
        <w:rPr>
          <w:rFonts w:ascii="Times" w:hAnsi="Times"/>
          <w:lang w:val="en-US"/>
        </w:rPr>
      </w:pPr>
    </w:p>
    <w:p w14:paraId="2607E71E" w14:textId="77777777" w:rsidR="00166FB7" w:rsidRDefault="00166FB7" w:rsidP="00166FB7">
      <w:pPr>
        <w:rPr>
          <w:rFonts w:ascii="Times" w:hAnsi="Times"/>
          <w:lang w:val="en-US"/>
        </w:rPr>
      </w:pPr>
    </w:p>
    <w:p w14:paraId="090FB758" w14:textId="77777777" w:rsidR="00166FB7" w:rsidRDefault="00166FB7" w:rsidP="00166FB7">
      <w:pPr>
        <w:rPr>
          <w:rFonts w:ascii="Times" w:hAnsi="Times"/>
          <w:lang w:val="en-US"/>
        </w:rPr>
      </w:pPr>
    </w:p>
    <w:p w14:paraId="0AB1D836" w14:textId="77777777" w:rsidR="00166FB7" w:rsidRDefault="00166FB7" w:rsidP="00166FB7">
      <w:pPr>
        <w:rPr>
          <w:rFonts w:ascii="Times" w:hAnsi="Times"/>
          <w:lang w:val="en-US"/>
        </w:rPr>
      </w:pPr>
    </w:p>
    <w:p w14:paraId="63283263" w14:textId="77777777" w:rsidR="00166FB7" w:rsidRDefault="00166FB7" w:rsidP="00166FB7">
      <w:pPr>
        <w:rPr>
          <w:rFonts w:ascii="Times" w:hAnsi="Times"/>
          <w:lang w:val="en-US"/>
        </w:rPr>
      </w:pPr>
    </w:p>
    <w:p w14:paraId="68B5A296" w14:textId="77777777" w:rsidR="00166FB7" w:rsidRDefault="00166FB7" w:rsidP="00166FB7">
      <w:pPr>
        <w:rPr>
          <w:rFonts w:ascii="Times" w:hAnsi="Times"/>
          <w:lang w:val="en-US"/>
        </w:rPr>
      </w:pPr>
    </w:p>
    <w:p w14:paraId="6846035E" w14:textId="77777777" w:rsidR="00166FB7" w:rsidRDefault="00166FB7" w:rsidP="00166FB7">
      <w:pPr>
        <w:rPr>
          <w:rFonts w:ascii="Times" w:hAnsi="Times"/>
          <w:lang w:val="en-US"/>
        </w:rPr>
      </w:pPr>
    </w:p>
    <w:p w14:paraId="44847174" w14:textId="77777777" w:rsidR="00166FB7" w:rsidRDefault="00166FB7" w:rsidP="00166FB7">
      <w:pPr>
        <w:rPr>
          <w:rFonts w:ascii="Times" w:hAnsi="Times"/>
          <w:lang w:val="en-US"/>
        </w:rPr>
      </w:pPr>
    </w:p>
    <w:p w14:paraId="5675FE8B" w14:textId="77777777" w:rsidR="00166FB7" w:rsidRDefault="00166FB7" w:rsidP="00166FB7">
      <w:pPr>
        <w:rPr>
          <w:rFonts w:ascii="Times" w:hAnsi="Times"/>
          <w:lang w:val="en-US"/>
        </w:rPr>
      </w:pPr>
    </w:p>
    <w:p w14:paraId="7623A69F" w14:textId="77777777" w:rsidR="00166FB7" w:rsidRDefault="00166FB7" w:rsidP="00166FB7">
      <w:pPr>
        <w:rPr>
          <w:rFonts w:ascii="Times" w:hAnsi="Times"/>
          <w:lang w:val="en-US"/>
        </w:rPr>
      </w:pPr>
    </w:p>
    <w:p w14:paraId="58D7FBDC" w14:textId="77777777" w:rsidR="00166FB7" w:rsidRDefault="00166FB7" w:rsidP="00166FB7">
      <w:pPr>
        <w:rPr>
          <w:rFonts w:ascii="Times" w:hAnsi="Times"/>
          <w:lang w:val="en-US"/>
        </w:rPr>
      </w:pPr>
    </w:p>
    <w:p w14:paraId="45DA066E" w14:textId="77777777" w:rsidR="00166FB7" w:rsidRDefault="00166FB7" w:rsidP="00166FB7">
      <w:pPr>
        <w:rPr>
          <w:rFonts w:ascii="Times" w:hAnsi="Times"/>
          <w:lang w:val="en-US"/>
        </w:rPr>
      </w:pPr>
    </w:p>
    <w:p w14:paraId="182ADFDB" w14:textId="77777777" w:rsidR="00166FB7" w:rsidRDefault="00166FB7" w:rsidP="00166FB7">
      <w:pPr>
        <w:rPr>
          <w:rFonts w:ascii="Times" w:hAnsi="Times"/>
          <w:lang w:val="en-US"/>
        </w:rPr>
      </w:pPr>
    </w:p>
    <w:p w14:paraId="3D2318A2" w14:textId="77777777" w:rsidR="00166FB7" w:rsidRDefault="00166FB7" w:rsidP="00166FB7">
      <w:pPr>
        <w:rPr>
          <w:rFonts w:ascii="Times" w:hAnsi="Times"/>
          <w:lang w:val="en-US"/>
        </w:rPr>
      </w:pPr>
    </w:p>
    <w:p w14:paraId="4A0622DB" w14:textId="77777777" w:rsidR="00166FB7" w:rsidRDefault="00166FB7" w:rsidP="00166FB7">
      <w:pPr>
        <w:rPr>
          <w:rFonts w:ascii="Times" w:hAnsi="Times"/>
          <w:lang w:val="en-US"/>
        </w:rPr>
      </w:pPr>
    </w:p>
    <w:p w14:paraId="441D0174" w14:textId="77777777" w:rsidR="00166FB7" w:rsidRDefault="00166FB7" w:rsidP="00166FB7">
      <w:pPr>
        <w:rPr>
          <w:rFonts w:ascii="Times" w:hAnsi="Times"/>
          <w:lang w:val="en-US"/>
        </w:rPr>
      </w:pPr>
    </w:p>
    <w:p w14:paraId="15A66488" w14:textId="77777777" w:rsidR="00166FB7" w:rsidRDefault="00166FB7" w:rsidP="00166FB7">
      <w:pPr>
        <w:rPr>
          <w:rFonts w:ascii="Times" w:hAnsi="Times"/>
          <w:lang w:val="en-US"/>
        </w:rPr>
      </w:pPr>
    </w:p>
    <w:p w14:paraId="52F3F427" w14:textId="77777777" w:rsidR="00166FB7" w:rsidRDefault="00166FB7" w:rsidP="00166FB7">
      <w:pPr>
        <w:rPr>
          <w:rFonts w:ascii="Times" w:hAnsi="Times"/>
          <w:lang w:val="en-US"/>
        </w:rPr>
      </w:pPr>
    </w:p>
    <w:p w14:paraId="7FD59DB0" w14:textId="77777777" w:rsidR="00166FB7" w:rsidRDefault="00166FB7" w:rsidP="00166FB7">
      <w:pPr>
        <w:rPr>
          <w:rFonts w:ascii="Times" w:hAnsi="Times"/>
          <w:lang w:val="en-US"/>
        </w:rPr>
      </w:pPr>
    </w:p>
    <w:p w14:paraId="079D57B1" w14:textId="77777777" w:rsidR="00166FB7" w:rsidRDefault="00166FB7" w:rsidP="00166FB7">
      <w:pPr>
        <w:rPr>
          <w:rFonts w:ascii="Times" w:hAnsi="Times"/>
          <w:lang w:val="en-US"/>
        </w:rPr>
      </w:pPr>
    </w:p>
    <w:p w14:paraId="561AD9AE" w14:textId="77777777" w:rsidR="00166FB7" w:rsidRDefault="00166FB7" w:rsidP="00166FB7">
      <w:pPr>
        <w:rPr>
          <w:rFonts w:ascii="Times" w:hAnsi="Times"/>
          <w:lang w:val="en-US"/>
        </w:rPr>
      </w:pPr>
    </w:p>
    <w:p w14:paraId="17B7EFB6" w14:textId="77777777" w:rsidR="00166FB7" w:rsidRDefault="00166FB7" w:rsidP="00166FB7">
      <w:pPr>
        <w:rPr>
          <w:rFonts w:ascii="Times" w:hAnsi="Times"/>
          <w:lang w:val="en-US"/>
        </w:rPr>
      </w:pPr>
    </w:p>
    <w:p w14:paraId="24B0470E" w14:textId="77777777" w:rsidR="00166FB7" w:rsidRDefault="00166FB7" w:rsidP="00166FB7">
      <w:pPr>
        <w:rPr>
          <w:rFonts w:ascii="Times" w:hAnsi="Times"/>
          <w:lang w:val="en-US"/>
        </w:rPr>
      </w:pPr>
    </w:p>
    <w:p w14:paraId="10748045" w14:textId="77777777" w:rsidR="00166FB7" w:rsidRDefault="00166FB7" w:rsidP="00166FB7">
      <w:pPr>
        <w:rPr>
          <w:rFonts w:ascii="Times" w:hAnsi="Times"/>
          <w:lang w:val="en-US"/>
        </w:rPr>
      </w:pPr>
    </w:p>
    <w:p w14:paraId="4ADDF4B6" w14:textId="77777777" w:rsidR="00166FB7" w:rsidRDefault="00166FB7" w:rsidP="00166FB7">
      <w:pPr>
        <w:rPr>
          <w:rFonts w:ascii="Times" w:hAnsi="Times"/>
          <w:lang w:val="en-US"/>
        </w:rPr>
      </w:pPr>
    </w:p>
    <w:p w14:paraId="212024A6" w14:textId="77777777" w:rsidR="00166FB7" w:rsidRDefault="00166FB7" w:rsidP="00166FB7">
      <w:pPr>
        <w:rPr>
          <w:rFonts w:ascii="Times" w:hAnsi="Times"/>
          <w:lang w:val="en-US"/>
        </w:rPr>
      </w:pPr>
    </w:p>
    <w:p w14:paraId="2789F1C4" w14:textId="77777777" w:rsidR="00166FB7" w:rsidRDefault="00166FB7" w:rsidP="00166FB7">
      <w:pPr>
        <w:rPr>
          <w:rFonts w:ascii="Times" w:hAnsi="Times"/>
          <w:lang w:val="en-US"/>
        </w:rPr>
      </w:pPr>
    </w:p>
    <w:p w14:paraId="6BE8EA44" w14:textId="77777777" w:rsidR="00166FB7" w:rsidRDefault="00166FB7" w:rsidP="00166FB7">
      <w:pPr>
        <w:rPr>
          <w:rFonts w:ascii="Times" w:hAnsi="Times"/>
          <w:lang w:val="en-US"/>
        </w:rPr>
      </w:pPr>
    </w:p>
    <w:p w14:paraId="24DCE861" w14:textId="77777777" w:rsidR="00166FB7" w:rsidRDefault="00166FB7" w:rsidP="00166FB7">
      <w:pPr>
        <w:rPr>
          <w:rFonts w:ascii="Times" w:hAnsi="Times"/>
          <w:lang w:val="en-US"/>
        </w:rPr>
      </w:pPr>
    </w:p>
    <w:p w14:paraId="23A024C3" w14:textId="77777777" w:rsidR="00166FB7" w:rsidRDefault="00166FB7" w:rsidP="00166FB7">
      <w:pPr>
        <w:rPr>
          <w:rFonts w:ascii="Times" w:hAnsi="Times"/>
          <w:lang w:val="en-US"/>
        </w:rPr>
      </w:pPr>
    </w:p>
    <w:p w14:paraId="434CC258" w14:textId="77777777" w:rsidR="00166FB7" w:rsidRDefault="00166FB7" w:rsidP="00166FB7">
      <w:pPr>
        <w:rPr>
          <w:rFonts w:ascii="Times" w:hAnsi="Times"/>
          <w:lang w:val="en-US"/>
        </w:rPr>
      </w:pPr>
    </w:p>
    <w:p w14:paraId="13D3F296" w14:textId="77777777" w:rsidR="00166FB7" w:rsidRDefault="00166FB7" w:rsidP="00166FB7">
      <w:pPr>
        <w:rPr>
          <w:rFonts w:ascii="Times" w:hAnsi="Times"/>
          <w:lang w:val="en-US"/>
        </w:rPr>
      </w:pPr>
    </w:p>
    <w:p w14:paraId="4A97814C" w14:textId="77777777" w:rsidR="00166FB7" w:rsidRDefault="00166FB7" w:rsidP="00166FB7">
      <w:pPr>
        <w:rPr>
          <w:rFonts w:ascii="Times" w:hAnsi="Times"/>
          <w:lang w:val="en-US"/>
        </w:rPr>
      </w:pPr>
    </w:p>
    <w:p w14:paraId="3711751B" w14:textId="77777777" w:rsidR="00166FB7" w:rsidRDefault="00166FB7" w:rsidP="00166FB7">
      <w:pPr>
        <w:rPr>
          <w:rFonts w:ascii="Times" w:hAnsi="Times"/>
          <w:lang w:val="en-US"/>
        </w:rPr>
      </w:pPr>
    </w:p>
    <w:p w14:paraId="59E1A811" w14:textId="77777777" w:rsidR="00166FB7" w:rsidRDefault="00166FB7" w:rsidP="00166FB7">
      <w:pPr>
        <w:rPr>
          <w:rFonts w:ascii="Times" w:hAnsi="Times"/>
          <w:lang w:val="en-US"/>
        </w:rPr>
      </w:pPr>
    </w:p>
    <w:p w14:paraId="3DA7CDFC" w14:textId="77777777" w:rsidR="00166FB7" w:rsidRDefault="00166FB7" w:rsidP="00166FB7">
      <w:pPr>
        <w:rPr>
          <w:rFonts w:ascii="Times" w:hAnsi="Times"/>
          <w:lang w:val="en-US"/>
        </w:rPr>
      </w:pPr>
    </w:p>
    <w:p w14:paraId="3E69DFB0" w14:textId="77777777" w:rsidR="00166FB7" w:rsidRDefault="00166FB7" w:rsidP="00166FB7">
      <w:pPr>
        <w:rPr>
          <w:rFonts w:ascii="Times" w:hAnsi="Times"/>
          <w:lang w:val="en-US"/>
        </w:rPr>
      </w:pPr>
    </w:p>
    <w:p w14:paraId="326F2819" w14:textId="77777777" w:rsidR="00166FB7" w:rsidRDefault="00166FB7" w:rsidP="00166FB7">
      <w:pPr>
        <w:rPr>
          <w:rFonts w:ascii="Times" w:hAnsi="Times"/>
          <w:lang w:val="en-US"/>
        </w:rPr>
      </w:pPr>
    </w:p>
    <w:p w14:paraId="262DE462" w14:textId="01847EC4" w:rsidR="00166FB7" w:rsidRDefault="004168D5" w:rsidP="00166FB7">
      <w:pPr>
        <w:rPr>
          <w:rFonts w:ascii="Times" w:hAnsi="Times"/>
          <w:color w:val="4472C4" w:themeColor="accent1"/>
          <w:lang w:val="en-US"/>
        </w:rPr>
      </w:pPr>
      <w:r w:rsidRPr="004168D5">
        <w:rPr>
          <w:rFonts w:ascii="Times" w:hAnsi="Times"/>
          <w:color w:val="4472C4" w:themeColor="accent1"/>
          <w:lang w:val="en-US"/>
        </w:rPr>
        <w:t>[</w:t>
      </w:r>
      <w:r w:rsidR="00166FB7" w:rsidRPr="004168D5">
        <w:rPr>
          <w:rFonts w:ascii="Times" w:hAnsi="Times"/>
          <w:color w:val="4472C4" w:themeColor="accent1"/>
          <w:lang w:val="en-US"/>
        </w:rPr>
        <w:t>Essay 8: Letter to Captain</w:t>
      </w:r>
      <w:r>
        <w:rPr>
          <w:rFonts w:ascii="Times" w:hAnsi="Times"/>
          <w:color w:val="4472C4" w:themeColor="accent1"/>
          <w:lang w:val="en-US"/>
        </w:rPr>
        <w:t>: Draft 1</w:t>
      </w:r>
      <w:r w:rsidRPr="004168D5">
        <w:rPr>
          <w:rFonts w:ascii="Times" w:hAnsi="Times"/>
          <w:color w:val="4472C4" w:themeColor="accent1"/>
          <w:lang w:val="en-US"/>
        </w:rPr>
        <w:t>]</w:t>
      </w:r>
    </w:p>
    <w:p w14:paraId="56A2859B" w14:textId="33EC6FF0" w:rsidR="004168D5" w:rsidRDefault="004168D5" w:rsidP="00166FB7">
      <w:pPr>
        <w:rPr>
          <w:rFonts w:ascii="Times" w:hAnsi="Times"/>
          <w:color w:val="4472C4" w:themeColor="accent1"/>
          <w:lang w:val="en-US"/>
        </w:rPr>
      </w:pPr>
    </w:p>
    <w:p w14:paraId="108F21DB" w14:textId="5E1295F7" w:rsidR="004168D5" w:rsidRDefault="004168D5" w:rsidP="00166FB7">
      <w:pPr>
        <w:rPr>
          <w:rFonts w:ascii="Times" w:hAnsi="Times"/>
          <w:color w:val="4472C4" w:themeColor="accent1"/>
          <w:lang w:val="en-US"/>
        </w:rPr>
      </w:pPr>
    </w:p>
    <w:p w14:paraId="0A10028B" w14:textId="233E51DC" w:rsidR="004168D5" w:rsidRDefault="004168D5" w:rsidP="00166FB7">
      <w:pPr>
        <w:rPr>
          <w:rFonts w:ascii="Times" w:hAnsi="Times"/>
          <w:color w:val="4472C4" w:themeColor="accent1"/>
          <w:lang w:val="en-US"/>
        </w:rPr>
      </w:pPr>
    </w:p>
    <w:p w14:paraId="28D723B7" w14:textId="6081DF32" w:rsidR="004168D5" w:rsidRDefault="004168D5" w:rsidP="00166FB7">
      <w:pPr>
        <w:rPr>
          <w:rFonts w:ascii="Times" w:hAnsi="Times"/>
          <w:color w:val="4472C4" w:themeColor="accent1"/>
          <w:lang w:val="en-US"/>
        </w:rPr>
      </w:pPr>
    </w:p>
    <w:p w14:paraId="715C7872" w14:textId="0385B437" w:rsidR="004168D5" w:rsidRDefault="004168D5" w:rsidP="00166FB7">
      <w:pPr>
        <w:rPr>
          <w:rFonts w:ascii="Times" w:hAnsi="Times"/>
          <w:color w:val="4472C4" w:themeColor="accent1"/>
          <w:lang w:val="en-US"/>
        </w:rPr>
      </w:pPr>
    </w:p>
    <w:p w14:paraId="3B5F4CC4" w14:textId="5210CA2D" w:rsidR="004168D5" w:rsidRDefault="004168D5" w:rsidP="00166FB7">
      <w:pPr>
        <w:rPr>
          <w:rFonts w:ascii="Times" w:hAnsi="Times"/>
          <w:color w:val="4472C4" w:themeColor="accent1"/>
          <w:lang w:val="en-US"/>
        </w:rPr>
      </w:pPr>
    </w:p>
    <w:p w14:paraId="69290B6B" w14:textId="66A7F75D" w:rsidR="004168D5" w:rsidRDefault="004168D5" w:rsidP="00166FB7">
      <w:pPr>
        <w:rPr>
          <w:rFonts w:ascii="Times" w:hAnsi="Times"/>
          <w:color w:val="4472C4" w:themeColor="accent1"/>
          <w:lang w:val="en-US"/>
        </w:rPr>
      </w:pPr>
    </w:p>
    <w:p w14:paraId="54C98F6A" w14:textId="538FAD2C" w:rsidR="004168D5" w:rsidRDefault="004168D5" w:rsidP="00166FB7">
      <w:pPr>
        <w:rPr>
          <w:rFonts w:ascii="Times" w:hAnsi="Times"/>
          <w:color w:val="4472C4" w:themeColor="accent1"/>
          <w:lang w:val="en-US"/>
        </w:rPr>
      </w:pPr>
    </w:p>
    <w:p w14:paraId="49F35EC1" w14:textId="1886EFED" w:rsidR="004168D5" w:rsidRDefault="004168D5" w:rsidP="00166FB7">
      <w:pPr>
        <w:rPr>
          <w:rFonts w:ascii="Times" w:hAnsi="Times"/>
          <w:color w:val="4472C4" w:themeColor="accent1"/>
          <w:lang w:val="en-US"/>
        </w:rPr>
      </w:pPr>
    </w:p>
    <w:p w14:paraId="0BAF1A76" w14:textId="5796DFA8" w:rsidR="004168D5" w:rsidRDefault="004168D5" w:rsidP="00166FB7">
      <w:pPr>
        <w:rPr>
          <w:rFonts w:ascii="Times" w:hAnsi="Times"/>
          <w:color w:val="4472C4" w:themeColor="accent1"/>
          <w:lang w:val="en-US"/>
        </w:rPr>
      </w:pPr>
    </w:p>
    <w:p w14:paraId="520F121D" w14:textId="2736B376" w:rsidR="004168D5" w:rsidRDefault="004168D5" w:rsidP="00166FB7">
      <w:pPr>
        <w:rPr>
          <w:rFonts w:ascii="Times" w:hAnsi="Times"/>
          <w:color w:val="4472C4" w:themeColor="accent1"/>
          <w:lang w:val="en-US"/>
        </w:rPr>
      </w:pPr>
    </w:p>
    <w:p w14:paraId="788F6FEF" w14:textId="31C61B43" w:rsidR="004168D5" w:rsidRDefault="004168D5" w:rsidP="00166FB7">
      <w:pPr>
        <w:rPr>
          <w:rFonts w:ascii="Times" w:hAnsi="Times"/>
          <w:color w:val="4472C4" w:themeColor="accent1"/>
          <w:lang w:val="en-US"/>
        </w:rPr>
      </w:pPr>
    </w:p>
    <w:p w14:paraId="1810A180" w14:textId="51105BE7" w:rsidR="004168D5" w:rsidRDefault="004168D5" w:rsidP="00166FB7">
      <w:pPr>
        <w:rPr>
          <w:rFonts w:ascii="Times" w:hAnsi="Times"/>
          <w:color w:val="4472C4" w:themeColor="accent1"/>
          <w:lang w:val="en-US"/>
        </w:rPr>
      </w:pPr>
    </w:p>
    <w:p w14:paraId="7BA293CB" w14:textId="270CBBA6" w:rsidR="004168D5" w:rsidRDefault="004168D5" w:rsidP="00166FB7">
      <w:pPr>
        <w:rPr>
          <w:rFonts w:ascii="Times" w:hAnsi="Times"/>
          <w:color w:val="4472C4" w:themeColor="accent1"/>
          <w:lang w:val="en-US"/>
        </w:rPr>
      </w:pPr>
    </w:p>
    <w:p w14:paraId="2E878E2C" w14:textId="2165F0AC" w:rsidR="004168D5" w:rsidRDefault="004168D5" w:rsidP="00166FB7">
      <w:pPr>
        <w:rPr>
          <w:rFonts w:ascii="Times" w:hAnsi="Times"/>
          <w:color w:val="4472C4" w:themeColor="accent1"/>
          <w:lang w:val="en-US"/>
        </w:rPr>
      </w:pPr>
    </w:p>
    <w:p w14:paraId="5ECEC349" w14:textId="3D26A854" w:rsidR="004168D5" w:rsidRDefault="004168D5" w:rsidP="00166FB7">
      <w:pPr>
        <w:rPr>
          <w:rFonts w:ascii="Times" w:hAnsi="Times"/>
          <w:color w:val="4472C4" w:themeColor="accent1"/>
          <w:lang w:val="en-US"/>
        </w:rPr>
      </w:pPr>
    </w:p>
    <w:p w14:paraId="0F146C12" w14:textId="1D82A1F1" w:rsidR="004168D5" w:rsidRDefault="004168D5" w:rsidP="00166FB7">
      <w:pPr>
        <w:rPr>
          <w:rFonts w:ascii="Times" w:hAnsi="Times"/>
          <w:color w:val="4472C4" w:themeColor="accent1"/>
          <w:lang w:val="en-US"/>
        </w:rPr>
      </w:pPr>
    </w:p>
    <w:p w14:paraId="378B6541" w14:textId="79B84C1F" w:rsidR="004168D5" w:rsidRDefault="004168D5" w:rsidP="00166FB7">
      <w:pPr>
        <w:rPr>
          <w:rFonts w:ascii="Times" w:hAnsi="Times"/>
          <w:color w:val="4472C4" w:themeColor="accent1"/>
          <w:lang w:val="en-US"/>
        </w:rPr>
      </w:pPr>
    </w:p>
    <w:p w14:paraId="2E4D357A" w14:textId="630958AB" w:rsidR="004168D5" w:rsidRDefault="004168D5" w:rsidP="00166FB7">
      <w:pPr>
        <w:rPr>
          <w:rFonts w:ascii="Times" w:hAnsi="Times"/>
          <w:color w:val="4472C4" w:themeColor="accent1"/>
          <w:lang w:val="en-US"/>
        </w:rPr>
      </w:pPr>
    </w:p>
    <w:p w14:paraId="789B7FAB" w14:textId="007DC460" w:rsidR="004168D5" w:rsidRDefault="004168D5" w:rsidP="00166FB7">
      <w:pPr>
        <w:rPr>
          <w:rFonts w:ascii="Times" w:hAnsi="Times"/>
          <w:color w:val="4472C4" w:themeColor="accent1"/>
          <w:lang w:val="en-US"/>
        </w:rPr>
      </w:pPr>
    </w:p>
    <w:p w14:paraId="73E35716" w14:textId="7390DA61" w:rsidR="004168D5" w:rsidRDefault="004168D5" w:rsidP="00166FB7">
      <w:pPr>
        <w:rPr>
          <w:rFonts w:ascii="Times" w:hAnsi="Times"/>
          <w:color w:val="4472C4" w:themeColor="accent1"/>
          <w:lang w:val="en-US"/>
        </w:rPr>
      </w:pPr>
    </w:p>
    <w:p w14:paraId="1716BC7E" w14:textId="5E49EDFC" w:rsidR="004168D5" w:rsidRDefault="004168D5" w:rsidP="00166FB7">
      <w:pPr>
        <w:rPr>
          <w:rFonts w:ascii="Times" w:hAnsi="Times"/>
          <w:color w:val="4472C4" w:themeColor="accent1"/>
          <w:lang w:val="en-US"/>
        </w:rPr>
      </w:pPr>
    </w:p>
    <w:p w14:paraId="553BCFEF" w14:textId="72A4F989" w:rsidR="004168D5" w:rsidRDefault="004168D5" w:rsidP="00166FB7">
      <w:pPr>
        <w:rPr>
          <w:rFonts w:ascii="Times" w:hAnsi="Times"/>
          <w:color w:val="4472C4" w:themeColor="accent1"/>
          <w:lang w:val="en-US"/>
        </w:rPr>
      </w:pPr>
    </w:p>
    <w:p w14:paraId="3E05E452" w14:textId="0314F8D5" w:rsidR="004168D5" w:rsidRDefault="004168D5" w:rsidP="00166FB7">
      <w:pPr>
        <w:rPr>
          <w:rFonts w:ascii="Times" w:hAnsi="Times"/>
          <w:color w:val="4472C4" w:themeColor="accent1"/>
          <w:lang w:val="en-US"/>
        </w:rPr>
      </w:pPr>
    </w:p>
    <w:p w14:paraId="569AAB17" w14:textId="06A2758A" w:rsidR="004168D5" w:rsidRDefault="004168D5" w:rsidP="00166FB7">
      <w:pPr>
        <w:rPr>
          <w:rFonts w:ascii="Times" w:hAnsi="Times"/>
          <w:color w:val="4472C4" w:themeColor="accent1"/>
          <w:lang w:val="en-US"/>
        </w:rPr>
      </w:pPr>
    </w:p>
    <w:p w14:paraId="2183F3FE" w14:textId="5E342E57" w:rsidR="004168D5" w:rsidRDefault="004168D5" w:rsidP="00166FB7">
      <w:pPr>
        <w:rPr>
          <w:rFonts w:ascii="Times" w:hAnsi="Times"/>
          <w:color w:val="4472C4" w:themeColor="accent1"/>
          <w:lang w:val="en-US"/>
        </w:rPr>
      </w:pPr>
    </w:p>
    <w:p w14:paraId="12E29BFF" w14:textId="1A8737B1" w:rsidR="004168D5" w:rsidRDefault="004168D5" w:rsidP="00166FB7">
      <w:pPr>
        <w:rPr>
          <w:rFonts w:ascii="Times" w:hAnsi="Times"/>
          <w:color w:val="4472C4" w:themeColor="accent1"/>
          <w:lang w:val="en-US"/>
        </w:rPr>
      </w:pPr>
    </w:p>
    <w:p w14:paraId="507041AA" w14:textId="7D93F1B8" w:rsidR="004168D5" w:rsidRDefault="004168D5" w:rsidP="00166FB7">
      <w:pPr>
        <w:rPr>
          <w:rFonts w:ascii="Times" w:hAnsi="Times"/>
          <w:color w:val="4472C4" w:themeColor="accent1"/>
          <w:lang w:val="en-US"/>
        </w:rPr>
      </w:pPr>
    </w:p>
    <w:p w14:paraId="2FAD0D51" w14:textId="1CE49E71" w:rsidR="004168D5" w:rsidRDefault="004168D5" w:rsidP="00166FB7">
      <w:pPr>
        <w:rPr>
          <w:rFonts w:ascii="Times" w:hAnsi="Times"/>
          <w:color w:val="4472C4" w:themeColor="accent1"/>
          <w:lang w:val="en-US"/>
        </w:rPr>
      </w:pPr>
    </w:p>
    <w:p w14:paraId="099F0981" w14:textId="353C5309" w:rsidR="004168D5" w:rsidRDefault="004168D5" w:rsidP="00166FB7">
      <w:pPr>
        <w:rPr>
          <w:rFonts w:ascii="Times" w:hAnsi="Times"/>
          <w:color w:val="4472C4" w:themeColor="accent1"/>
          <w:lang w:val="en-US"/>
        </w:rPr>
      </w:pPr>
    </w:p>
    <w:p w14:paraId="664A4A72" w14:textId="4B16F0DF" w:rsidR="004168D5" w:rsidRDefault="004168D5" w:rsidP="00166FB7">
      <w:pPr>
        <w:rPr>
          <w:rFonts w:ascii="Times" w:hAnsi="Times"/>
          <w:color w:val="4472C4" w:themeColor="accent1"/>
          <w:lang w:val="en-US"/>
        </w:rPr>
      </w:pPr>
    </w:p>
    <w:p w14:paraId="4A2385B6" w14:textId="4FCD63C5" w:rsidR="004168D5" w:rsidRDefault="004168D5" w:rsidP="00166FB7">
      <w:pPr>
        <w:rPr>
          <w:rFonts w:ascii="Times" w:hAnsi="Times"/>
          <w:color w:val="4472C4" w:themeColor="accent1"/>
          <w:lang w:val="en-US"/>
        </w:rPr>
      </w:pPr>
    </w:p>
    <w:p w14:paraId="15794F71" w14:textId="69E9517A" w:rsidR="004168D5" w:rsidRDefault="004168D5" w:rsidP="00166FB7">
      <w:pPr>
        <w:rPr>
          <w:rFonts w:ascii="Times" w:hAnsi="Times"/>
          <w:color w:val="4472C4" w:themeColor="accent1"/>
          <w:lang w:val="en-US"/>
        </w:rPr>
      </w:pPr>
    </w:p>
    <w:p w14:paraId="36E7B4B3" w14:textId="720C08C5" w:rsidR="004168D5" w:rsidRDefault="004168D5" w:rsidP="00166FB7">
      <w:pPr>
        <w:rPr>
          <w:rFonts w:ascii="Times" w:hAnsi="Times"/>
          <w:color w:val="4472C4" w:themeColor="accent1"/>
          <w:lang w:val="en-US"/>
        </w:rPr>
      </w:pPr>
    </w:p>
    <w:p w14:paraId="52B97449" w14:textId="2FAF0523" w:rsidR="004168D5" w:rsidRDefault="004168D5" w:rsidP="00166FB7">
      <w:pPr>
        <w:rPr>
          <w:rFonts w:ascii="Times" w:hAnsi="Times"/>
          <w:color w:val="4472C4" w:themeColor="accent1"/>
          <w:lang w:val="en-US"/>
        </w:rPr>
      </w:pPr>
    </w:p>
    <w:p w14:paraId="6864E9C7" w14:textId="02695DE0" w:rsidR="004168D5" w:rsidRDefault="004168D5" w:rsidP="00166FB7">
      <w:pPr>
        <w:rPr>
          <w:rFonts w:ascii="Times" w:hAnsi="Times"/>
          <w:color w:val="4472C4" w:themeColor="accent1"/>
          <w:lang w:val="en-US"/>
        </w:rPr>
      </w:pPr>
    </w:p>
    <w:p w14:paraId="1F43010A" w14:textId="688BABFB" w:rsidR="004168D5" w:rsidRDefault="004168D5" w:rsidP="00166FB7">
      <w:pPr>
        <w:rPr>
          <w:rFonts w:ascii="Times" w:hAnsi="Times"/>
          <w:color w:val="4472C4" w:themeColor="accent1"/>
          <w:lang w:val="en-US"/>
        </w:rPr>
      </w:pPr>
    </w:p>
    <w:p w14:paraId="5151BABD" w14:textId="4775B67B" w:rsidR="004168D5" w:rsidRDefault="004168D5" w:rsidP="00166FB7">
      <w:pPr>
        <w:rPr>
          <w:rFonts w:ascii="Times" w:hAnsi="Times"/>
          <w:color w:val="4472C4" w:themeColor="accent1"/>
          <w:lang w:val="en-US"/>
        </w:rPr>
      </w:pPr>
    </w:p>
    <w:p w14:paraId="09E67403" w14:textId="68FD5D12" w:rsidR="004168D5" w:rsidRDefault="004168D5" w:rsidP="00166FB7">
      <w:pPr>
        <w:rPr>
          <w:rFonts w:ascii="Times" w:hAnsi="Times"/>
          <w:color w:val="4472C4" w:themeColor="accent1"/>
          <w:lang w:val="en-US"/>
        </w:rPr>
      </w:pPr>
    </w:p>
    <w:p w14:paraId="5AE86E67" w14:textId="21E050B8" w:rsidR="004168D5" w:rsidRDefault="004168D5" w:rsidP="00166FB7">
      <w:pPr>
        <w:rPr>
          <w:rFonts w:ascii="Times" w:hAnsi="Times"/>
          <w:color w:val="4472C4" w:themeColor="accent1"/>
          <w:lang w:val="en-US"/>
        </w:rPr>
      </w:pPr>
    </w:p>
    <w:p w14:paraId="35855A84" w14:textId="57EE5238" w:rsidR="004168D5" w:rsidRDefault="004168D5" w:rsidP="00166FB7">
      <w:pPr>
        <w:rPr>
          <w:rFonts w:ascii="Times" w:hAnsi="Times"/>
          <w:color w:val="4472C4" w:themeColor="accent1"/>
          <w:lang w:val="en-US"/>
        </w:rPr>
      </w:pPr>
    </w:p>
    <w:p w14:paraId="6CD50722" w14:textId="437F868F" w:rsidR="004168D5" w:rsidRDefault="004168D5" w:rsidP="00166FB7">
      <w:pPr>
        <w:rPr>
          <w:rFonts w:ascii="Times" w:hAnsi="Times"/>
          <w:color w:val="4472C4" w:themeColor="accent1"/>
          <w:lang w:val="en-US"/>
        </w:rPr>
      </w:pPr>
    </w:p>
    <w:p w14:paraId="0E59E24F" w14:textId="294BB9AE" w:rsidR="004168D5" w:rsidRDefault="004168D5" w:rsidP="00166FB7">
      <w:pPr>
        <w:rPr>
          <w:rFonts w:ascii="Times" w:hAnsi="Times"/>
          <w:color w:val="4472C4" w:themeColor="accent1"/>
          <w:lang w:val="en-US"/>
        </w:rPr>
      </w:pPr>
    </w:p>
    <w:p w14:paraId="591F1EE7" w14:textId="19F163D4" w:rsidR="004168D5" w:rsidRDefault="004168D5" w:rsidP="00166FB7">
      <w:pPr>
        <w:rPr>
          <w:rFonts w:ascii="Times" w:hAnsi="Times"/>
          <w:color w:val="4472C4" w:themeColor="accent1"/>
          <w:lang w:val="en-US"/>
        </w:rPr>
      </w:pPr>
    </w:p>
    <w:p w14:paraId="5C8F82AC" w14:textId="0894E557" w:rsidR="004168D5" w:rsidRDefault="004168D5" w:rsidP="00166FB7">
      <w:pPr>
        <w:rPr>
          <w:rFonts w:ascii="Times" w:hAnsi="Times"/>
          <w:color w:val="4472C4" w:themeColor="accent1"/>
          <w:lang w:val="en-US"/>
        </w:rPr>
      </w:pPr>
    </w:p>
    <w:p w14:paraId="532F00D0" w14:textId="4D3F0CF8" w:rsidR="004168D5" w:rsidRDefault="004168D5" w:rsidP="00166FB7">
      <w:pPr>
        <w:rPr>
          <w:rFonts w:ascii="Times" w:hAnsi="Times"/>
          <w:color w:val="4472C4" w:themeColor="accent1"/>
          <w:lang w:val="en-US"/>
        </w:rPr>
      </w:pPr>
    </w:p>
    <w:p w14:paraId="06E16508" w14:textId="0FED9CB5" w:rsidR="004168D5" w:rsidRDefault="004168D5" w:rsidP="00166FB7">
      <w:pPr>
        <w:rPr>
          <w:rFonts w:ascii="Times" w:hAnsi="Times"/>
          <w:color w:val="4472C4" w:themeColor="accent1"/>
          <w:lang w:val="en-US"/>
        </w:rPr>
      </w:pPr>
    </w:p>
    <w:p w14:paraId="29A17318" w14:textId="31C9210F" w:rsidR="004168D5" w:rsidRDefault="004168D5" w:rsidP="00166FB7">
      <w:pPr>
        <w:rPr>
          <w:rFonts w:ascii="Times" w:hAnsi="Times"/>
          <w:color w:val="4472C4" w:themeColor="accent1"/>
          <w:lang w:val="en-US"/>
        </w:rPr>
      </w:pPr>
    </w:p>
    <w:p w14:paraId="0C05FEEA" w14:textId="77777777" w:rsidR="004168D5" w:rsidRDefault="004168D5" w:rsidP="00166FB7">
      <w:pPr>
        <w:rPr>
          <w:rFonts w:ascii="Times" w:hAnsi="Times"/>
          <w:color w:val="4472C4" w:themeColor="accent1"/>
          <w:lang w:val="en-US"/>
        </w:rPr>
      </w:pPr>
    </w:p>
    <w:p w14:paraId="5EEB2D7B" w14:textId="742C6D20" w:rsidR="004168D5" w:rsidRPr="004168D5" w:rsidRDefault="004168D5" w:rsidP="004168D5">
      <w:pPr>
        <w:rPr>
          <w:rFonts w:ascii="Times" w:hAnsi="Times"/>
          <w:color w:val="4472C4" w:themeColor="accent1"/>
          <w:lang w:val="en-US"/>
        </w:rPr>
      </w:pPr>
      <w:r w:rsidRPr="004168D5">
        <w:rPr>
          <w:rFonts w:ascii="Times" w:hAnsi="Times"/>
          <w:color w:val="4472C4" w:themeColor="accent1"/>
          <w:lang w:val="en-US"/>
        </w:rPr>
        <w:t>[Essay 8: Letter to Captain</w:t>
      </w:r>
      <w:r>
        <w:rPr>
          <w:rFonts w:ascii="Times" w:hAnsi="Times"/>
          <w:color w:val="4472C4" w:themeColor="accent1"/>
          <w:lang w:val="en-US"/>
        </w:rPr>
        <w:t xml:space="preserve">: Draft </w:t>
      </w:r>
      <w:r w:rsidR="001928D5">
        <w:rPr>
          <w:rFonts w:ascii="Times" w:hAnsi="Times"/>
          <w:color w:val="4472C4" w:themeColor="accent1"/>
          <w:lang w:val="en-US"/>
        </w:rPr>
        <w:t>2</w:t>
      </w:r>
      <w:r w:rsidRPr="004168D5">
        <w:rPr>
          <w:rFonts w:ascii="Times" w:hAnsi="Times"/>
          <w:color w:val="4472C4" w:themeColor="accent1"/>
          <w:lang w:val="en-US"/>
        </w:rPr>
        <w:t>]</w:t>
      </w:r>
    </w:p>
    <w:p w14:paraId="7E7EBB7A" w14:textId="77777777" w:rsidR="004168D5" w:rsidRPr="004168D5" w:rsidRDefault="004168D5" w:rsidP="00166FB7">
      <w:pPr>
        <w:rPr>
          <w:rFonts w:ascii="Times" w:hAnsi="Times"/>
          <w:color w:val="4472C4" w:themeColor="accent1"/>
          <w:lang w:val="en-US"/>
        </w:rPr>
      </w:pPr>
    </w:p>
    <w:p w14:paraId="7B76600B" w14:textId="074F6E26" w:rsidR="00166FB7" w:rsidRDefault="00166FB7">
      <w:pPr>
        <w:rPr>
          <w:rFonts w:ascii="Times" w:hAnsi="Times"/>
          <w:lang w:val="en-US"/>
        </w:rPr>
      </w:pPr>
    </w:p>
    <w:p w14:paraId="0D416DDE" w14:textId="22208AC2" w:rsidR="00166FB7" w:rsidRDefault="00166FB7">
      <w:pPr>
        <w:rPr>
          <w:rFonts w:ascii="Times" w:hAnsi="Times"/>
          <w:lang w:val="en-US"/>
        </w:rPr>
      </w:pPr>
    </w:p>
    <w:p w14:paraId="5577F54A" w14:textId="7609F64A" w:rsidR="00166FB7" w:rsidRDefault="00166FB7">
      <w:pPr>
        <w:rPr>
          <w:rFonts w:ascii="Times" w:hAnsi="Times"/>
          <w:lang w:val="en-US"/>
        </w:rPr>
      </w:pPr>
    </w:p>
    <w:p w14:paraId="773A6FFD" w14:textId="1E65C020" w:rsidR="00166FB7" w:rsidRDefault="00166FB7">
      <w:pPr>
        <w:rPr>
          <w:rFonts w:ascii="Times" w:hAnsi="Times"/>
          <w:lang w:val="en-US"/>
        </w:rPr>
      </w:pPr>
    </w:p>
    <w:p w14:paraId="408858E0" w14:textId="49C66DA1" w:rsidR="004168D5" w:rsidRDefault="004168D5">
      <w:pPr>
        <w:rPr>
          <w:rFonts w:ascii="Times" w:hAnsi="Times"/>
          <w:lang w:val="en-US"/>
        </w:rPr>
      </w:pPr>
    </w:p>
    <w:p w14:paraId="5C6894AD" w14:textId="331C8CDC" w:rsidR="004168D5" w:rsidRDefault="004168D5">
      <w:pPr>
        <w:rPr>
          <w:rFonts w:ascii="Times" w:hAnsi="Times"/>
          <w:lang w:val="en-US"/>
        </w:rPr>
      </w:pPr>
    </w:p>
    <w:p w14:paraId="6954AFDB" w14:textId="70EB5FE3" w:rsidR="004168D5" w:rsidRDefault="004168D5">
      <w:pPr>
        <w:rPr>
          <w:rFonts w:ascii="Times" w:hAnsi="Times"/>
          <w:lang w:val="en-US"/>
        </w:rPr>
      </w:pPr>
    </w:p>
    <w:p w14:paraId="10CA86EC" w14:textId="44A6BE29" w:rsidR="004168D5" w:rsidRDefault="004168D5">
      <w:pPr>
        <w:rPr>
          <w:rFonts w:ascii="Times" w:hAnsi="Times"/>
          <w:lang w:val="en-US"/>
        </w:rPr>
      </w:pPr>
    </w:p>
    <w:p w14:paraId="4BDA0E19" w14:textId="075BC1CF" w:rsidR="004168D5" w:rsidRDefault="004168D5">
      <w:pPr>
        <w:rPr>
          <w:rFonts w:ascii="Times" w:hAnsi="Times"/>
          <w:lang w:val="en-US"/>
        </w:rPr>
      </w:pPr>
    </w:p>
    <w:p w14:paraId="6626C4D0" w14:textId="78595C9D" w:rsidR="004168D5" w:rsidRDefault="004168D5">
      <w:pPr>
        <w:rPr>
          <w:rFonts w:ascii="Times" w:hAnsi="Times"/>
          <w:lang w:val="en-US"/>
        </w:rPr>
      </w:pPr>
    </w:p>
    <w:p w14:paraId="1742F94F" w14:textId="7F63125A" w:rsidR="004168D5" w:rsidRDefault="004168D5">
      <w:pPr>
        <w:rPr>
          <w:rFonts w:ascii="Times" w:hAnsi="Times"/>
          <w:lang w:val="en-US"/>
        </w:rPr>
      </w:pPr>
    </w:p>
    <w:p w14:paraId="16C411EA" w14:textId="7AF0045D" w:rsidR="004168D5" w:rsidRDefault="004168D5">
      <w:pPr>
        <w:rPr>
          <w:rFonts w:ascii="Times" w:hAnsi="Times"/>
          <w:lang w:val="en-US"/>
        </w:rPr>
      </w:pPr>
    </w:p>
    <w:p w14:paraId="64E45320" w14:textId="2655EFD5" w:rsidR="004168D5" w:rsidRDefault="004168D5">
      <w:pPr>
        <w:rPr>
          <w:rFonts w:ascii="Times" w:hAnsi="Times"/>
          <w:lang w:val="en-US"/>
        </w:rPr>
      </w:pPr>
    </w:p>
    <w:p w14:paraId="49DE85DC" w14:textId="78C22DB3" w:rsidR="004168D5" w:rsidRDefault="004168D5">
      <w:pPr>
        <w:rPr>
          <w:rFonts w:ascii="Times" w:hAnsi="Times"/>
          <w:lang w:val="en-US"/>
        </w:rPr>
      </w:pPr>
    </w:p>
    <w:p w14:paraId="4C6011A1" w14:textId="1C913305" w:rsidR="004168D5" w:rsidRDefault="004168D5">
      <w:pPr>
        <w:rPr>
          <w:rFonts w:ascii="Times" w:hAnsi="Times"/>
          <w:lang w:val="en-US"/>
        </w:rPr>
      </w:pPr>
    </w:p>
    <w:p w14:paraId="095EFF04" w14:textId="1C69F8C6" w:rsidR="004168D5" w:rsidRDefault="004168D5">
      <w:pPr>
        <w:rPr>
          <w:rFonts w:ascii="Times" w:hAnsi="Times"/>
          <w:lang w:val="en-US"/>
        </w:rPr>
      </w:pPr>
    </w:p>
    <w:p w14:paraId="28797FE0" w14:textId="582B73D7" w:rsidR="004168D5" w:rsidRDefault="004168D5">
      <w:pPr>
        <w:rPr>
          <w:rFonts w:ascii="Times" w:hAnsi="Times"/>
          <w:lang w:val="en-US"/>
        </w:rPr>
      </w:pPr>
    </w:p>
    <w:p w14:paraId="1607D32E" w14:textId="453D378B" w:rsidR="004168D5" w:rsidRDefault="004168D5">
      <w:pPr>
        <w:rPr>
          <w:rFonts w:ascii="Times" w:hAnsi="Times"/>
          <w:lang w:val="en-US"/>
        </w:rPr>
      </w:pPr>
    </w:p>
    <w:p w14:paraId="5888B34D" w14:textId="0F5368B8" w:rsidR="004168D5" w:rsidRDefault="004168D5">
      <w:pPr>
        <w:rPr>
          <w:rFonts w:ascii="Times" w:hAnsi="Times"/>
          <w:lang w:val="en-US"/>
        </w:rPr>
      </w:pPr>
    </w:p>
    <w:p w14:paraId="0DE502DC" w14:textId="25AB6540" w:rsidR="004168D5" w:rsidRDefault="004168D5">
      <w:pPr>
        <w:rPr>
          <w:rFonts w:ascii="Times" w:hAnsi="Times"/>
          <w:lang w:val="en-US"/>
        </w:rPr>
      </w:pPr>
    </w:p>
    <w:p w14:paraId="3B580BFC" w14:textId="3BD0A42E" w:rsidR="004168D5" w:rsidRDefault="004168D5">
      <w:pPr>
        <w:rPr>
          <w:rFonts w:ascii="Times" w:hAnsi="Times"/>
          <w:lang w:val="en-US"/>
        </w:rPr>
      </w:pPr>
    </w:p>
    <w:p w14:paraId="4E374630" w14:textId="398C723C" w:rsidR="004168D5" w:rsidRDefault="004168D5">
      <w:pPr>
        <w:rPr>
          <w:rFonts w:ascii="Times" w:hAnsi="Times"/>
          <w:lang w:val="en-US"/>
        </w:rPr>
      </w:pPr>
    </w:p>
    <w:p w14:paraId="5C07369F" w14:textId="1BC74EE6" w:rsidR="004168D5" w:rsidRDefault="004168D5">
      <w:pPr>
        <w:rPr>
          <w:rFonts w:ascii="Times" w:hAnsi="Times"/>
          <w:lang w:val="en-US"/>
        </w:rPr>
      </w:pPr>
    </w:p>
    <w:p w14:paraId="482A9EED" w14:textId="261FCDFB" w:rsidR="004168D5" w:rsidRDefault="004168D5">
      <w:pPr>
        <w:rPr>
          <w:rFonts w:ascii="Times" w:hAnsi="Times"/>
          <w:lang w:val="en-US"/>
        </w:rPr>
      </w:pPr>
    </w:p>
    <w:p w14:paraId="2D2DCE88" w14:textId="515901A9" w:rsidR="004168D5" w:rsidRDefault="004168D5">
      <w:pPr>
        <w:rPr>
          <w:rFonts w:ascii="Times" w:hAnsi="Times"/>
          <w:lang w:val="en-US"/>
        </w:rPr>
      </w:pPr>
    </w:p>
    <w:p w14:paraId="5EA18A75" w14:textId="76499114" w:rsidR="004168D5" w:rsidRDefault="004168D5">
      <w:pPr>
        <w:rPr>
          <w:rFonts w:ascii="Times" w:hAnsi="Times"/>
          <w:lang w:val="en-US"/>
        </w:rPr>
      </w:pPr>
    </w:p>
    <w:p w14:paraId="7F4F9FA7" w14:textId="2CACBF62" w:rsidR="004168D5" w:rsidRDefault="004168D5">
      <w:pPr>
        <w:rPr>
          <w:rFonts w:ascii="Times" w:hAnsi="Times"/>
          <w:lang w:val="en-US"/>
        </w:rPr>
      </w:pPr>
    </w:p>
    <w:p w14:paraId="7A36D3DC" w14:textId="246AA725" w:rsidR="004168D5" w:rsidRDefault="004168D5">
      <w:pPr>
        <w:rPr>
          <w:rFonts w:ascii="Times" w:hAnsi="Times"/>
          <w:lang w:val="en-US"/>
        </w:rPr>
      </w:pPr>
    </w:p>
    <w:p w14:paraId="2A9AF29C" w14:textId="155A1F0B" w:rsidR="004168D5" w:rsidRDefault="004168D5">
      <w:pPr>
        <w:rPr>
          <w:rFonts w:ascii="Times" w:hAnsi="Times"/>
          <w:lang w:val="en-US"/>
        </w:rPr>
      </w:pPr>
    </w:p>
    <w:p w14:paraId="3D65B0B4" w14:textId="0138BCB7" w:rsidR="004168D5" w:rsidRDefault="004168D5">
      <w:pPr>
        <w:rPr>
          <w:rFonts w:ascii="Times" w:hAnsi="Times"/>
          <w:lang w:val="en-US"/>
        </w:rPr>
      </w:pPr>
    </w:p>
    <w:p w14:paraId="78AC6B5B" w14:textId="099F68B7" w:rsidR="004168D5" w:rsidRDefault="004168D5">
      <w:pPr>
        <w:rPr>
          <w:rFonts w:ascii="Times" w:hAnsi="Times"/>
          <w:lang w:val="en-US"/>
        </w:rPr>
      </w:pPr>
    </w:p>
    <w:p w14:paraId="4380EDA7" w14:textId="4429E9D9" w:rsidR="004168D5" w:rsidRDefault="004168D5">
      <w:pPr>
        <w:rPr>
          <w:rFonts w:ascii="Times" w:hAnsi="Times"/>
          <w:lang w:val="en-US"/>
        </w:rPr>
      </w:pPr>
    </w:p>
    <w:p w14:paraId="16FCFCEE" w14:textId="027FFACD" w:rsidR="004168D5" w:rsidRDefault="004168D5">
      <w:pPr>
        <w:rPr>
          <w:rFonts w:ascii="Times" w:hAnsi="Times"/>
          <w:lang w:val="en-US"/>
        </w:rPr>
      </w:pPr>
    </w:p>
    <w:p w14:paraId="02C530C4" w14:textId="61EC7BB6" w:rsidR="004168D5" w:rsidRDefault="004168D5">
      <w:pPr>
        <w:rPr>
          <w:rFonts w:ascii="Times" w:hAnsi="Times"/>
          <w:lang w:val="en-US"/>
        </w:rPr>
      </w:pPr>
    </w:p>
    <w:p w14:paraId="4852E1E8" w14:textId="2EB16FF4" w:rsidR="004168D5" w:rsidRDefault="004168D5">
      <w:pPr>
        <w:rPr>
          <w:rFonts w:ascii="Times" w:hAnsi="Times"/>
          <w:lang w:val="en-US"/>
        </w:rPr>
      </w:pPr>
    </w:p>
    <w:p w14:paraId="6820A1FB" w14:textId="46F2F8D1" w:rsidR="004168D5" w:rsidRDefault="004168D5">
      <w:pPr>
        <w:rPr>
          <w:rFonts w:ascii="Times" w:hAnsi="Times"/>
          <w:lang w:val="en-US"/>
        </w:rPr>
      </w:pPr>
    </w:p>
    <w:p w14:paraId="72405392" w14:textId="28D30C97" w:rsidR="004168D5" w:rsidRDefault="004168D5">
      <w:pPr>
        <w:rPr>
          <w:rFonts w:ascii="Times" w:hAnsi="Times"/>
          <w:lang w:val="en-US"/>
        </w:rPr>
      </w:pPr>
    </w:p>
    <w:p w14:paraId="4396BCC5" w14:textId="08D4A916" w:rsidR="004168D5" w:rsidRDefault="004168D5">
      <w:pPr>
        <w:rPr>
          <w:rFonts w:ascii="Times" w:hAnsi="Times"/>
          <w:lang w:val="en-US"/>
        </w:rPr>
      </w:pPr>
    </w:p>
    <w:p w14:paraId="61676A76" w14:textId="576C16EB" w:rsidR="004168D5" w:rsidRDefault="004168D5">
      <w:pPr>
        <w:rPr>
          <w:rFonts w:ascii="Times" w:hAnsi="Times"/>
          <w:lang w:val="en-US"/>
        </w:rPr>
      </w:pPr>
    </w:p>
    <w:p w14:paraId="68B81E58" w14:textId="7A710229" w:rsidR="004168D5" w:rsidRDefault="004168D5">
      <w:pPr>
        <w:rPr>
          <w:rFonts w:ascii="Times" w:hAnsi="Times"/>
          <w:lang w:val="en-US"/>
        </w:rPr>
      </w:pPr>
    </w:p>
    <w:p w14:paraId="5C6CEA2F" w14:textId="596100B0" w:rsidR="004168D5" w:rsidRDefault="004168D5">
      <w:pPr>
        <w:rPr>
          <w:rFonts w:ascii="Times" w:hAnsi="Times"/>
          <w:lang w:val="en-US"/>
        </w:rPr>
      </w:pPr>
    </w:p>
    <w:p w14:paraId="79644430" w14:textId="1698E6FE" w:rsidR="004168D5" w:rsidRDefault="004168D5">
      <w:pPr>
        <w:rPr>
          <w:rFonts w:ascii="Times" w:hAnsi="Times"/>
          <w:lang w:val="en-US"/>
        </w:rPr>
      </w:pPr>
    </w:p>
    <w:p w14:paraId="02E25400" w14:textId="3FBD408B" w:rsidR="004168D5" w:rsidRDefault="004168D5">
      <w:pPr>
        <w:rPr>
          <w:rFonts w:ascii="Times" w:hAnsi="Times"/>
          <w:lang w:val="en-US"/>
        </w:rPr>
      </w:pPr>
    </w:p>
    <w:p w14:paraId="5A61E558" w14:textId="78A8516F" w:rsidR="004168D5" w:rsidRDefault="004168D5">
      <w:pPr>
        <w:rPr>
          <w:rFonts w:ascii="Times" w:hAnsi="Times"/>
          <w:lang w:val="en-US"/>
        </w:rPr>
      </w:pPr>
    </w:p>
    <w:p w14:paraId="6C4901D0" w14:textId="47D77762" w:rsidR="004168D5" w:rsidRDefault="004168D5">
      <w:pPr>
        <w:rPr>
          <w:rFonts w:ascii="Times" w:hAnsi="Times"/>
          <w:lang w:val="en-US"/>
        </w:rPr>
      </w:pPr>
    </w:p>
    <w:p w14:paraId="300BB6F4" w14:textId="4C768C00" w:rsidR="004168D5" w:rsidRDefault="004168D5">
      <w:pPr>
        <w:rPr>
          <w:rFonts w:ascii="Times" w:hAnsi="Times"/>
          <w:lang w:val="en-US"/>
        </w:rPr>
      </w:pPr>
    </w:p>
    <w:p w14:paraId="7AE5C246" w14:textId="5B5AF54F" w:rsidR="004168D5" w:rsidRDefault="004168D5">
      <w:pPr>
        <w:rPr>
          <w:rFonts w:ascii="Times" w:hAnsi="Times"/>
          <w:lang w:val="en-US"/>
        </w:rPr>
      </w:pPr>
    </w:p>
    <w:p w14:paraId="4B81B788" w14:textId="4A6AC275" w:rsidR="004168D5" w:rsidRDefault="004168D5">
      <w:pPr>
        <w:rPr>
          <w:rFonts w:ascii="Times" w:hAnsi="Times"/>
          <w:lang w:val="en-US"/>
        </w:rPr>
      </w:pPr>
    </w:p>
    <w:p w14:paraId="19147064" w14:textId="77777777" w:rsidR="00DB0EAA" w:rsidRDefault="00DB0EAA" w:rsidP="00DB0EAA">
      <w:pPr>
        <w:jc w:val="center"/>
        <w:rPr>
          <w:rFonts w:ascii="Times" w:hAnsi="Times"/>
          <w:color w:val="4472C4" w:themeColor="accent1"/>
          <w:lang w:val="en-US"/>
        </w:rPr>
      </w:pPr>
    </w:p>
    <w:p w14:paraId="69EFDC7C" w14:textId="77777777" w:rsidR="00DB0EAA" w:rsidRDefault="00DB0EAA" w:rsidP="00DB0EAA">
      <w:pPr>
        <w:jc w:val="center"/>
        <w:rPr>
          <w:rFonts w:ascii="Times" w:hAnsi="Times"/>
          <w:color w:val="4472C4" w:themeColor="accent1"/>
          <w:lang w:val="en-US"/>
        </w:rPr>
      </w:pPr>
    </w:p>
    <w:p w14:paraId="0BA9CEB8" w14:textId="77777777" w:rsidR="00DB0EAA" w:rsidRDefault="00DB0EAA" w:rsidP="00DB0EAA">
      <w:pPr>
        <w:jc w:val="center"/>
        <w:rPr>
          <w:rFonts w:ascii="Times" w:hAnsi="Times"/>
          <w:color w:val="4472C4" w:themeColor="accent1"/>
          <w:lang w:val="en-US"/>
        </w:rPr>
      </w:pPr>
    </w:p>
    <w:p w14:paraId="2C367410" w14:textId="77777777" w:rsidR="00DB0EAA" w:rsidRDefault="00DB0EAA" w:rsidP="00DB0EAA">
      <w:pPr>
        <w:jc w:val="center"/>
        <w:rPr>
          <w:rFonts w:ascii="Times" w:hAnsi="Times"/>
          <w:color w:val="4472C4" w:themeColor="accent1"/>
          <w:lang w:val="en-US"/>
        </w:rPr>
      </w:pPr>
    </w:p>
    <w:p w14:paraId="2615ACF3" w14:textId="77777777" w:rsidR="00DB0EAA" w:rsidRDefault="00DB0EAA" w:rsidP="00DB0EAA">
      <w:pPr>
        <w:jc w:val="center"/>
        <w:rPr>
          <w:rFonts w:ascii="Times" w:hAnsi="Times"/>
          <w:b/>
          <w:bCs/>
          <w:color w:val="4472C4" w:themeColor="accent1"/>
          <w:sz w:val="32"/>
          <w:szCs w:val="32"/>
          <w:lang w:val="en-US"/>
        </w:rPr>
      </w:pPr>
    </w:p>
    <w:p w14:paraId="0354BB83" w14:textId="77777777" w:rsidR="00DB0EAA" w:rsidRDefault="00DB0EAA" w:rsidP="00DB0EAA">
      <w:pPr>
        <w:jc w:val="center"/>
        <w:rPr>
          <w:rFonts w:ascii="Times" w:hAnsi="Times"/>
          <w:b/>
          <w:bCs/>
          <w:color w:val="4472C4" w:themeColor="accent1"/>
          <w:sz w:val="32"/>
          <w:szCs w:val="32"/>
          <w:lang w:val="en-US"/>
        </w:rPr>
      </w:pPr>
    </w:p>
    <w:p w14:paraId="710268DE" w14:textId="77777777" w:rsidR="00DB0EAA" w:rsidRDefault="00DB0EAA" w:rsidP="00DB0EAA">
      <w:pPr>
        <w:jc w:val="center"/>
        <w:rPr>
          <w:rFonts w:ascii="Times" w:hAnsi="Times"/>
          <w:b/>
          <w:bCs/>
          <w:color w:val="4472C4" w:themeColor="accent1"/>
          <w:sz w:val="32"/>
          <w:szCs w:val="32"/>
          <w:lang w:val="en-US"/>
        </w:rPr>
      </w:pPr>
    </w:p>
    <w:p w14:paraId="71138C49" w14:textId="77777777" w:rsidR="00DB0EAA" w:rsidRDefault="00DB0EAA" w:rsidP="00DB0EAA">
      <w:pPr>
        <w:jc w:val="center"/>
        <w:rPr>
          <w:rFonts w:ascii="Times" w:hAnsi="Times"/>
          <w:b/>
          <w:bCs/>
          <w:color w:val="4472C4" w:themeColor="accent1"/>
          <w:sz w:val="32"/>
          <w:szCs w:val="32"/>
          <w:lang w:val="en-US"/>
        </w:rPr>
      </w:pPr>
    </w:p>
    <w:p w14:paraId="277DF194" w14:textId="77777777" w:rsidR="00DB0EAA" w:rsidRDefault="00DB0EAA" w:rsidP="00DB0EAA">
      <w:pPr>
        <w:jc w:val="center"/>
        <w:rPr>
          <w:rFonts w:ascii="Times" w:hAnsi="Times"/>
          <w:b/>
          <w:bCs/>
          <w:color w:val="4472C4" w:themeColor="accent1"/>
          <w:sz w:val="32"/>
          <w:szCs w:val="32"/>
          <w:lang w:val="en-US"/>
        </w:rPr>
      </w:pPr>
    </w:p>
    <w:p w14:paraId="73F38448" w14:textId="77777777" w:rsidR="00DB0EAA" w:rsidRDefault="00DB0EAA" w:rsidP="00DB0EAA">
      <w:pPr>
        <w:jc w:val="center"/>
        <w:rPr>
          <w:rFonts w:ascii="Times" w:hAnsi="Times"/>
          <w:b/>
          <w:bCs/>
          <w:color w:val="4472C4" w:themeColor="accent1"/>
          <w:sz w:val="32"/>
          <w:szCs w:val="32"/>
          <w:lang w:val="en-US"/>
        </w:rPr>
      </w:pPr>
    </w:p>
    <w:p w14:paraId="488A0ACB" w14:textId="77777777" w:rsidR="00DB0EAA" w:rsidRDefault="00DB0EAA" w:rsidP="00DB0EAA">
      <w:pPr>
        <w:jc w:val="center"/>
        <w:rPr>
          <w:rFonts w:ascii="Times" w:hAnsi="Times"/>
          <w:b/>
          <w:bCs/>
          <w:color w:val="4472C4" w:themeColor="accent1"/>
          <w:sz w:val="32"/>
          <w:szCs w:val="32"/>
          <w:lang w:val="en-US"/>
        </w:rPr>
      </w:pPr>
    </w:p>
    <w:p w14:paraId="3A1F5431" w14:textId="77777777" w:rsidR="00DB0EAA" w:rsidRDefault="00DB0EAA" w:rsidP="00DB0EAA">
      <w:pPr>
        <w:jc w:val="center"/>
        <w:rPr>
          <w:rFonts w:ascii="Times" w:hAnsi="Times"/>
          <w:b/>
          <w:bCs/>
          <w:color w:val="4472C4" w:themeColor="accent1"/>
          <w:sz w:val="32"/>
          <w:szCs w:val="32"/>
          <w:lang w:val="en-US"/>
        </w:rPr>
      </w:pPr>
    </w:p>
    <w:p w14:paraId="5D9B0610" w14:textId="77777777" w:rsidR="00DB0EAA" w:rsidRDefault="00DB0EAA" w:rsidP="00DB0EAA">
      <w:pPr>
        <w:jc w:val="center"/>
        <w:rPr>
          <w:rFonts w:ascii="Times" w:hAnsi="Times"/>
          <w:b/>
          <w:bCs/>
          <w:color w:val="4472C4" w:themeColor="accent1"/>
          <w:sz w:val="32"/>
          <w:szCs w:val="32"/>
          <w:lang w:val="en-US"/>
        </w:rPr>
      </w:pPr>
    </w:p>
    <w:p w14:paraId="2190D5ED" w14:textId="77777777" w:rsidR="00DB0EAA" w:rsidRDefault="00DB0EAA" w:rsidP="00DB0EAA">
      <w:pPr>
        <w:jc w:val="center"/>
        <w:rPr>
          <w:rFonts w:ascii="Times" w:hAnsi="Times"/>
          <w:b/>
          <w:bCs/>
          <w:color w:val="4472C4" w:themeColor="accent1"/>
          <w:sz w:val="32"/>
          <w:szCs w:val="32"/>
          <w:lang w:val="en-US"/>
        </w:rPr>
      </w:pPr>
    </w:p>
    <w:p w14:paraId="580542D9" w14:textId="77777777" w:rsidR="00DB0EAA" w:rsidRDefault="00DB0EAA" w:rsidP="00DB0EAA">
      <w:pPr>
        <w:jc w:val="center"/>
        <w:rPr>
          <w:rFonts w:ascii="Times" w:hAnsi="Times"/>
          <w:b/>
          <w:bCs/>
          <w:color w:val="4472C4" w:themeColor="accent1"/>
          <w:sz w:val="32"/>
          <w:szCs w:val="32"/>
          <w:lang w:val="en-US"/>
        </w:rPr>
      </w:pPr>
    </w:p>
    <w:p w14:paraId="736D84C6" w14:textId="77777777" w:rsidR="00DB0EAA" w:rsidRDefault="00DB0EAA" w:rsidP="00DB0EAA">
      <w:pPr>
        <w:jc w:val="center"/>
        <w:rPr>
          <w:rFonts w:ascii="Times" w:hAnsi="Times"/>
          <w:b/>
          <w:bCs/>
          <w:color w:val="4472C4" w:themeColor="accent1"/>
          <w:sz w:val="32"/>
          <w:szCs w:val="32"/>
          <w:lang w:val="en-US"/>
        </w:rPr>
      </w:pPr>
    </w:p>
    <w:p w14:paraId="28B6D79E" w14:textId="4B8B8E4C" w:rsidR="00DB0EAA" w:rsidRPr="00DB0EAA" w:rsidRDefault="00DB0EAA" w:rsidP="00DB0EAA">
      <w:pPr>
        <w:jc w:val="center"/>
        <w:rPr>
          <w:rFonts w:ascii="Times" w:hAnsi="Times"/>
          <w:b/>
          <w:bCs/>
          <w:color w:val="000000" w:themeColor="text1"/>
          <w:sz w:val="32"/>
          <w:szCs w:val="32"/>
          <w:lang w:val="en-US"/>
        </w:rPr>
      </w:pPr>
      <w:r w:rsidRPr="00DB0EAA">
        <w:rPr>
          <w:rFonts w:ascii="Times" w:hAnsi="Times"/>
          <w:b/>
          <w:bCs/>
          <w:color w:val="000000" w:themeColor="text1"/>
          <w:sz w:val="32"/>
          <w:szCs w:val="32"/>
          <w:lang w:val="en-US"/>
        </w:rPr>
        <w:t>II</w:t>
      </w:r>
    </w:p>
    <w:p w14:paraId="43DEE8E1" w14:textId="77777777" w:rsidR="00DB0EAA" w:rsidRPr="00DB0EAA" w:rsidRDefault="00DB0EAA" w:rsidP="00DB0EAA">
      <w:pPr>
        <w:jc w:val="center"/>
        <w:rPr>
          <w:rFonts w:ascii="Times" w:hAnsi="Times"/>
          <w:b/>
          <w:bCs/>
          <w:color w:val="000000" w:themeColor="text1"/>
          <w:sz w:val="32"/>
          <w:szCs w:val="32"/>
          <w:lang w:val="en-US"/>
        </w:rPr>
      </w:pPr>
    </w:p>
    <w:p w14:paraId="45B191B3" w14:textId="2272DE3C" w:rsidR="00DB0EAA" w:rsidRPr="00DB0EAA" w:rsidRDefault="00DB0EAA" w:rsidP="00DB0EAA">
      <w:pPr>
        <w:jc w:val="center"/>
        <w:rPr>
          <w:rFonts w:ascii="Times" w:hAnsi="Times"/>
          <w:b/>
          <w:bCs/>
          <w:color w:val="000000" w:themeColor="text1"/>
          <w:sz w:val="32"/>
          <w:szCs w:val="32"/>
          <w:lang w:val="en-US"/>
        </w:rPr>
      </w:pPr>
      <w:r w:rsidRPr="00DB0EAA">
        <w:rPr>
          <w:rFonts w:ascii="Times" w:hAnsi="Times"/>
          <w:b/>
          <w:bCs/>
          <w:color w:val="000000" w:themeColor="text1"/>
          <w:sz w:val="32"/>
          <w:szCs w:val="32"/>
          <w:lang w:val="en-US"/>
        </w:rPr>
        <w:t>Journal Entries</w:t>
      </w:r>
    </w:p>
    <w:p w14:paraId="3FE598E3" w14:textId="77777777" w:rsidR="00DB0EAA" w:rsidRDefault="00DB0EAA" w:rsidP="004168D5">
      <w:pPr>
        <w:rPr>
          <w:rFonts w:ascii="Times" w:hAnsi="Times"/>
          <w:color w:val="4472C4" w:themeColor="accent1"/>
          <w:lang w:val="en-US"/>
        </w:rPr>
      </w:pPr>
    </w:p>
    <w:p w14:paraId="01BB209A" w14:textId="77777777" w:rsidR="00DB0EAA" w:rsidRDefault="00DB0EAA" w:rsidP="004168D5">
      <w:pPr>
        <w:rPr>
          <w:rFonts w:ascii="Times" w:hAnsi="Times"/>
          <w:color w:val="4472C4" w:themeColor="accent1"/>
          <w:lang w:val="en-US"/>
        </w:rPr>
      </w:pPr>
    </w:p>
    <w:p w14:paraId="2988A808" w14:textId="77777777" w:rsidR="00DB0EAA" w:rsidRDefault="00DB0EAA" w:rsidP="004168D5">
      <w:pPr>
        <w:rPr>
          <w:rFonts w:ascii="Times" w:hAnsi="Times"/>
          <w:color w:val="4472C4" w:themeColor="accent1"/>
          <w:lang w:val="en-US"/>
        </w:rPr>
      </w:pPr>
    </w:p>
    <w:p w14:paraId="59B95115" w14:textId="77777777" w:rsidR="00DB0EAA" w:rsidRDefault="00DB0EAA" w:rsidP="004168D5">
      <w:pPr>
        <w:rPr>
          <w:rFonts w:ascii="Times" w:hAnsi="Times"/>
          <w:color w:val="4472C4" w:themeColor="accent1"/>
          <w:lang w:val="en-US"/>
        </w:rPr>
      </w:pPr>
    </w:p>
    <w:p w14:paraId="043DF070" w14:textId="77777777" w:rsidR="00DB0EAA" w:rsidRDefault="00DB0EAA" w:rsidP="004168D5">
      <w:pPr>
        <w:rPr>
          <w:rFonts w:ascii="Times" w:hAnsi="Times"/>
          <w:color w:val="4472C4" w:themeColor="accent1"/>
          <w:lang w:val="en-US"/>
        </w:rPr>
      </w:pPr>
    </w:p>
    <w:p w14:paraId="761940DF" w14:textId="5998CF76" w:rsidR="00DB0EAA" w:rsidRDefault="00DB0EAA" w:rsidP="004168D5">
      <w:pPr>
        <w:rPr>
          <w:rFonts w:ascii="Times" w:hAnsi="Times"/>
          <w:color w:val="4472C4" w:themeColor="accent1"/>
          <w:lang w:val="en-US"/>
        </w:rPr>
      </w:pPr>
    </w:p>
    <w:p w14:paraId="565BC5E5" w14:textId="19C3CED7" w:rsidR="00DB0EAA" w:rsidRDefault="00DB0EAA" w:rsidP="004168D5">
      <w:pPr>
        <w:rPr>
          <w:rFonts w:ascii="Times" w:hAnsi="Times"/>
          <w:color w:val="4472C4" w:themeColor="accent1"/>
          <w:lang w:val="en-US"/>
        </w:rPr>
      </w:pPr>
    </w:p>
    <w:p w14:paraId="07E2D01F" w14:textId="2356E9B7" w:rsidR="00DB0EAA" w:rsidRDefault="00DB0EAA" w:rsidP="004168D5">
      <w:pPr>
        <w:rPr>
          <w:rFonts w:ascii="Times" w:hAnsi="Times"/>
          <w:color w:val="4472C4" w:themeColor="accent1"/>
          <w:lang w:val="en-US"/>
        </w:rPr>
      </w:pPr>
    </w:p>
    <w:p w14:paraId="5850CAA6" w14:textId="2E7B32D9" w:rsidR="00DB0EAA" w:rsidRDefault="00DB0EAA" w:rsidP="004168D5">
      <w:pPr>
        <w:rPr>
          <w:rFonts w:ascii="Times" w:hAnsi="Times"/>
          <w:color w:val="4472C4" w:themeColor="accent1"/>
          <w:lang w:val="en-US"/>
        </w:rPr>
      </w:pPr>
    </w:p>
    <w:p w14:paraId="475A81ED" w14:textId="76374BCB" w:rsidR="00DB0EAA" w:rsidRDefault="00DB0EAA" w:rsidP="004168D5">
      <w:pPr>
        <w:rPr>
          <w:rFonts w:ascii="Times" w:hAnsi="Times"/>
          <w:color w:val="4472C4" w:themeColor="accent1"/>
          <w:lang w:val="en-US"/>
        </w:rPr>
      </w:pPr>
    </w:p>
    <w:p w14:paraId="42639DC3" w14:textId="02A814CA" w:rsidR="00DB0EAA" w:rsidRDefault="00DB0EAA" w:rsidP="004168D5">
      <w:pPr>
        <w:rPr>
          <w:rFonts w:ascii="Times" w:hAnsi="Times"/>
          <w:color w:val="4472C4" w:themeColor="accent1"/>
          <w:lang w:val="en-US"/>
        </w:rPr>
      </w:pPr>
    </w:p>
    <w:p w14:paraId="05323FC9" w14:textId="73C5B08D" w:rsidR="00DB0EAA" w:rsidRDefault="00DB0EAA" w:rsidP="004168D5">
      <w:pPr>
        <w:rPr>
          <w:rFonts w:ascii="Times" w:hAnsi="Times"/>
          <w:color w:val="4472C4" w:themeColor="accent1"/>
          <w:lang w:val="en-US"/>
        </w:rPr>
      </w:pPr>
    </w:p>
    <w:p w14:paraId="0212FA57" w14:textId="2D1AA02B" w:rsidR="00DB0EAA" w:rsidRDefault="00DB0EAA" w:rsidP="004168D5">
      <w:pPr>
        <w:rPr>
          <w:rFonts w:ascii="Times" w:hAnsi="Times"/>
          <w:color w:val="4472C4" w:themeColor="accent1"/>
          <w:lang w:val="en-US"/>
        </w:rPr>
      </w:pPr>
    </w:p>
    <w:p w14:paraId="717F4CD0" w14:textId="3BB2CB70" w:rsidR="00DB0EAA" w:rsidRDefault="00DB0EAA" w:rsidP="004168D5">
      <w:pPr>
        <w:rPr>
          <w:rFonts w:ascii="Times" w:hAnsi="Times"/>
          <w:color w:val="4472C4" w:themeColor="accent1"/>
          <w:lang w:val="en-US"/>
        </w:rPr>
      </w:pPr>
    </w:p>
    <w:p w14:paraId="55335589" w14:textId="2D655E69" w:rsidR="00DB0EAA" w:rsidRDefault="00DB0EAA" w:rsidP="004168D5">
      <w:pPr>
        <w:rPr>
          <w:rFonts w:ascii="Times" w:hAnsi="Times"/>
          <w:color w:val="4472C4" w:themeColor="accent1"/>
          <w:lang w:val="en-US"/>
        </w:rPr>
      </w:pPr>
    </w:p>
    <w:p w14:paraId="24E39C5E" w14:textId="4AF27ACB" w:rsidR="00DB0EAA" w:rsidRDefault="00DB0EAA" w:rsidP="004168D5">
      <w:pPr>
        <w:rPr>
          <w:rFonts w:ascii="Times" w:hAnsi="Times"/>
          <w:color w:val="4472C4" w:themeColor="accent1"/>
          <w:lang w:val="en-US"/>
        </w:rPr>
      </w:pPr>
    </w:p>
    <w:p w14:paraId="535DA3DF" w14:textId="4A6491F4" w:rsidR="00DB0EAA" w:rsidRDefault="00DB0EAA" w:rsidP="004168D5">
      <w:pPr>
        <w:rPr>
          <w:rFonts w:ascii="Times" w:hAnsi="Times"/>
          <w:color w:val="4472C4" w:themeColor="accent1"/>
          <w:lang w:val="en-US"/>
        </w:rPr>
      </w:pPr>
    </w:p>
    <w:p w14:paraId="0F4025B8" w14:textId="2AF3C2C9" w:rsidR="00DB0EAA" w:rsidRDefault="00DB0EAA" w:rsidP="004168D5">
      <w:pPr>
        <w:rPr>
          <w:rFonts w:ascii="Times" w:hAnsi="Times"/>
          <w:color w:val="4472C4" w:themeColor="accent1"/>
          <w:lang w:val="en-US"/>
        </w:rPr>
      </w:pPr>
    </w:p>
    <w:p w14:paraId="648462AC" w14:textId="45CA4F87" w:rsidR="00DB0EAA" w:rsidRDefault="00DB0EAA" w:rsidP="004168D5">
      <w:pPr>
        <w:rPr>
          <w:rFonts w:ascii="Times" w:hAnsi="Times"/>
          <w:color w:val="4472C4" w:themeColor="accent1"/>
          <w:lang w:val="en-US"/>
        </w:rPr>
      </w:pPr>
    </w:p>
    <w:p w14:paraId="7D59CF39" w14:textId="796FAE19" w:rsidR="00DB0EAA" w:rsidRDefault="00DB0EAA" w:rsidP="004168D5">
      <w:pPr>
        <w:rPr>
          <w:rFonts w:ascii="Times" w:hAnsi="Times"/>
          <w:color w:val="4472C4" w:themeColor="accent1"/>
          <w:lang w:val="en-US"/>
        </w:rPr>
      </w:pPr>
    </w:p>
    <w:p w14:paraId="4C76E09B" w14:textId="079366F7" w:rsidR="00DB0EAA" w:rsidRDefault="00DB0EAA" w:rsidP="004168D5">
      <w:pPr>
        <w:rPr>
          <w:rFonts w:ascii="Times" w:hAnsi="Times"/>
          <w:color w:val="4472C4" w:themeColor="accent1"/>
          <w:lang w:val="en-US"/>
        </w:rPr>
      </w:pPr>
    </w:p>
    <w:p w14:paraId="3CE1BE3D" w14:textId="3B4BFFF4" w:rsidR="00DB0EAA" w:rsidRDefault="00DB0EAA" w:rsidP="004168D5">
      <w:pPr>
        <w:rPr>
          <w:rFonts w:ascii="Times" w:hAnsi="Times"/>
          <w:color w:val="4472C4" w:themeColor="accent1"/>
          <w:lang w:val="en-US"/>
        </w:rPr>
      </w:pPr>
    </w:p>
    <w:p w14:paraId="6DA70CA7" w14:textId="3C9D5AC7" w:rsidR="00DB0EAA" w:rsidRDefault="00DB0EAA" w:rsidP="004168D5">
      <w:pPr>
        <w:rPr>
          <w:rFonts w:ascii="Times" w:hAnsi="Times"/>
          <w:color w:val="4472C4" w:themeColor="accent1"/>
          <w:lang w:val="en-US"/>
        </w:rPr>
      </w:pPr>
    </w:p>
    <w:p w14:paraId="7BB064B9" w14:textId="391504A5" w:rsidR="00DB0EAA" w:rsidRDefault="00DB0EAA" w:rsidP="004168D5">
      <w:pPr>
        <w:rPr>
          <w:rFonts w:ascii="Times" w:hAnsi="Times"/>
          <w:color w:val="4472C4" w:themeColor="accent1"/>
          <w:lang w:val="en-US"/>
        </w:rPr>
      </w:pPr>
    </w:p>
    <w:p w14:paraId="765FF618" w14:textId="77777777" w:rsidR="00DB0EAA" w:rsidRDefault="00DB0EAA" w:rsidP="004168D5">
      <w:pPr>
        <w:rPr>
          <w:rFonts w:ascii="Times" w:hAnsi="Times"/>
          <w:color w:val="4472C4" w:themeColor="accent1"/>
          <w:lang w:val="en-US"/>
        </w:rPr>
      </w:pPr>
    </w:p>
    <w:p w14:paraId="7CF2AE35" w14:textId="77777777" w:rsidR="00DB0EAA" w:rsidRDefault="00DB0EAA" w:rsidP="004168D5">
      <w:pPr>
        <w:rPr>
          <w:rFonts w:ascii="Times" w:hAnsi="Times"/>
          <w:color w:val="4472C4" w:themeColor="accent1"/>
          <w:lang w:val="en-US"/>
        </w:rPr>
      </w:pPr>
    </w:p>
    <w:p w14:paraId="77009384" w14:textId="41DAAB84"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1: </w:t>
      </w:r>
      <w:r w:rsidR="004168D5" w:rsidRPr="004168D5">
        <w:rPr>
          <w:rFonts w:ascii="Times" w:hAnsi="Times"/>
          <w:color w:val="4472C4" w:themeColor="accent1"/>
          <w:lang w:val="en-US"/>
        </w:rPr>
        <w:t xml:space="preserve">Do you enjoy writing? Why or why </w:t>
      </w:r>
      <w:proofErr w:type="gramStart"/>
      <w:r w:rsidR="004168D5" w:rsidRPr="004168D5">
        <w:rPr>
          <w:rFonts w:ascii="Times" w:hAnsi="Times"/>
          <w:color w:val="4472C4" w:themeColor="accent1"/>
          <w:lang w:val="en-US"/>
        </w:rPr>
        <w:t>not?:</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1FC3A4BE" w14:textId="2F93D063" w:rsidR="00BC0A2B" w:rsidRDefault="00BC0A2B" w:rsidP="004168D5">
      <w:pPr>
        <w:rPr>
          <w:rFonts w:ascii="Times" w:hAnsi="Times"/>
          <w:color w:val="4472C4" w:themeColor="accent1"/>
          <w:lang w:val="en-US"/>
        </w:rPr>
      </w:pPr>
    </w:p>
    <w:p w14:paraId="54AE24C1" w14:textId="37C4E232" w:rsidR="00BC0A2B" w:rsidRDefault="00BC0A2B" w:rsidP="004168D5">
      <w:pPr>
        <w:rPr>
          <w:rFonts w:ascii="Times" w:hAnsi="Times"/>
          <w:color w:val="4472C4" w:themeColor="accent1"/>
          <w:lang w:val="en-US"/>
        </w:rPr>
      </w:pPr>
    </w:p>
    <w:p w14:paraId="17266917" w14:textId="379A516D" w:rsidR="00BC0A2B" w:rsidRDefault="00BC0A2B" w:rsidP="004168D5">
      <w:pPr>
        <w:rPr>
          <w:rFonts w:ascii="Times" w:hAnsi="Times"/>
          <w:color w:val="4472C4" w:themeColor="accent1"/>
          <w:lang w:val="en-US"/>
        </w:rPr>
      </w:pPr>
    </w:p>
    <w:p w14:paraId="363293AC" w14:textId="4D57F57D" w:rsidR="00BC0A2B" w:rsidRDefault="00BC0A2B" w:rsidP="004168D5">
      <w:pPr>
        <w:rPr>
          <w:rFonts w:ascii="Times" w:hAnsi="Times"/>
          <w:color w:val="4472C4" w:themeColor="accent1"/>
          <w:lang w:val="en-US"/>
        </w:rPr>
      </w:pPr>
    </w:p>
    <w:p w14:paraId="4271AB9B" w14:textId="1DD12211" w:rsidR="00BC0A2B" w:rsidRDefault="00BC0A2B" w:rsidP="004168D5">
      <w:pPr>
        <w:rPr>
          <w:rFonts w:ascii="Times" w:hAnsi="Times"/>
          <w:color w:val="4472C4" w:themeColor="accent1"/>
          <w:lang w:val="en-US"/>
        </w:rPr>
      </w:pPr>
    </w:p>
    <w:p w14:paraId="7B14A7F6" w14:textId="627C74A3" w:rsidR="00BC0A2B" w:rsidRDefault="00BC0A2B" w:rsidP="004168D5">
      <w:pPr>
        <w:rPr>
          <w:rFonts w:ascii="Times" w:hAnsi="Times"/>
          <w:color w:val="4472C4" w:themeColor="accent1"/>
          <w:lang w:val="en-US"/>
        </w:rPr>
      </w:pPr>
    </w:p>
    <w:p w14:paraId="5B937D2F" w14:textId="44366A76" w:rsidR="00BC0A2B" w:rsidRDefault="00BC0A2B" w:rsidP="004168D5">
      <w:pPr>
        <w:rPr>
          <w:rFonts w:ascii="Times" w:hAnsi="Times"/>
          <w:color w:val="4472C4" w:themeColor="accent1"/>
          <w:lang w:val="en-US"/>
        </w:rPr>
      </w:pPr>
    </w:p>
    <w:p w14:paraId="769F0A67" w14:textId="4E5F13F1" w:rsidR="00BC0A2B" w:rsidRDefault="00BC0A2B" w:rsidP="004168D5">
      <w:pPr>
        <w:rPr>
          <w:rFonts w:ascii="Times" w:hAnsi="Times"/>
          <w:color w:val="4472C4" w:themeColor="accent1"/>
          <w:lang w:val="en-US"/>
        </w:rPr>
      </w:pPr>
    </w:p>
    <w:p w14:paraId="308CEE93" w14:textId="29A95811" w:rsidR="00BC0A2B" w:rsidRDefault="00BC0A2B" w:rsidP="004168D5">
      <w:pPr>
        <w:rPr>
          <w:rFonts w:ascii="Times" w:hAnsi="Times"/>
          <w:color w:val="4472C4" w:themeColor="accent1"/>
          <w:lang w:val="en-US"/>
        </w:rPr>
      </w:pPr>
    </w:p>
    <w:p w14:paraId="60A455C5" w14:textId="1B7B5F5A" w:rsidR="00BC0A2B" w:rsidRDefault="00BC0A2B" w:rsidP="004168D5">
      <w:pPr>
        <w:rPr>
          <w:rFonts w:ascii="Times" w:hAnsi="Times"/>
          <w:color w:val="4472C4" w:themeColor="accent1"/>
          <w:lang w:val="en-US"/>
        </w:rPr>
      </w:pPr>
    </w:p>
    <w:p w14:paraId="6705D20A" w14:textId="6557BB5F" w:rsidR="00BC0A2B" w:rsidRDefault="00BC0A2B" w:rsidP="004168D5">
      <w:pPr>
        <w:rPr>
          <w:rFonts w:ascii="Times" w:hAnsi="Times"/>
          <w:color w:val="4472C4" w:themeColor="accent1"/>
          <w:lang w:val="en-US"/>
        </w:rPr>
      </w:pPr>
    </w:p>
    <w:p w14:paraId="71BC215F" w14:textId="59592F00" w:rsidR="00BC0A2B" w:rsidRDefault="00BC0A2B" w:rsidP="004168D5">
      <w:pPr>
        <w:rPr>
          <w:rFonts w:ascii="Times" w:hAnsi="Times"/>
          <w:color w:val="4472C4" w:themeColor="accent1"/>
          <w:lang w:val="en-US"/>
        </w:rPr>
      </w:pPr>
    </w:p>
    <w:p w14:paraId="4D6CE5A5" w14:textId="65B2D231" w:rsidR="00BC0A2B" w:rsidRDefault="00BC0A2B" w:rsidP="004168D5">
      <w:pPr>
        <w:rPr>
          <w:rFonts w:ascii="Times" w:hAnsi="Times"/>
          <w:color w:val="4472C4" w:themeColor="accent1"/>
          <w:lang w:val="en-US"/>
        </w:rPr>
      </w:pPr>
    </w:p>
    <w:p w14:paraId="1836872E" w14:textId="7EECC055" w:rsidR="00BC0A2B" w:rsidRDefault="00BC0A2B" w:rsidP="004168D5">
      <w:pPr>
        <w:rPr>
          <w:rFonts w:ascii="Times" w:hAnsi="Times"/>
          <w:color w:val="4472C4" w:themeColor="accent1"/>
          <w:lang w:val="en-US"/>
        </w:rPr>
      </w:pPr>
    </w:p>
    <w:p w14:paraId="5B9B67CD" w14:textId="73EA051A" w:rsidR="00BC0A2B" w:rsidRDefault="00BC0A2B" w:rsidP="004168D5">
      <w:pPr>
        <w:rPr>
          <w:rFonts w:ascii="Times" w:hAnsi="Times"/>
          <w:color w:val="4472C4" w:themeColor="accent1"/>
          <w:lang w:val="en-US"/>
        </w:rPr>
      </w:pPr>
    </w:p>
    <w:p w14:paraId="73D2AA48" w14:textId="73DB8576" w:rsidR="00BC0A2B" w:rsidRDefault="00BC0A2B" w:rsidP="004168D5">
      <w:pPr>
        <w:rPr>
          <w:rFonts w:ascii="Times" w:hAnsi="Times"/>
          <w:color w:val="4472C4" w:themeColor="accent1"/>
          <w:lang w:val="en-US"/>
        </w:rPr>
      </w:pPr>
    </w:p>
    <w:p w14:paraId="479C0311" w14:textId="472E7F1D" w:rsidR="00BC0A2B" w:rsidRDefault="00BC0A2B" w:rsidP="004168D5">
      <w:pPr>
        <w:rPr>
          <w:rFonts w:ascii="Times" w:hAnsi="Times"/>
          <w:color w:val="4472C4" w:themeColor="accent1"/>
          <w:lang w:val="en-US"/>
        </w:rPr>
      </w:pPr>
    </w:p>
    <w:p w14:paraId="5DCF5081" w14:textId="75503DF3" w:rsidR="00BC0A2B" w:rsidRDefault="00BC0A2B" w:rsidP="004168D5">
      <w:pPr>
        <w:rPr>
          <w:rFonts w:ascii="Times" w:hAnsi="Times"/>
          <w:color w:val="4472C4" w:themeColor="accent1"/>
          <w:lang w:val="en-US"/>
        </w:rPr>
      </w:pPr>
    </w:p>
    <w:p w14:paraId="2265925C" w14:textId="2DAC894C" w:rsidR="00BC0A2B" w:rsidRDefault="00BC0A2B" w:rsidP="004168D5">
      <w:pPr>
        <w:rPr>
          <w:rFonts w:ascii="Times" w:hAnsi="Times"/>
          <w:color w:val="4472C4" w:themeColor="accent1"/>
          <w:lang w:val="en-US"/>
        </w:rPr>
      </w:pPr>
    </w:p>
    <w:p w14:paraId="4F1BF316" w14:textId="7E4981F5" w:rsidR="00BC0A2B" w:rsidRDefault="00BC0A2B" w:rsidP="004168D5">
      <w:pPr>
        <w:rPr>
          <w:rFonts w:ascii="Times" w:hAnsi="Times"/>
          <w:color w:val="4472C4" w:themeColor="accent1"/>
          <w:lang w:val="en-US"/>
        </w:rPr>
      </w:pPr>
    </w:p>
    <w:p w14:paraId="650B9494" w14:textId="084FE648" w:rsidR="00BC0A2B" w:rsidRDefault="00BC0A2B" w:rsidP="004168D5">
      <w:pPr>
        <w:rPr>
          <w:rFonts w:ascii="Times" w:hAnsi="Times"/>
          <w:color w:val="4472C4" w:themeColor="accent1"/>
          <w:lang w:val="en-US"/>
        </w:rPr>
      </w:pPr>
    </w:p>
    <w:p w14:paraId="54370E4E" w14:textId="6534BB95"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1: </w:t>
      </w:r>
      <w:r w:rsidR="004168D5" w:rsidRPr="004168D5">
        <w:rPr>
          <w:rFonts w:ascii="Times" w:hAnsi="Times"/>
          <w:color w:val="4472C4" w:themeColor="accent1"/>
          <w:lang w:val="en-US"/>
        </w:rPr>
        <w:t xml:space="preserve">Do you enjoy writing? Why or why </w:t>
      </w:r>
      <w:proofErr w:type="gramStart"/>
      <w:r w:rsidR="004168D5" w:rsidRPr="004168D5">
        <w:rPr>
          <w:rFonts w:ascii="Times" w:hAnsi="Times"/>
          <w:color w:val="4472C4" w:themeColor="accent1"/>
          <w:lang w:val="en-US"/>
        </w:rPr>
        <w:t>not?:</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34B0226E" w14:textId="64259B0B" w:rsidR="00BC0A2B" w:rsidRDefault="00BC0A2B" w:rsidP="004168D5">
      <w:pPr>
        <w:rPr>
          <w:rFonts w:ascii="Times" w:hAnsi="Times"/>
          <w:color w:val="4472C4" w:themeColor="accent1"/>
          <w:lang w:val="en-US"/>
        </w:rPr>
      </w:pPr>
    </w:p>
    <w:p w14:paraId="11B9E0F9" w14:textId="22F85A1F" w:rsidR="00BC0A2B" w:rsidRDefault="00BC0A2B" w:rsidP="004168D5">
      <w:pPr>
        <w:rPr>
          <w:rFonts w:ascii="Times" w:hAnsi="Times"/>
          <w:color w:val="4472C4" w:themeColor="accent1"/>
          <w:lang w:val="en-US"/>
        </w:rPr>
      </w:pPr>
    </w:p>
    <w:p w14:paraId="2CA60A70" w14:textId="78EB46D9" w:rsidR="00BC0A2B" w:rsidRDefault="00BC0A2B" w:rsidP="004168D5">
      <w:pPr>
        <w:rPr>
          <w:rFonts w:ascii="Times" w:hAnsi="Times"/>
          <w:color w:val="4472C4" w:themeColor="accent1"/>
          <w:lang w:val="en-US"/>
        </w:rPr>
      </w:pPr>
    </w:p>
    <w:p w14:paraId="7509DCB4" w14:textId="1664D88F" w:rsidR="00BC0A2B" w:rsidRDefault="00BC0A2B" w:rsidP="004168D5">
      <w:pPr>
        <w:rPr>
          <w:rFonts w:ascii="Times" w:hAnsi="Times"/>
          <w:color w:val="4472C4" w:themeColor="accent1"/>
          <w:lang w:val="en-US"/>
        </w:rPr>
      </w:pPr>
    </w:p>
    <w:p w14:paraId="35D4A078" w14:textId="391CF01D" w:rsidR="00BC0A2B" w:rsidRDefault="00BC0A2B" w:rsidP="004168D5">
      <w:pPr>
        <w:rPr>
          <w:rFonts w:ascii="Times" w:hAnsi="Times"/>
          <w:color w:val="4472C4" w:themeColor="accent1"/>
          <w:lang w:val="en-US"/>
        </w:rPr>
      </w:pPr>
    </w:p>
    <w:p w14:paraId="26345E2E" w14:textId="420DD5CA" w:rsidR="00BC0A2B" w:rsidRDefault="00BC0A2B" w:rsidP="004168D5">
      <w:pPr>
        <w:rPr>
          <w:rFonts w:ascii="Times" w:hAnsi="Times"/>
          <w:color w:val="4472C4" w:themeColor="accent1"/>
          <w:lang w:val="en-US"/>
        </w:rPr>
      </w:pPr>
    </w:p>
    <w:p w14:paraId="27CF8060" w14:textId="5E7C9C1E" w:rsidR="00BC0A2B" w:rsidRDefault="00BC0A2B" w:rsidP="004168D5">
      <w:pPr>
        <w:rPr>
          <w:rFonts w:ascii="Times" w:hAnsi="Times"/>
          <w:color w:val="4472C4" w:themeColor="accent1"/>
          <w:lang w:val="en-US"/>
        </w:rPr>
      </w:pPr>
    </w:p>
    <w:p w14:paraId="6D7E2268" w14:textId="1AFAE51F" w:rsidR="00BC0A2B" w:rsidRDefault="00BC0A2B" w:rsidP="004168D5">
      <w:pPr>
        <w:rPr>
          <w:rFonts w:ascii="Times" w:hAnsi="Times"/>
          <w:color w:val="4472C4" w:themeColor="accent1"/>
          <w:lang w:val="en-US"/>
        </w:rPr>
      </w:pPr>
    </w:p>
    <w:p w14:paraId="26349B1F" w14:textId="4B2FCB54" w:rsidR="00BC0A2B" w:rsidRDefault="00BC0A2B" w:rsidP="004168D5">
      <w:pPr>
        <w:rPr>
          <w:rFonts w:ascii="Times" w:hAnsi="Times"/>
          <w:color w:val="4472C4" w:themeColor="accent1"/>
          <w:lang w:val="en-US"/>
        </w:rPr>
      </w:pPr>
    </w:p>
    <w:p w14:paraId="039831E8" w14:textId="00BF4356" w:rsidR="00BC0A2B" w:rsidRDefault="00BC0A2B" w:rsidP="004168D5">
      <w:pPr>
        <w:rPr>
          <w:rFonts w:ascii="Times" w:hAnsi="Times"/>
          <w:color w:val="4472C4" w:themeColor="accent1"/>
          <w:lang w:val="en-US"/>
        </w:rPr>
      </w:pPr>
    </w:p>
    <w:p w14:paraId="4486FA9B" w14:textId="0948E747" w:rsidR="00BC0A2B" w:rsidRDefault="00BC0A2B" w:rsidP="004168D5">
      <w:pPr>
        <w:rPr>
          <w:rFonts w:ascii="Times" w:hAnsi="Times"/>
          <w:color w:val="4472C4" w:themeColor="accent1"/>
          <w:lang w:val="en-US"/>
        </w:rPr>
      </w:pPr>
    </w:p>
    <w:p w14:paraId="4CDD3B00" w14:textId="5E2D4F48" w:rsidR="00BC0A2B" w:rsidRDefault="00BC0A2B" w:rsidP="004168D5">
      <w:pPr>
        <w:rPr>
          <w:rFonts w:ascii="Times" w:hAnsi="Times"/>
          <w:color w:val="4472C4" w:themeColor="accent1"/>
          <w:lang w:val="en-US"/>
        </w:rPr>
      </w:pPr>
    </w:p>
    <w:p w14:paraId="0B4766A9" w14:textId="4D3A0B47" w:rsidR="00BC0A2B" w:rsidRDefault="00BC0A2B" w:rsidP="004168D5">
      <w:pPr>
        <w:rPr>
          <w:rFonts w:ascii="Times" w:hAnsi="Times"/>
          <w:color w:val="4472C4" w:themeColor="accent1"/>
          <w:lang w:val="en-US"/>
        </w:rPr>
      </w:pPr>
    </w:p>
    <w:p w14:paraId="46CF913D" w14:textId="2403A0F6" w:rsidR="00BC0A2B" w:rsidRDefault="00BC0A2B" w:rsidP="004168D5">
      <w:pPr>
        <w:rPr>
          <w:rFonts w:ascii="Times" w:hAnsi="Times"/>
          <w:color w:val="4472C4" w:themeColor="accent1"/>
          <w:lang w:val="en-US"/>
        </w:rPr>
      </w:pPr>
    </w:p>
    <w:p w14:paraId="3A42C201" w14:textId="2E196287" w:rsidR="00BC0A2B" w:rsidRDefault="00BC0A2B" w:rsidP="004168D5">
      <w:pPr>
        <w:rPr>
          <w:rFonts w:ascii="Times" w:hAnsi="Times"/>
          <w:color w:val="4472C4" w:themeColor="accent1"/>
          <w:lang w:val="en-US"/>
        </w:rPr>
      </w:pPr>
    </w:p>
    <w:p w14:paraId="1EE5976F" w14:textId="68EF2E40" w:rsidR="00BC0A2B" w:rsidRDefault="00BC0A2B" w:rsidP="004168D5">
      <w:pPr>
        <w:rPr>
          <w:rFonts w:ascii="Times" w:hAnsi="Times"/>
          <w:color w:val="4472C4" w:themeColor="accent1"/>
          <w:lang w:val="en-US"/>
        </w:rPr>
      </w:pPr>
    </w:p>
    <w:p w14:paraId="3ACE3E8B" w14:textId="1542268D" w:rsidR="00BC0A2B" w:rsidRDefault="00BC0A2B" w:rsidP="004168D5">
      <w:pPr>
        <w:rPr>
          <w:rFonts w:ascii="Times" w:hAnsi="Times"/>
          <w:color w:val="4472C4" w:themeColor="accent1"/>
          <w:lang w:val="en-US"/>
        </w:rPr>
      </w:pPr>
    </w:p>
    <w:p w14:paraId="25CDB0B6" w14:textId="5F010684" w:rsidR="00BC0A2B" w:rsidRDefault="00BC0A2B" w:rsidP="004168D5">
      <w:pPr>
        <w:rPr>
          <w:rFonts w:ascii="Times" w:hAnsi="Times"/>
          <w:color w:val="4472C4" w:themeColor="accent1"/>
          <w:lang w:val="en-US"/>
        </w:rPr>
      </w:pPr>
    </w:p>
    <w:p w14:paraId="4563CBF9" w14:textId="2094D704" w:rsidR="00BC0A2B" w:rsidRDefault="00BC0A2B" w:rsidP="004168D5">
      <w:pPr>
        <w:rPr>
          <w:rFonts w:ascii="Times" w:hAnsi="Times"/>
          <w:color w:val="4472C4" w:themeColor="accent1"/>
          <w:lang w:val="en-US"/>
        </w:rPr>
      </w:pPr>
    </w:p>
    <w:p w14:paraId="090979D7" w14:textId="4B93E839" w:rsidR="00BC0A2B" w:rsidRDefault="00BC0A2B" w:rsidP="004168D5">
      <w:pPr>
        <w:rPr>
          <w:rFonts w:ascii="Times" w:hAnsi="Times"/>
          <w:color w:val="4472C4" w:themeColor="accent1"/>
          <w:lang w:val="en-US"/>
        </w:rPr>
      </w:pPr>
    </w:p>
    <w:p w14:paraId="0440B89D" w14:textId="41F713B6" w:rsidR="00BC0A2B" w:rsidRDefault="00BC0A2B" w:rsidP="004168D5">
      <w:pPr>
        <w:rPr>
          <w:rFonts w:ascii="Times" w:hAnsi="Times"/>
          <w:color w:val="4472C4" w:themeColor="accent1"/>
          <w:lang w:val="en-US"/>
        </w:rPr>
      </w:pPr>
    </w:p>
    <w:p w14:paraId="3EBBFB31" w14:textId="5BF444D0" w:rsidR="00BC0A2B" w:rsidRDefault="00BC0A2B" w:rsidP="004168D5">
      <w:pPr>
        <w:rPr>
          <w:rFonts w:ascii="Times" w:hAnsi="Times"/>
          <w:color w:val="4472C4" w:themeColor="accent1"/>
          <w:lang w:val="en-US"/>
        </w:rPr>
      </w:pPr>
    </w:p>
    <w:p w14:paraId="4500CF0E" w14:textId="4B1430B7" w:rsidR="008C18AB" w:rsidRDefault="008C18AB" w:rsidP="004168D5">
      <w:pPr>
        <w:rPr>
          <w:rFonts w:ascii="Times" w:hAnsi="Times"/>
          <w:color w:val="4472C4" w:themeColor="accent1"/>
          <w:lang w:val="en-US"/>
        </w:rPr>
      </w:pPr>
    </w:p>
    <w:p w14:paraId="609DB425" w14:textId="77777777" w:rsidR="008C18AB" w:rsidRDefault="008C18AB" w:rsidP="004168D5">
      <w:pPr>
        <w:rPr>
          <w:rFonts w:ascii="Times" w:hAnsi="Times"/>
          <w:color w:val="4472C4" w:themeColor="accent1"/>
          <w:lang w:val="en-US"/>
        </w:rPr>
      </w:pPr>
    </w:p>
    <w:p w14:paraId="4134F367" w14:textId="276A968E" w:rsidR="00BC0A2B" w:rsidRDefault="00BC0A2B" w:rsidP="004168D5">
      <w:pPr>
        <w:rPr>
          <w:rFonts w:ascii="Times" w:hAnsi="Times"/>
          <w:color w:val="4472C4" w:themeColor="accent1"/>
          <w:lang w:val="en-US"/>
        </w:rPr>
      </w:pPr>
    </w:p>
    <w:p w14:paraId="3F1E7AC9" w14:textId="77777777" w:rsidR="00BC0A2B" w:rsidRPr="004168D5" w:rsidRDefault="00BC0A2B" w:rsidP="004168D5">
      <w:pPr>
        <w:rPr>
          <w:rFonts w:ascii="Times" w:hAnsi="Times"/>
          <w:color w:val="4472C4" w:themeColor="accent1"/>
          <w:lang w:val="en-US"/>
        </w:rPr>
      </w:pPr>
    </w:p>
    <w:p w14:paraId="71CF89FD" w14:textId="77777777" w:rsidR="004168D5" w:rsidRDefault="004168D5" w:rsidP="004168D5">
      <w:pPr>
        <w:rPr>
          <w:rFonts w:ascii="Times" w:hAnsi="Times"/>
          <w:color w:val="4472C4" w:themeColor="accent1"/>
          <w:lang w:val="en-US"/>
        </w:rPr>
      </w:pPr>
    </w:p>
    <w:p w14:paraId="6C2813E1" w14:textId="550552F5"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2: </w:t>
      </w:r>
      <w:r w:rsidR="004168D5" w:rsidRPr="004168D5">
        <w:rPr>
          <w:rFonts w:ascii="Times" w:hAnsi="Times"/>
          <w:color w:val="4472C4" w:themeColor="accent1"/>
          <w:lang w:val="en-US"/>
        </w:rPr>
        <w:t xml:space="preserve">What is the one thing that you want to change about </w:t>
      </w:r>
      <w:proofErr w:type="gramStart"/>
      <w:r w:rsidR="004168D5" w:rsidRPr="004168D5">
        <w:rPr>
          <w:rFonts w:ascii="Times" w:hAnsi="Times"/>
          <w:color w:val="4472C4" w:themeColor="accent1"/>
          <w:lang w:val="en-US"/>
        </w:rPr>
        <w:t>yourself?:</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6F65EDEB" w14:textId="34654D94" w:rsidR="00BC0A2B" w:rsidRDefault="00BC0A2B" w:rsidP="004168D5">
      <w:pPr>
        <w:rPr>
          <w:rFonts w:ascii="Times" w:hAnsi="Times"/>
          <w:color w:val="4472C4" w:themeColor="accent1"/>
          <w:lang w:val="en-US"/>
        </w:rPr>
      </w:pPr>
    </w:p>
    <w:p w14:paraId="2D5DEE53" w14:textId="078CAB8A" w:rsidR="00BC0A2B" w:rsidRDefault="00BC0A2B" w:rsidP="004168D5">
      <w:pPr>
        <w:rPr>
          <w:rFonts w:ascii="Times" w:hAnsi="Times"/>
          <w:color w:val="4472C4" w:themeColor="accent1"/>
          <w:lang w:val="en-US"/>
        </w:rPr>
      </w:pPr>
    </w:p>
    <w:p w14:paraId="3A9D8840" w14:textId="4880E527" w:rsidR="00BC0A2B" w:rsidRDefault="00BC0A2B" w:rsidP="004168D5">
      <w:pPr>
        <w:rPr>
          <w:rFonts w:ascii="Times" w:hAnsi="Times"/>
          <w:color w:val="4472C4" w:themeColor="accent1"/>
          <w:lang w:val="en-US"/>
        </w:rPr>
      </w:pPr>
    </w:p>
    <w:p w14:paraId="13E3E435" w14:textId="28B69355" w:rsidR="00BC0A2B" w:rsidRDefault="00BC0A2B" w:rsidP="004168D5">
      <w:pPr>
        <w:rPr>
          <w:rFonts w:ascii="Times" w:hAnsi="Times"/>
          <w:color w:val="4472C4" w:themeColor="accent1"/>
          <w:lang w:val="en-US"/>
        </w:rPr>
      </w:pPr>
    </w:p>
    <w:p w14:paraId="7F3EE1B1" w14:textId="2A653DE3" w:rsidR="00BC0A2B" w:rsidRDefault="00BC0A2B" w:rsidP="004168D5">
      <w:pPr>
        <w:rPr>
          <w:rFonts w:ascii="Times" w:hAnsi="Times"/>
          <w:color w:val="4472C4" w:themeColor="accent1"/>
          <w:lang w:val="en-US"/>
        </w:rPr>
      </w:pPr>
    </w:p>
    <w:p w14:paraId="0903E73D" w14:textId="75CAC45B" w:rsidR="00BC0A2B" w:rsidRDefault="00BC0A2B" w:rsidP="004168D5">
      <w:pPr>
        <w:rPr>
          <w:rFonts w:ascii="Times" w:hAnsi="Times"/>
          <w:color w:val="4472C4" w:themeColor="accent1"/>
          <w:lang w:val="en-US"/>
        </w:rPr>
      </w:pPr>
    </w:p>
    <w:p w14:paraId="7EDBD5E9" w14:textId="52AA396A" w:rsidR="00BC0A2B" w:rsidRDefault="00BC0A2B" w:rsidP="004168D5">
      <w:pPr>
        <w:rPr>
          <w:rFonts w:ascii="Times" w:hAnsi="Times"/>
          <w:color w:val="4472C4" w:themeColor="accent1"/>
          <w:lang w:val="en-US"/>
        </w:rPr>
      </w:pPr>
    </w:p>
    <w:p w14:paraId="67697564" w14:textId="53C96E05" w:rsidR="00BC0A2B" w:rsidRDefault="00BC0A2B" w:rsidP="004168D5">
      <w:pPr>
        <w:rPr>
          <w:rFonts w:ascii="Times" w:hAnsi="Times"/>
          <w:color w:val="4472C4" w:themeColor="accent1"/>
          <w:lang w:val="en-US"/>
        </w:rPr>
      </w:pPr>
    </w:p>
    <w:p w14:paraId="718E96D9" w14:textId="063DE54B" w:rsidR="00BC0A2B" w:rsidRDefault="00BC0A2B" w:rsidP="004168D5">
      <w:pPr>
        <w:rPr>
          <w:rFonts w:ascii="Times" w:hAnsi="Times"/>
          <w:color w:val="4472C4" w:themeColor="accent1"/>
          <w:lang w:val="en-US"/>
        </w:rPr>
      </w:pPr>
    </w:p>
    <w:p w14:paraId="0F921570" w14:textId="724D1D16" w:rsidR="00BC0A2B" w:rsidRDefault="00BC0A2B" w:rsidP="004168D5">
      <w:pPr>
        <w:rPr>
          <w:rFonts w:ascii="Times" w:hAnsi="Times"/>
          <w:color w:val="4472C4" w:themeColor="accent1"/>
          <w:lang w:val="en-US"/>
        </w:rPr>
      </w:pPr>
    </w:p>
    <w:p w14:paraId="1361C610" w14:textId="28F80B09" w:rsidR="00BC0A2B" w:rsidRDefault="00BC0A2B" w:rsidP="004168D5">
      <w:pPr>
        <w:rPr>
          <w:rFonts w:ascii="Times" w:hAnsi="Times"/>
          <w:color w:val="4472C4" w:themeColor="accent1"/>
          <w:lang w:val="en-US"/>
        </w:rPr>
      </w:pPr>
    </w:p>
    <w:p w14:paraId="4ECC2D16" w14:textId="09EA9683" w:rsidR="00BC0A2B" w:rsidRDefault="00BC0A2B" w:rsidP="004168D5">
      <w:pPr>
        <w:rPr>
          <w:rFonts w:ascii="Times" w:hAnsi="Times"/>
          <w:color w:val="4472C4" w:themeColor="accent1"/>
          <w:lang w:val="en-US"/>
        </w:rPr>
      </w:pPr>
    </w:p>
    <w:p w14:paraId="079CDA30" w14:textId="276B1890" w:rsidR="00BC0A2B" w:rsidRDefault="00BC0A2B" w:rsidP="004168D5">
      <w:pPr>
        <w:rPr>
          <w:rFonts w:ascii="Times" w:hAnsi="Times"/>
          <w:color w:val="4472C4" w:themeColor="accent1"/>
          <w:lang w:val="en-US"/>
        </w:rPr>
      </w:pPr>
    </w:p>
    <w:p w14:paraId="529A1DD5" w14:textId="7D776631" w:rsidR="00BC0A2B" w:rsidRDefault="00BC0A2B" w:rsidP="004168D5">
      <w:pPr>
        <w:rPr>
          <w:rFonts w:ascii="Times" w:hAnsi="Times"/>
          <w:color w:val="4472C4" w:themeColor="accent1"/>
          <w:lang w:val="en-US"/>
        </w:rPr>
      </w:pPr>
    </w:p>
    <w:p w14:paraId="689862A1" w14:textId="390CAC01" w:rsidR="00BC0A2B" w:rsidRDefault="00BC0A2B" w:rsidP="004168D5">
      <w:pPr>
        <w:rPr>
          <w:rFonts w:ascii="Times" w:hAnsi="Times"/>
          <w:color w:val="4472C4" w:themeColor="accent1"/>
          <w:lang w:val="en-US"/>
        </w:rPr>
      </w:pPr>
    </w:p>
    <w:p w14:paraId="362F8352" w14:textId="57CDBC46" w:rsidR="00BC0A2B" w:rsidRDefault="00BC0A2B" w:rsidP="004168D5">
      <w:pPr>
        <w:rPr>
          <w:rFonts w:ascii="Times" w:hAnsi="Times"/>
          <w:color w:val="4472C4" w:themeColor="accent1"/>
          <w:lang w:val="en-US"/>
        </w:rPr>
      </w:pPr>
    </w:p>
    <w:p w14:paraId="0ABCC152" w14:textId="06510BE2" w:rsidR="00BC0A2B" w:rsidRDefault="00BC0A2B" w:rsidP="004168D5">
      <w:pPr>
        <w:rPr>
          <w:rFonts w:ascii="Times" w:hAnsi="Times"/>
          <w:color w:val="4472C4" w:themeColor="accent1"/>
          <w:lang w:val="en-US"/>
        </w:rPr>
      </w:pPr>
    </w:p>
    <w:p w14:paraId="6E418D34" w14:textId="63D2F541" w:rsidR="00BC0A2B" w:rsidRDefault="00BC0A2B" w:rsidP="004168D5">
      <w:pPr>
        <w:rPr>
          <w:rFonts w:ascii="Times" w:hAnsi="Times"/>
          <w:color w:val="4472C4" w:themeColor="accent1"/>
          <w:lang w:val="en-US"/>
        </w:rPr>
      </w:pPr>
    </w:p>
    <w:p w14:paraId="2F17B813" w14:textId="3BFD753D" w:rsidR="00BC0A2B" w:rsidRDefault="00BC0A2B" w:rsidP="004168D5">
      <w:pPr>
        <w:rPr>
          <w:rFonts w:ascii="Times" w:hAnsi="Times"/>
          <w:color w:val="4472C4" w:themeColor="accent1"/>
          <w:lang w:val="en-US"/>
        </w:rPr>
      </w:pPr>
    </w:p>
    <w:p w14:paraId="058771D1" w14:textId="38260B6F" w:rsidR="00BC0A2B" w:rsidRDefault="00BC0A2B" w:rsidP="004168D5">
      <w:pPr>
        <w:rPr>
          <w:rFonts w:ascii="Times" w:hAnsi="Times"/>
          <w:color w:val="4472C4" w:themeColor="accent1"/>
          <w:lang w:val="en-US"/>
        </w:rPr>
      </w:pPr>
    </w:p>
    <w:p w14:paraId="2691771E" w14:textId="359392EA" w:rsidR="00BC0A2B" w:rsidRDefault="00BC0A2B" w:rsidP="004168D5">
      <w:pPr>
        <w:rPr>
          <w:rFonts w:ascii="Times" w:hAnsi="Times"/>
          <w:color w:val="4472C4" w:themeColor="accent1"/>
          <w:lang w:val="en-US"/>
        </w:rPr>
      </w:pPr>
    </w:p>
    <w:p w14:paraId="4056B37F" w14:textId="56FB4A5D"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2: </w:t>
      </w:r>
      <w:r w:rsidR="004168D5" w:rsidRPr="004168D5">
        <w:rPr>
          <w:rFonts w:ascii="Times" w:hAnsi="Times"/>
          <w:color w:val="4472C4" w:themeColor="accent1"/>
          <w:lang w:val="en-US"/>
        </w:rPr>
        <w:t xml:space="preserve">What is the one thing that you want to change about </w:t>
      </w:r>
      <w:proofErr w:type="gramStart"/>
      <w:r w:rsidR="004168D5" w:rsidRPr="004168D5">
        <w:rPr>
          <w:rFonts w:ascii="Times" w:hAnsi="Times"/>
          <w:color w:val="4472C4" w:themeColor="accent1"/>
          <w:lang w:val="en-US"/>
        </w:rPr>
        <w:t>yourself?:</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58D26426" w14:textId="6905CC52" w:rsidR="004168D5" w:rsidRDefault="004168D5" w:rsidP="004168D5">
      <w:pPr>
        <w:ind w:left="360"/>
        <w:rPr>
          <w:rFonts w:ascii="Times" w:hAnsi="Times"/>
          <w:color w:val="4472C4" w:themeColor="accent1"/>
          <w:lang w:val="en-US"/>
        </w:rPr>
      </w:pPr>
    </w:p>
    <w:p w14:paraId="1E7C670B" w14:textId="2589D123" w:rsidR="00BC0A2B" w:rsidRDefault="00BC0A2B" w:rsidP="004168D5">
      <w:pPr>
        <w:ind w:left="360"/>
        <w:rPr>
          <w:rFonts w:ascii="Times" w:hAnsi="Times"/>
          <w:color w:val="4472C4" w:themeColor="accent1"/>
          <w:lang w:val="en-US"/>
        </w:rPr>
      </w:pPr>
    </w:p>
    <w:p w14:paraId="3328F1C6" w14:textId="44D00C66" w:rsidR="00BC0A2B" w:rsidRDefault="00BC0A2B" w:rsidP="004168D5">
      <w:pPr>
        <w:ind w:left="360"/>
        <w:rPr>
          <w:rFonts w:ascii="Times" w:hAnsi="Times"/>
          <w:color w:val="4472C4" w:themeColor="accent1"/>
          <w:lang w:val="en-US"/>
        </w:rPr>
      </w:pPr>
    </w:p>
    <w:p w14:paraId="7C788C3A" w14:textId="37A891D8" w:rsidR="00BC0A2B" w:rsidRDefault="00BC0A2B" w:rsidP="004168D5">
      <w:pPr>
        <w:ind w:left="360"/>
        <w:rPr>
          <w:rFonts w:ascii="Times" w:hAnsi="Times"/>
          <w:color w:val="4472C4" w:themeColor="accent1"/>
          <w:lang w:val="en-US"/>
        </w:rPr>
      </w:pPr>
    </w:p>
    <w:p w14:paraId="58EFE036" w14:textId="0579622B" w:rsidR="00BC0A2B" w:rsidRDefault="00BC0A2B" w:rsidP="004168D5">
      <w:pPr>
        <w:ind w:left="360"/>
        <w:rPr>
          <w:rFonts w:ascii="Times" w:hAnsi="Times"/>
          <w:color w:val="4472C4" w:themeColor="accent1"/>
          <w:lang w:val="en-US"/>
        </w:rPr>
      </w:pPr>
    </w:p>
    <w:p w14:paraId="1CB7CA57" w14:textId="51DA205B" w:rsidR="00BC0A2B" w:rsidRDefault="00BC0A2B" w:rsidP="004168D5">
      <w:pPr>
        <w:ind w:left="360"/>
        <w:rPr>
          <w:rFonts w:ascii="Times" w:hAnsi="Times"/>
          <w:color w:val="4472C4" w:themeColor="accent1"/>
          <w:lang w:val="en-US"/>
        </w:rPr>
      </w:pPr>
    </w:p>
    <w:p w14:paraId="3818181A" w14:textId="0F617D82" w:rsidR="00BC0A2B" w:rsidRDefault="00BC0A2B" w:rsidP="004168D5">
      <w:pPr>
        <w:ind w:left="360"/>
        <w:rPr>
          <w:rFonts w:ascii="Times" w:hAnsi="Times"/>
          <w:color w:val="4472C4" w:themeColor="accent1"/>
          <w:lang w:val="en-US"/>
        </w:rPr>
      </w:pPr>
    </w:p>
    <w:p w14:paraId="2A189276" w14:textId="0BB76F1E" w:rsidR="00BC0A2B" w:rsidRDefault="00BC0A2B" w:rsidP="004168D5">
      <w:pPr>
        <w:ind w:left="360"/>
        <w:rPr>
          <w:rFonts w:ascii="Times" w:hAnsi="Times"/>
          <w:color w:val="4472C4" w:themeColor="accent1"/>
          <w:lang w:val="en-US"/>
        </w:rPr>
      </w:pPr>
    </w:p>
    <w:p w14:paraId="172E98DC" w14:textId="71AAE3EB" w:rsidR="00BC0A2B" w:rsidRDefault="00BC0A2B" w:rsidP="004168D5">
      <w:pPr>
        <w:ind w:left="360"/>
        <w:rPr>
          <w:rFonts w:ascii="Times" w:hAnsi="Times"/>
          <w:color w:val="4472C4" w:themeColor="accent1"/>
          <w:lang w:val="en-US"/>
        </w:rPr>
      </w:pPr>
    </w:p>
    <w:p w14:paraId="43F6B0D2" w14:textId="69EA4B44" w:rsidR="00BC0A2B" w:rsidRDefault="00BC0A2B" w:rsidP="004168D5">
      <w:pPr>
        <w:ind w:left="360"/>
        <w:rPr>
          <w:rFonts w:ascii="Times" w:hAnsi="Times"/>
          <w:color w:val="4472C4" w:themeColor="accent1"/>
          <w:lang w:val="en-US"/>
        </w:rPr>
      </w:pPr>
    </w:p>
    <w:p w14:paraId="5C566DE2" w14:textId="7AC24C71" w:rsidR="00BC0A2B" w:rsidRDefault="00BC0A2B" w:rsidP="004168D5">
      <w:pPr>
        <w:ind w:left="360"/>
        <w:rPr>
          <w:rFonts w:ascii="Times" w:hAnsi="Times"/>
          <w:color w:val="4472C4" w:themeColor="accent1"/>
          <w:lang w:val="en-US"/>
        </w:rPr>
      </w:pPr>
    </w:p>
    <w:p w14:paraId="0AFB86FC" w14:textId="6E7635CE" w:rsidR="00BC0A2B" w:rsidRDefault="00BC0A2B" w:rsidP="004168D5">
      <w:pPr>
        <w:ind w:left="360"/>
        <w:rPr>
          <w:rFonts w:ascii="Times" w:hAnsi="Times"/>
          <w:color w:val="4472C4" w:themeColor="accent1"/>
          <w:lang w:val="en-US"/>
        </w:rPr>
      </w:pPr>
    </w:p>
    <w:p w14:paraId="47FB0BE2" w14:textId="0503B43F" w:rsidR="00BC0A2B" w:rsidRDefault="00BC0A2B" w:rsidP="004168D5">
      <w:pPr>
        <w:ind w:left="360"/>
        <w:rPr>
          <w:rFonts w:ascii="Times" w:hAnsi="Times"/>
          <w:color w:val="4472C4" w:themeColor="accent1"/>
          <w:lang w:val="en-US"/>
        </w:rPr>
      </w:pPr>
    </w:p>
    <w:p w14:paraId="7A2691E0" w14:textId="34B73909" w:rsidR="00BC0A2B" w:rsidRDefault="00BC0A2B" w:rsidP="004168D5">
      <w:pPr>
        <w:ind w:left="360"/>
        <w:rPr>
          <w:rFonts w:ascii="Times" w:hAnsi="Times"/>
          <w:color w:val="4472C4" w:themeColor="accent1"/>
          <w:lang w:val="en-US"/>
        </w:rPr>
      </w:pPr>
    </w:p>
    <w:p w14:paraId="7413CF14" w14:textId="36FC370A" w:rsidR="00BC0A2B" w:rsidRDefault="00BC0A2B" w:rsidP="004168D5">
      <w:pPr>
        <w:ind w:left="360"/>
        <w:rPr>
          <w:rFonts w:ascii="Times" w:hAnsi="Times"/>
          <w:color w:val="4472C4" w:themeColor="accent1"/>
          <w:lang w:val="en-US"/>
        </w:rPr>
      </w:pPr>
    </w:p>
    <w:p w14:paraId="04D84F61" w14:textId="796A006B" w:rsidR="00BC0A2B" w:rsidRDefault="00BC0A2B" w:rsidP="004168D5">
      <w:pPr>
        <w:ind w:left="360"/>
        <w:rPr>
          <w:rFonts w:ascii="Times" w:hAnsi="Times"/>
          <w:color w:val="4472C4" w:themeColor="accent1"/>
          <w:lang w:val="en-US"/>
        </w:rPr>
      </w:pPr>
    </w:p>
    <w:p w14:paraId="729F144F" w14:textId="5BDB1C40" w:rsidR="00BC0A2B" w:rsidRDefault="00BC0A2B" w:rsidP="004168D5">
      <w:pPr>
        <w:ind w:left="360"/>
        <w:rPr>
          <w:rFonts w:ascii="Times" w:hAnsi="Times"/>
          <w:color w:val="4472C4" w:themeColor="accent1"/>
          <w:lang w:val="en-US"/>
        </w:rPr>
      </w:pPr>
    </w:p>
    <w:p w14:paraId="7FD79F55" w14:textId="0E088927" w:rsidR="00BC0A2B" w:rsidRDefault="00BC0A2B" w:rsidP="004168D5">
      <w:pPr>
        <w:ind w:left="360"/>
        <w:rPr>
          <w:rFonts w:ascii="Times" w:hAnsi="Times"/>
          <w:color w:val="4472C4" w:themeColor="accent1"/>
          <w:lang w:val="en-US"/>
        </w:rPr>
      </w:pPr>
    </w:p>
    <w:p w14:paraId="788247A6" w14:textId="3903AB22" w:rsidR="00BC0A2B" w:rsidRDefault="00BC0A2B" w:rsidP="004168D5">
      <w:pPr>
        <w:ind w:left="360"/>
        <w:rPr>
          <w:rFonts w:ascii="Times" w:hAnsi="Times"/>
          <w:color w:val="4472C4" w:themeColor="accent1"/>
          <w:lang w:val="en-US"/>
        </w:rPr>
      </w:pPr>
    </w:p>
    <w:p w14:paraId="5CC90CB2" w14:textId="1D14DD37" w:rsidR="00BC0A2B" w:rsidRDefault="00BC0A2B" w:rsidP="004168D5">
      <w:pPr>
        <w:ind w:left="360"/>
        <w:rPr>
          <w:rFonts w:ascii="Times" w:hAnsi="Times"/>
          <w:color w:val="4472C4" w:themeColor="accent1"/>
          <w:lang w:val="en-US"/>
        </w:rPr>
      </w:pPr>
    </w:p>
    <w:p w14:paraId="44773E6D" w14:textId="2DA2C553" w:rsidR="008C18AB" w:rsidRDefault="008C18AB" w:rsidP="004168D5">
      <w:pPr>
        <w:ind w:left="360"/>
        <w:rPr>
          <w:rFonts w:ascii="Times" w:hAnsi="Times"/>
          <w:color w:val="4472C4" w:themeColor="accent1"/>
          <w:lang w:val="en-US"/>
        </w:rPr>
      </w:pPr>
    </w:p>
    <w:p w14:paraId="5878BFF1" w14:textId="2B6862A2" w:rsidR="008C18AB" w:rsidRDefault="008C18AB" w:rsidP="004168D5">
      <w:pPr>
        <w:ind w:left="360"/>
        <w:rPr>
          <w:rFonts w:ascii="Times" w:hAnsi="Times"/>
          <w:color w:val="4472C4" w:themeColor="accent1"/>
          <w:lang w:val="en-US"/>
        </w:rPr>
      </w:pPr>
    </w:p>
    <w:p w14:paraId="5E9CB1C6" w14:textId="3C5CD95D" w:rsidR="008C18AB" w:rsidRDefault="008C18AB" w:rsidP="004168D5">
      <w:pPr>
        <w:ind w:left="360"/>
        <w:rPr>
          <w:rFonts w:ascii="Times" w:hAnsi="Times"/>
          <w:color w:val="4472C4" w:themeColor="accent1"/>
          <w:lang w:val="en-US"/>
        </w:rPr>
      </w:pPr>
    </w:p>
    <w:p w14:paraId="510B95DB" w14:textId="4480E0EE" w:rsidR="008C18AB" w:rsidRDefault="008C18AB" w:rsidP="004168D5">
      <w:pPr>
        <w:ind w:left="360"/>
        <w:rPr>
          <w:rFonts w:ascii="Times" w:hAnsi="Times"/>
          <w:color w:val="4472C4" w:themeColor="accent1"/>
          <w:lang w:val="en-US"/>
        </w:rPr>
      </w:pPr>
    </w:p>
    <w:p w14:paraId="1F41D34B" w14:textId="77777777" w:rsidR="008C18AB" w:rsidRDefault="008C18AB" w:rsidP="004168D5">
      <w:pPr>
        <w:ind w:left="360"/>
        <w:rPr>
          <w:rFonts w:ascii="Times" w:hAnsi="Times"/>
          <w:color w:val="4472C4" w:themeColor="accent1"/>
          <w:lang w:val="en-US"/>
        </w:rPr>
      </w:pPr>
    </w:p>
    <w:p w14:paraId="117267E9" w14:textId="6D090D64" w:rsidR="00BC0A2B" w:rsidRDefault="00BC0A2B" w:rsidP="004168D5">
      <w:pPr>
        <w:ind w:left="360"/>
        <w:rPr>
          <w:rFonts w:ascii="Times" w:hAnsi="Times"/>
          <w:color w:val="4472C4" w:themeColor="accent1"/>
          <w:lang w:val="en-US"/>
        </w:rPr>
      </w:pPr>
    </w:p>
    <w:p w14:paraId="3B085CA2" w14:textId="77777777" w:rsidR="00BC0A2B" w:rsidRPr="004168D5" w:rsidRDefault="00BC0A2B" w:rsidP="004168D5">
      <w:pPr>
        <w:ind w:left="360"/>
        <w:rPr>
          <w:rFonts w:ascii="Times" w:hAnsi="Times"/>
          <w:color w:val="4472C4" w:themeColor="accent1"/>
          <w:lang w:val="en-US"/>
        </w:rPr>
      </w:pPr>
    </w:p>
    <w:p w14:paraId="588F925A" w14:textId="7DAA0B5C"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3: </w:t>
      </w:r>
      <w:r w:rsidR="004168D5" w:rsidRPr="004168D5">
        <w:rPr>
          <w:rFonts w:ascii="Times" w:hAnsi="Times"/>
          <w:color w:val="4472C4" w:themeColor="accent1"/>
          <w:lang w:val="en-US"/>
        </w:rPr>
        <w:t xml:space="preserve">What unexpected thing happened to you recently? </w:t>
      </w:r>
      <w:proofErr w:type="gramStart"/>
      <w:r w:rsidR="004168D5" w:rsidRPr="004168D5">
        <w:rPr>
          <w:rFonts w:ascii="Times" w:hAnsi="Times"/>
          <w:color w:val="4472C4" w:themeColor="accent1"/>
          <w:lang w:val="en-US"/>
        </w:rPr>
        <w:t>Why?:</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258F6093" w14:textId="0878BC73" w:rsidR="00BC0A2B" w:rsidRDefault="00BC0A2B" w:rsidP="004168D5">
      <w:pPr>
        <w:rPr>
          <w:rFonts w:ascii="Times" w:hAnsi="Times"/>
          <w:color w:val="4472C4" w:themeColor="accent1"/>
          <w:lang w:val="en-US"/>
        </w:rPr>
      </w:pPr>
    </w:p>
    <w:p w14:paraId="1AE2417A" w14:textId="74F6938C" w:rsidR="00BC0A2B" w:rsidRDefault="00BC0A2B" w:rsidP="004168D5">
      <w:pPr>
        <w:rPr>
          <w:rFonts w:ascii="Times" w:hAnsi="Times"/>
          <w:color w:val="4472C4" w:themeColor="accent1"/>
          <w:lang w:val="en-US"/>
        </w:rPr>
      </w:pPr>
    </w:p>
    <w:p w14:paraId="328764D6" w14:textId="0F342CB4" w:rsidR="00BC0A2B" w:rsidRDefault="00BC0A2B" w:rsidP="004168D5">
      <w:pPr>
        <w:rPr>
          <w:rFonts w:ascii="Times" w:hAnsi="Times"/>
          <w:color w:val="4472C4" w:themeColor="accent1"/>
          <w:lang w:val="en-US"/>
        </w:rPr>
      </w:pPr>
    </w:p>
    <w:p w14:paraId="5FA3A964" w14:textId="24A63D6B" w:rsidR="00BC0A2B" w:rsidRDefault="00BC0A2B" w:rsidP="004168D5">
      <w:pPr>
        <w:rPr>
          <w:rFonts w:ascii="Times" w:hAnsi="Times"/>
          <w:color w:val="4472C4" w:themeColor="accent1"/>
          <w:lang w:val="en-US"/>
        </w:rPr>
      </w:pPr>
    </w:p>
    <w:p w14:paraId="188EEE6A" w14:textId="3E5D295B" w:rsidR="00BC0A2B" w:rsidRDefault="00BC0A2B" w:rsidP="004168D5">
      <w:pPr>
        <w:rPr>
          <w:rFonts w:ascii="Times" w:hAnsi="Times"/>
          <w:color w:val="4472C4" w:themeColor="accent1"/>
          <w:lang w:val="en-US"/>
        </w:rPr>
      </w:pPr>
    </w:p>
    <w:p w14:paraId="17086187" w14:textId="379226E0" w:rsidR="00BC0A2B" w:rsidRDefault="00BC0A2B" w:rsidP="004168D5">
      <w:pPr>
        <w:rPr>
          <w:rFonts w:ascii="Times" w:hAnsi="Times"/>
          <w:color w:val="4472C4" w:themeColor="accent1"/>
          <w:lang w:val="en-US"/>
        </w:rPr>
      </w:pPr>
    </w:p>
    <w:p w14:paraId="7CEA2701" w14:textId="3DE74414" w:rsidR="00BC0A2B" w:rsidRDefault="00BC0A2B" w:rsidP="004168D5">
      <w:pPr>
        <w:rPr>
          <w:rFonts w:ascii="Times" w:hAnsi="Times"/>
          <w:color w:val="4472C4" w:themeColor="accent1"/>
          <w:lang w:val="en-US"/>
        </w:rPr>
      </w:pPr>
    </w:p>
    <w:p w14:paraId="6C2B90B3" w14:textId="5E5B1045" w:rsidR="00BC0A2B" w:rsidRDefault="00BC0A2B" w:rsidP="004168D5">
      <w:pPr>
        <w:rPr>
          <w:rFonts w:ascii="Times" w:hAnsi="Times"/>
          <w:color w:val="4472C4" w:themeColor="accent1"/>
          <w:lang w:val="en-US"/>
        </w:rPr>
      </w:pPr>
    </w:p>
    <w:p w14:paraId="668C20F9" w14:textId="28D9DE9A" w:rsidR="00BC0A2B" w:rsidRDefault="00BC0A2B" w:rsidP="004168D5">
      <w:pPr>
        <w:rPr>
          <w:rFonts w:ascii="Times" w:hAnsi="Times"/>
          <w:color w:val="4472C4" w:themeColor="accent1"/>
          <w:lang w:val="en-US"/>
        </w:rPr>
      </w:pPr>
    </w:p>
    <w:p w14:paraId="493D943C" w14:textId="5A6C96EA" w:rsidR="00BC0A2B" w:rsidRDefault="00BC0A2B" w:rsidP="004168D5">
      <w:pPr>
        <w:rPr>
          <w:rFonts w:ascii="Times" w:hAnsi="Times"/>
          <w:color w:val="4472C4" w:themeColor="accent1"/>
          <w:lang w:val="en-US"/>
        </w:rPr>
      </w:pPr>
    </w:p>
    <w:p w14:paraId="12E6760A" w14:textId="2E4B07BE" w:rsidR="00BC0A2B" w:rsidRDefault="00BC0A2B" w:rsidP="004168D5">
      <w:pPr>
        <w:rPr>
          <w:rFonts w:ascii="Times" w:hAnsi="Times"/>
          <w:color w:val="4472C4" w:themeColor="accent1"/>
          <w:lang w:val="en-US"/>
        </w:rPr>
      </w:pPr>
    </w:p>
    <w:p w14:paraId="0F74E103" w14:textId="11E8F387" w:rsidR="00BC0A2B" w:rsidRDefault="00BC0A2B" w:rsidP="004168D5">
      <w:pPr>
        <w:rPr>
          <w:rFonts w:ascii="Times" w:hAnsi="Times"/>
          <w:color w:val="4472C4" w:themeColor="accent1"/>
          <w:lang w:val="en-US"/>
        </w:rPr>
      </w:pPr>
    </w:p>
    <w:p w14:paraId="30D347CD" w14:textId="3476616F" w:rsidR="00BC0A2B" w:rsidRDefault="00BC0A2B" w:rsidP="004168D5">
      <w:pPr>
        <w:rPr>
          <w:rFonts w:ascii="Times" w:hAnsi="Times"/>
          <w:color w:val="4472C4" w:themeColor="accent1"/>
          <w:lang w:val="en-US"/>
        </w:rPr>
      </w:pPr>
    </w:p>
    <w:p w14:paraId="3C84B09F" w14:textId="4978A0AC" w:rsidR="00BC0A2B" w:rsidRDefault="00BC0A2B" w:rsidP="004168D5">
      <w:pPr>
        <w:rPr>
          <w:rFonts w:ascii="Times" w:hAnsi="Times"/>
          <w:color w:val="4472C4" w:themeColor="accent1"/>
          <w:lang w:val="en-US"/>
        </w:rPr>
      </w:pPr>
    </w:p>
    <w:p w14:paraId="33B8C951" w14:textId="530FF24E" w:rsidR="00BC0A2B" w:rsidRDefault="00BC0A2B" w:rsidP="004168D5">
      <w:pPr>
        <w:rPr>
          <w:rFonts w:ascii="Times" w:hAnsi="Times"/>
          <w:color w:val="4472C4" w:themeColor="accent1"/>
          <w:lang w:val="en-US"/>
        </w:rPr>
      </w:pPr>
    </w:p>
    <w:p w14:paraId="25CF77EC" w14:textId="23386D8E" w:rsidR="00BC0A2B" w:rsidRDefault="00BC0A2B" w:rsidP="004168D5">
      <w:pPr>
        <w:rPr>
          <w:rFonts w:ascii="Times" w:hAnsi="Times"/>
          <w:color w:val="4472C4" w:themeColor="accent1"/>
          <w:lang w:val="en-US"/>
        </w:rPr>
      </w:pPr>
    </w:p>
    <w:p w14:paraId="46CFABBD" w14:textId="27FC529F" w:rsidR="00BC0A2B" w:rsidRDefault="00BC0A2B" w:rsidP="004168D5">
      <w:pPr>
        <w:rPr>
          <w:rFonts w:ascii="Times" w:hAnsi="Times"/>
          <w:color w:val="4472C4" w:themeColor="accent1"/>
          <w:lang w:val="en-US"/>
        </w:rPr>
      </w:pPr>
    </w:p>
    <w:p w14:paraId="15FA52E4" w14:textId="3F4A9FFD" w:rsidR="00BC0A2B" w:rsidRDefault="00BC0A2B" w:rsidP="004168D5">
      <w:pPr>
        <w:rPr>
          <w:rFonts w:ascii="Times" w:hAnsi="Times"/>
          <w:color w:val="4472C4" w:themeColor="accent1"/>
          <w:lang w:val="en-US"/>
        </w:rPr>
      </w:pPr>
    </w:p>
    <w:p w14:paraId="2CE8785D" w14:textId="6D5E5E40" w:rsidR="00BC0A2B" w:rsidRDefault="00BC0A2B" w:rsidP="004168D5">
      <w:pPr>
        <w:rPr>
          <w:rFonts w:ascii="Times" w:hAnsi="Times"/>
          <w:color w:val="4472C4" w:themeColor="accent1"/>
          <w:lang w:val="en-US"/>
        </w:rPr>
      </w:pPr>
    </w:p>
    <w:p w14:paraId="5852AE9E" w14:textId="7701B67E" w:rsidR="00BC0A2B" w:rsidRDefault="00BC0A2B" w:rsidP="004168D5">
      <w:pPr>
        <w:rPr>
          <w:rFonts w:ascii="Times" w:hAnsi="Times"/>
          <w:color w:val="4472C4" w:themeColor="accent1"/>
          <w:lang w:val="en-US"/>
        </w:rPr>
      </w:pPr>
    </w:p>
    <w:p w14:paraId="17C2EA79" w14:textId="2BA9F09C" w:rsidR="00BC0A2B" w:rsidRDefault="00BC0A2B" w:rsidP="004168D5">
      <w:pPr>
        <w:rPr>
          <w:rFonts w:ascii="Times" w:hAnsi="Times"/>
          <w:color w:val="4472C4" w:themeColor="accent1"/>
          <w:lang w:val="en-US"/>
        </w:rPr>
      </w:pPr>
    </w:p>
    <w:p w14:paraId="58DA4874" w14:textId="331F3BAE"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3: </w:t>
      </w:r>
      <w:r w:rsidR="004168D5" w:rsidRPr="004168D5">
        <w:rPr>
          <w:rFonts w:ascii="Times" w:hAnsi="Times"/>
          <w:color w:val="4472C4" w:themeColor="accent1"/>
          <w:lang w:val="en-US"/>
        </w:rPr>
        <w:t xml:space="preserve">What unexpected thing happened to you recently? </w:t>
      </w:r>
      <w:proofErr w:type="gramStart"/>
      <w:r w:rsidR="004168D5" w:rsidRPr="004168D5">
        <w:rPr>
          <w:rFonts w:ascii="Times" w:hAnsi="Times"/>
          <w:color w:val="4472C4" w:themeColor="accent1"/>
          <w:lang w:val="en-US"/>
        </w:rPr>
        <w:t>Why?:</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2DCE27D1" w14:textId="5A5D55DA" w:rsidR="004168D5" w:rsidRDefault="004168D5" w:rsidP="004168D5">
      <w:pPr>
        <w:rPr>
          <w:rFonts w:ascii="Times" w:hAnsi="Times"/>
          <w:color w:val="4472C4" w:themeColor="accent1"/>
          <w:lang w:val="en-US"/>
        </w:rPr>
      </w:pPr>
    </w:p>
    <w:p w14:paraId="49B37A90" w14:textId="0571D583" w:rsidR="00BC0A2B" w:rsidRDefault="00BC0A2B" w:rsidP="004168D5">
      <w:pPr>
        <w:rPr>
          <w:rFonts w:ascii="Times" w:hAnsi="Times"/>
          <w:color w:val="4472C4" w:themeColor="accent1"/>
          <w:lang w:val="en-US"/>
        </w:rPr>
      </w:pPr>
    </w:p>
    <w:p w14:paraId="7B18A4FB" w14:textId="7B7E1955" w:rsidR="00BC0A2B" w:rsidRDefault="00BC0A2B" w:rsidP="004168D5">
      <w:pPr>
        <w:rPr>
          <w:rFonts w:ascii="Times" w:hAnsi="Times"/>
          <w:color w:val="4472C4" w:themeColor="accent1"/>
          <w:lang w:val="en-US"/>
        </w:rPr>
      </w:pPr>
    </w:p>
    <w:p w14:paraId="2F9EBE4D" w14:textId="77F76384" w:rsidR="00BC0A2B" w:rsidRDefault="00BC0A2B" w:rsidP="004168D5">
      <w:pPr>
        <w:rPr>
          <w:rFonts w:ascii="Times" w:hAnsi="Times"/>
          <w:color w:val="4472C4" w:themeColor="accent1"/>
          <w:lang w:val="en-US"/>
        </w:rPr>
      </w:pPr>
    </w:p>
    <w:p w14:paraId="68B1AD18" w14:textId="034A7286" w:rsidR="00BC0A2B" w:rsidRDefault="00BC0A2B" w:rsidP="004168D5">
      <w:pPr>
        <w:rPr>
          <w:rFonts w:ascii="Times" w:hAnsi="Times"/>
          <w:color w:val="4472C4" w:themeColor="accent1"/>
          <w:lang w:val="en-US"/>
        </w:rPr>
      </w:pPr>
    </w:p>
    <w:p w14:paraId="5A183B5F" w14:textId="6EAA8A4C" w:rsidR="00BC0A2B" w:rsidRDefault="00BC0A2B" w:rsidP="004168D5">
      <w:pPr>
        <w:rPr>
          <w:rFonts w:ascii="Times" w:hAnsi="Times"/>
          <w:color w:val="4472C4" w:themeColor="accent1"/>
          <w:lang w:val="en-US"/>
        </w:rPr>
      </w:pPr>
    </w:p>
    <w:p w14:paraId="1F886DD6" w14:textId="4FEA77B1" w:rsidR="00BC0A2B" w:rsidRDefault="00BC0A2B" w:rsidP="004168D5">
      <w:pPr>
        <w:rPr>
          <w:rFonts w:ascii="Times" w:hAnsi="Times"/>
          <w:color w:val="4472C4" w:themeColor="accent1"/>
          <w:lang w:val="en-US"/>
        </w:rPr>
      </w:pPr>
    </w:p>
    <w:p w14:paraId="70FEB00B" w14:textId="75B481AA" w:rsidR="00BC0A2B" w:rsidRDefault="00BC0A2B" w:rsidP="004168D5">
      <w:pPr>
        <w:rPr>
          <w:rFonts w:ascii="Times" w:hAnsi="Times"/>
          <w:color w:val="4472C4" w:themeColor="accent1"/>
          <w:lang w:val="en-US"/>
        </w:rPr>
      </w:pPr>
    </w:p>
    <w:p w14:paraId="28DF57B6" w14:textId="1B34ABD3" w:rsidR="00BC0A2B" w:rsidRDefault="00BC0A2B" w:rsidP="004168D5">
      <w:pPr>
        <w:rPr>
          <w:rFonts w:ascii="Times" w:hAnsi="Times"/>
          <w:color w:val="4472C4" w:themeColor="accent1"/>
          <w:lang w:val="en-US"/>
        </w:rPr>
      </w:pPr>
    </w:p>
    <w:p w14:paraId="4EB074CD" w14:textId="627DAA52" w:rsidR="00BC0A2B" w:rsidRDefault="00BC0A2B" w:rsidP="004168D5">
      <w:pPr>
        <w:rPr>
          <w:rFonts w:ascii="Times" w:hAnsi="Times"/>
          <w:color w:val="4472C4" w:themeColor="accent1"/>
          <w:lang w:val="en-US"/>
        </w:rPr>
      </w:pPr>
    </w:p>
    <w:p w14:paraId="09FC016E" w14:textId="23CF932F" w:rsidR="00BC0A2B" w:rsidRDefault="00BC0A2B" w:rsidP="004168D5">
      <w:pPr>
        <w:rPr>
          <w:rFonts w:ascii="Times" w:hAnsi="Times"/>
          <w:color w:val="4472C4" w:themeColor="accent1"/>
          <w:lang w:val="en-US"/>
        </w:rPr>
      </w:pPr>
    </w:p>
    <w:p w14:paraId="6D4E2AB8" w14:textId="6AC9BAF8" w:rsidR="00BC0A2B" w:rsidRDefault="00BC0A2B" w:rsidP="004168D5">
      <w:pPr>
        <w:rPr>
          <w:rFonts w:ascii="Times" w:hAnsi="Times"/>
          <w:color w:val="4472C4" w:themeColor="accent1"/>
          <w:lang w:val="en-US"/>
        </w:rPr>
      </w:pPr>
    </w:p>
    <w:p w14:paraId="5816AC1C" w14:textId="78D59D4A" w:rsidR="00BC0A2B" w:rsidRDefault="00BC0A2B" w:rsidP="004168D5">
      <w:pPr>
        <w:rPr>
          <w:rFonts w:ascii="Times" w:hAnsi="Times"/>
          <w:color w:val="4472C4" w:themeColor="accent1"/>
          <w:lang w:val="en-US"/>
        </w:rPr>
      </w:pPr>
    </w:p>
    <w:p w14:paraId="36000809" w14:textId="3A410754" w:rsidR="00BC0A2B" w:rsidRDefault="00BC0A2B" w:rsidP="004168D5">
      <w:pPr>
        <w:rPr>
          <w:rFonts w:ascii="Times" w:hAnsi="Times"/>
          <w:color w:val="4472C4" w:themeColor="accent1"/>
          <w:lang w:val="en-US"/>
        </w:rPr>
      </w:pPr>
    </w:p>
    <w:p w14:paraId="6BC2F4FC" w14:textId="313D4EB9" w:rsidR="00BC0A2B" w:rsidRDefault="00BC0A2B" w:rsidP="004168D5">
      <w:pPr>
        <w:rPr>
          <w:rFonts w:ascii="Times" w:hAnsi="Times"/>
          <w:color w:val="4472C4" w:themeColor="accent1"/>
          <w:lang w:val="en-US"/>
        </w:rPr>
      </w:pPr>
    </w:p>
    <w:p w14:paraId="1801EDB2" w14:textId="1D087B04" w:rsidR="00BC0A2B" w:rsidRDefault="00BC0A2B" w:rsidP="004168D5">
      <w:pPr>
        <w:rPr>
          <w:rFonts w:ascii="Times" w:hAnsi="Times"/>
          <w:color w:val="4472C4" w:themeColor="accent1"/>
          <w:lang w:val="en-US"/>
        </w:rPr>
      </w:pPr>
    </w:p>
    <w:p w14:paraId="69640884" w14:textId="3DA79568" w:rsidR="00BC0A2B" w:rsidRDefault="00BC0A2B" w:rsidP="004168D5">
      <w:pPr>
        <w:rPr>
          <w:rFonts w:ascii="Times" w:hAnsi="Times"/>
          <w:color w:val="4472C4" w:themeColor="accent1"/>
          <w:lang w:val="en-US"/>
        </w:rPr>
      </w:pPr>
    </w:p>
    <w:p w14:paraId="611B8E5F" w14:textId="7931B94F" w:rsidR="00BC0A2B" w:rsidRDefault="00BC0A2B" w:rsidP="004168D5">
      <w:pPr>
        <w:rPr>
          <w:rFonts w:ascii="Times" w:hAnsi="Times"/>
          <w:color w:val="4472C4" w:themeColor="accent1"/>
          <w:lang w:val="en-US"/>
        </w:rPr>
      </w:pPr>
    </w:p>
    <w:p w14:paraId="039F13FF" w14:textId="08CEE0B4" w:rsidR="00BC0A2B" w:rsidRDefault="00BC0A2B" w:rsidP="004168D5">
      <w:pPr>
        <w:rPr>
          <w:rFonts w:ascii="Times" w:hAnsi="Times"/>
          <w:color w:val="4472C4" w:themeColor="accent1"/>
          <w:lang w:val="en-US"/>
        </w:rPr>
      </w:pPr>
    </w:p>
    <w:p w14:paraId="038EFC50" w14:textId="3B53AD01" w:rsidR="00BC0A2B" w:rsidRDefault="00BC0A2B" w:rsidP="004168D5">
      <w:pPr>
        <w:rPr>
          <w:rFonts w:ascii="Times" w:hAnsi="Times"/>
          <w:color w:val="4472C4" w:themeColor="accent1"/>
          <w:lang w:val="en-US"/>
        </w:rPr>
      </w:pPr>
    </w:p>
    <w:p w14:paraId="1420C127" w14:textId="479EBB13" w:rsidR="008C18AB" w:rsidRDefault="008C18AB" w:rsidP="004168D5">
      <w:pPr>
        <w:rPr>
          <w:rFonts w:ascii="Times" w:hAnsi="Times"/>
          <w:color w:val="4472C4" w:themeColor="accent1"/>
          <w:lang w:val="en-US"/>
        </w:rPr>
      </w:pPr>
    </w:p>
    <w:p w14:paraId="2F7BB3CD" w14:textId="37AD8887" w:rsidR="008C18AB" w:rsidRDefault="008C18AB" w:rsidP="004168D5">
      <w:pPr>
        <w:rPr>
          <w:rFonts w:ascii="Times" w:hAnsi="Times"/>
          <w:color w:val="4472C4" w:themeColor="accent1"/>
          <w:lang w:val="en-US"/>
        </w:rPr>
      </w:pPr>
    </w:p>
    <w:p w14:paraId="175B80B5" w14:textId="77777777" w:rsidR="008C18AB" w:rsidRDefault="008C18AB" w:rsidP="004168D5">
      <w:pPr>
        <w:rPr>
          <w:rFonts w:ascii="Times" w:hAnsi="Times"/>
          <w:color w:val="4472C4" w:themeColor="accent1"/>
          <w:lang w:val="en-US"/>
        </w:rPr>
      </w:pPr>
    </w:p>
    <w:p w14:paraId="7A7E2357" w14:textId="541EAF20" w:rsidR="00BC0A2B" w:rsidRDefault="00BC0A2B" w:rsidP="004168D5">
      <w:pPr>
        <w:rPr>
          <w:rFonts w:ascii="Times" w:hAnsi="Times"/>
          <w:color w:val="4472C4" w:themeColor="accent1"/>
          <w:lang w:val="en-US"/>
        </w:rPr>
      </w:pPr>
    </w:p>
    <w:p w14:paraId="38313578" w14:textId="52DD0413" w:rsidR="00BC0A2B" w:rsidRDefault="00BC0A2B" w:rsidP="004168D5">
      <w:pPr>
        <w:rPr>
          <w:rFonts w:ascii="Times" w:hAnsi="Times"/>
          <w:color w:val="4472C4" w:themeColor="accent1"/>
          <w:lang w:val="en-US"/>
        </w:rPr>
      </w:pPr>
    </w:p>
    <w:p w14:paraId="03F231AF" w14:textId="7D68C5CF" w:rsidR="00BC0A2B" w:rsidRDefault="00BC0A2B" w:rsidP="004168D5">
      <w:pPr>
        <w:rPr>
          <w:rFonts w:ascii="Times" w:hAnsi="Times"/>
          <w:color w:val="4472C4" w:themeColor="accent1"/>
          <w:lang w:val="en-US"/>
        </w:rPr>
      </w:pPr>
    </w:p>
    <w:p w14:paraId="3779A217" w14:textId="77777777" w:rsidR="00BC0A2B" w:rsidRPr="004168D5" w:rsidRDefault="00BC0A2B" w:rsidP="004168D5">
      <w:pPr>
        <w:rPr>
          <w:rFonts w:ascii="Times" w:hAnsi="Times"/>
          <w:color w:val="4472C4" w:themeColor="accent1"/>
          <w:lang w:val="en-US"/>
        </w:rPr>
      </w:pPr>
    </w:p>
    <w:p w14:paraId="16EE6B07" w14:textId="186F2910"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4: </w:t>
      </w:r>
      <w:r w:rsidR="004168D5" w:rsidRPr="004168D5">
        <w:rPr>
          <w:rFonts w:ascii="Times" w:hAnsi="Times"/>
          <w:color w:val="4472C4" w:themeColor="accent1"/>
          <w:lang w:val="en-US"/>
        </w:rPr>
        <w:t xml:space="preserve">What are three reasons why the global pandemic is </w:t>
      </w:r>
      <w:proofErr w:type="gramStart"/>
      <w:r w:rsidR="004168D5" w:rsidRPr="004168D5">
        <w:rPr>
          <w:rFonts w:ascii="Times" w:hAnsi="Times"/>
          <w:color w:val="4472C4" w:themeColor="accent1"/>
          <w:lang w:val="en-US"/>
        </w:rPr>
        <w:t>good?:</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7B871118" w14:textId="07A7AE19" w:rsidR="008C18AB" w:rsidRDefault="008C18AB" w:rsidP="004168D5">
      <w:pPr>
        <w:rPr>
          <w:rFonts w:ascii="Times" w:hAnsi="Times"/>
          <w:color w:val="4472C4" w:themeColor="accent1"/>
          <w:lang w:val="en-US"/>
        </w:rPr>
      </w:pPr>
    </w:p>
    <w:p w14:paraId="46CEA99B" w14:textId="014D85D1" w:rsidR="008C18AB" w:rsidRDefault="008C18AB" w:rsidP="004168D5">
      <w:pPr>
        <w:rPr>
          <w:rFonts w:ascii="Times" w:hAnsi="Times"/>
          <w:color w:val="4472C4" w:themeColor="accent1"/>
          <w:lang w:val="en-US"/>
        </w:rPr>
      </w:pPr>
    </w:p>
    <w:p w14:paraId="161342A0" w14:textId="7BEFA13B" w:rsidR="008C18AB" w:rsidRDefault="008C18AB" w:rsidP="004168D5">
      <w:pPr>
        <w:rPr>
          <w:rFonts w:ascii="Times" w:hAnsi="Times"/>
          <w:color w:val="4472C4" w:themeColor="accent1"/>
          <w:lang w:val="en-US"/>
        </w:rPr>
      </w:pPr>
    </w:p>
    <w:p w14:paraId="3309471D" w14:textId="05F9EA59" w:rsidR="008C18AB" w:rsidRDefault="008C18AB" w:rsidP="004168D5">
      <w:pPr>
        <w:rPr>
          <w:rFonts w:ascii="Times" w:hAnsi="Times"/>
          <w:color w:val="4472C4" w:themeColor="accent1"/>
          <w:lang w:val="en-US"/>
        </w:rPr>
      </w:pPr>
    </w:p>
    <w:p w14:paraId="5F9FFE65" w14:textId="17EF4D06" w:rsidR="008C18AB" w:rsidRDefault="008C18AB" w:rsidP="004168D5">
      <w:pPr>
        <w:rPr>
          <w:rFonts w:ascii="Times" w:hAnsi="Times"/>
          <w:color w:val="4472C4" w:themeColor="accent1"/>
          <w:lang w:val="en-US"/>
        </w:rPr>
      </w:pPr>
    </w:p>
    <w:p w14:paraId="526A9AF9" w14:textId="5EC81A59" w:rsidR="008C18AB" w:rsidRDefault="008C18AB" w:rsidP="004168D5">
      <w:pPr>
        <w:rPr>
          <w:rFonts w:ascii="Times" w:hAnsi="Times"/>
          <w:color w:val="4472C4" w:themeColor="accent1"/>
          <w:lang w:val="en-US"/>
        </w:rPr>
      </w:pPr>
    </w:p>
    <w:p w14:paraId="3DA7A4A5" w14:textId="63641F63" w:rsidR="008C18AB" w:rsidRDefault="008C18AB" w:rsidP="004168D5">
      <w:pPr>
        <w:rPr>
          <w:rFonts w:ascii="Times" w:hAnsi="Times"/>
          <w:color w:val="4472C4" w:themeColor="accent1"/>
          <w:lang w:val="en-US"/>
        </w:rPr>
      </w:pPr>
    </w:p>
    <w:p w14:paraId="131503D1" w14:textId="28401D27" w:rsidR="008C18AB" w:rsidRDefault="008C18AB" w:rsidP="004168D5">
      <w:pPr>
        <w:rPr>
          <w:rFonts w:ascii="Times" w:hAnsi="Times"/>
          <w:color w:val="4472C4" w:themeColor="accent1"/>
          <w:lang w:val="en-US"/>
        </w:rPr>
      </w:pPr>
    </w:p>
    <w:p w14:paraId="3EAB2BCC" w14:textId="47BC07A7" w:rsidR="008C18AB" w:rsidRDefault="008C18AB" w:rsidP="004168D5">
      <w:pPr>
        <w:rPr>
          <w:rFonts w:ascii="Times" w:hAnsi="Times"/>
          <w:color w:val="4472C4" w:themeColor="accent1"/>
          <w:lang w:val="en-US"/>
        </w:rPr>
      </w:pPr>
    </w:p>
    <w:p w14:paraId="137E63A4" w14:textId="72C1597A" w:rsidR="008C18AB" w:rsidRDefault="008C18AB" w:rsidP="004168D5">
      <w:pPr>
        <w:rPr>
          <w:rFonts w:ascii="Times" w:hAnsi="Times"/>
          <w:color w:val="4472C4" w:themeColor="accent1"/>
          <w:lang w:val="en-US"/>
        </w:rPr>
      </w:pPr>
    </w:p>
    <w:p w14:paraId="7E92816C" w14:textId="557BFFD9" w:rsidR="008C18AB" w:rsidRDefault="008C18AB" w:rsidP="004168D5">
      <w:pPr>
        <w:rPr>
          <w:rFonts w:ascii="Times" w:hAnsi="Times"/>
          <w:color w:val="4472C4" w:themeColor="accent1"/>
          <w:lang w:val="en-US"/>
        </w:rPr>
      </w:pPr>
    </w:p>
    <w:p w14:paraId="11130C2A" w14:textId="22C6630D" w:rsidR="008C18AB" w:rsidRDefault="008C18AB" w:rsidP="004168D5">
      <w:pPr>
        <w:rPr>
          <w:rFonts w:ascii="Times" w:hAnsi="Times"/>
          <w:color w:val="4472C4" w:themeColor="accent1"/>
          <w:lang w:val="en-US"/>
        </w:rPr>
      </w:pPr>
    </w:p>
    <w:p w14:paraId="2FD2C19D" w14:textId="435A8059" w:rsidR="008C18AB" w:rsidRDefault="008C18AB" w:rsidP="004168D5">
      <w:pPr>
        <w:rPr>
          <w:rFonts w:ascii="Times" w:hAnsi="Times"/>
          <w:color w:val="4472C4" w:themeColor="accent1"/>
          <w:lang w:val="en-US"/>
        </w:rPr>
      </w:pPr>
    </w:p>
    <w:p w14:paraId="01FAA7C8" w14:textId="08036825" w:rsidR="008C18AB" w:rsidRDefault="008C18AB" w:rsidP="004168D5">
      <w:pPr>
        <w:rPr>
          <w:rFonts w:ascii="Times" w:hAnsi="Times"/>
          <w:color w:val="4472C4" w:themeColor="accent1"/>
          <w:lang w:val="en-US"/>
        </w:rPr>
      </w:pPr>
    </w:p>
    <w:p w14:paraId="05BF07AC" w14:textId="0C960CBF" w:rsidR="008C18AB" w:rsidRDefault="008C18AB" w:rsidP="004168D5">
      <w:pPr>
        <w:rPr>
          <w:rFonts w:ascii="Times" w:hAnsi="Times"/>
          <w:color w:val="4472C4" w:themeColor="accent1"/>
          <w:lang w:val="en-US"/>
        </w:rPr>
      </w:pPr>
    </w:p>
    <w:p w14:paraId="7373B99A" w14:textId="39A4476A" w:rsidR="008C18AB" w:rsidRDefault="008C18AB" w:rsidP="004168D5">
      <w:pPr>
        <w:rPr>
          <w:rFonts w:ascii="Times" w:hAnsi="Times"/>
          <w:color w:val="4472C4" w:themeColor="accent1"/>
          <w:lang w:val="en-US"/>
        </w:rPr>
      </w:pPr>
    </w:p>
    <w:p w14:paraId="6E548F96" w14:textId="3D1564C7" w:rsidR="008C18AB" w:rsidRDefault="008C18AB" w:rsidP="004168D5">
      <w:pPr>
        <w:rPr>
          <w:rFonts w:ascii="Times" w:hAnsi="Times"/>
          <w:color w:val="4472C4" w:themeColor="accent1"/>
          <w:lang w:val="en-US"/>
        </w:rPr>
      </w:pPr>
    </w:p>
    <w:p w14:paraId="78C806B9" w14:textId="2CB6DEA5" w:rsidR="008C18AB" w:rsidRDefault="008C18AB" w:rsidP="004168D5">
      <w:pPr>
        <w:rPr>
          <w:rFonts w:ascii="Times" w:hAnsi="Times"/>
          <w:color w:val="4472C4" w:themeColor="accent1"/>
          <w:lang w:val="en-US"/>
        </w:rPr>
      </w:pPr>
    </w:p>
    <w:p w14:paraId="7E882818" w14:textId="48771DD9" w:rsidR="008C18AB" w:rsidRDefault="008C18AB" w:rsidP="004168D5">
      <w:pPr>
        <w:rPr>
          <w:rFonts w:ascii="Times" w:hAnsi="Times"/>
          <w:color w:val="4472C4" w:themeColor="accent1"/>
          <w:lang w:val="en-US"/>
        </w:rPr>
      </w:pPr>
    </w:p>
    <w:p w14:paraId="1CC0F4DC" w14:textId="317E6C65" w:rsidR="008C18AB" w:rsidRDefault="008C18AB" w:rsidP="004168D5">
      <w:pPr>
        <w:rPr>
          <w:rFonts w:ascii="Times" w:hAnsi="Times"/>
          <w:color w:val="4472C4" w:themeColor="accent1"/>
          <w:lang w:val="en-US"/>
        </w:rPr>
      </w:pPr>
    </w:p>
    <w:p w14:paraId="5A113BAD" w14:textId="622B45A5" w:rsidR="008C18AB" w:rsidRDefault="008C18AB" w:rsidP="004168D5">
      <w:pPr>
        <w:rPr>
          <w:rFonts w:ascii="Times" w:hAnsi="Times"/>
          <w:color w:val="4472C4" w:themeColor="accent1"/>
          <w:lang w:val="en-US"/>
        </w:rPr>
      </w:pPr>
    </w:p>
    <w:p w14:paraId="311BB710" w14:textId="77777777" w:rsidR="008C18AB" w:rsidRDefault="008C18AB" w:rsidP="004168D5">
      <w:pPr>
        <w:rPr>
          <w:rFonts w:ascii="Times" w:hAnsi="Times"/>
          <w:color w:val="4472C4" w:themeColor="accent1"/>
          <w:lang w:val="en-US"/>
        </w:rPr>
      </w:pPr>
    </w:p>
    <w:p w14:paraId="685345B4" w14:textId="7722943C" w:rsidR="004168D5" w:rsidRPr="00166FB7" w:rsidRDefault="00BC0A2B" w:rsidP="004168D5">
      <w:pPr>
        <w:rPr>
          <w:rFonts w:ascii="Times" w:hAnsi="Times"/>
          <w:lang w:val="en-US"/>
        </w:rPr>
      </w:pPr>
      <w:r>
        <w:rPr>
          <w:rFonts w:ascii="Times" w:hAnsi="Times"/>
          <w:color w:val="4472C4" w:themeColor="accent1"/>
          <w:lang w:val="en-US"/>
        </w:rPr>
        <w:t xml:space="preserve">[Journal 4: </w:t>
      </w:r>
      <w:r w:rsidR="004168D5" w:rsidRPr="004168D5">
        <w:rPr>
          <w:rFonts w:ascii="Times" w:hAnsi="Times"/>
          <w:color w:val="4472C4" w:themeColor="accent1"/>
          <w:lang w:val="en-US"/>
        </w:rPr>
        <w:t xml:space="preserve">What are three reasons why the global pandemic is </w:t>
      </w:r>
      <w:proofErr w:type="gramStart"/>
      <w:r w:rsidR="004168D5" w:rsidRPr="004168D5">
        <w:rPr>
          <w:rFonts w:ascii="Times" w:hAnsi="Times"/>
          <w:color w:val="4472C4" w:themeColor="accent1"/>
          <w:lang w:val="en-US"/>
        </w:rPr>
        <w:t>good?:</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1449A533" w14:textId="77777777" w:rsidR="004168D5" w:rsidRPr="004168D5" w:rsidRDefault="004168D5" w:rsidP="004168D5">
      <w:pPr>
        <w:ind w:left="360"/>
        <w:rPr>
          <w:rFonts w:ascii="Times" w:hAnsi="Times"/>
          <w:color w:val="4472C4" w:themeColor="accent1"/>
          <w:lang w:val="en-US"/>
        </w:rPr>
      </w:pPr>
    </w:p>
    <w:p w14:paraId="4185833A" w14:textId="77777777" w:rsidR="008C18AB" w:rsidRDefault="008C18AB" w:rsidP="004168D5">
      <w:pPr>
        <w:rPr>
          <w:rFonts w:ascii="Times" w:hAnsi="Times"/>
          <w:color w:val="4472C4" w:themeColor="accent1"/>
          <w:lang w:val="en-US"/>
        </w:rPr>
      </w:pPr>
    </w:p>
    <w:p w14:paraId="657F9403" w14:textId="77777777" w:rsidR="008C18AB" w:rsidRDefault="008C18AB" w:rsidP="004168D5">
      <w:pPr>
        <w:rPr>
          <w:rFonts w:ascii="Times" w:hAnsi="Times"/>
          <w:color w:val="4472C4" w:themeColor="accent1"/>
          <w:lang w:val="en-US"/>
        </w:rPr>
      </w:pPr>
    </w:p>
    <w:p w14:paraId="3917C577" w14:textId="77777777" w:rsidR="008C18AB" w:rsidRDefault="008C18AB" w:rsidP="004168D5">
      <w:pPr>
        <w:rPr>
          <w:rFonts w:ascii="Times" w:hAnsi="Times"/>
          <w:color w:val="4472C4" w:themeColor="accent1"/>
          <w:lang w:val="en-US"/>
        </w:rPr>
      </w:pPr>
    </w:p>
    <w:p w14:paraId="5D892CE0" w14:textId="77777777" w:rsidR="008C18AB" w:rsidRDefault="008C18AB" w:rsidP="004168D5">
      <w:pPr>
        <w:rPr>
          <w:rFonts w:ascii="Times" w:hAnsi="Times"/>
          <w:color w:val="4472C4" w:themeColor="accent1"/>
          <w:lang w:val="en-US"/>
        </w:rPr>
      </w:pPr>
    </w:p>
    <w:p w14:paraId="6A148E5D" w14:textId="77777777" w:rsidR="008C18AB" w:rsidRDefault="008C18AB" w:rsidP="004168D5">
      <w:pPr>
        <w:rPr>
          <w:rFonts w:ascii="Times" w:hAnsi="Times"/>
          <w:color w:val="4472C4" w:themeColor="accent1"/>
          <w:lang w:val="en-US"/>
        </w:rPr>
      </w:pPr>
    </w:p>
    <w:p w14:paraId="5B32DACE" w14:textId="77777777" w:rsidR="008C18AB" w:rsidRDefault="008C18AB" w:rsidP="004168D5">
      <w:pPr>
        <w:rPr>
          <w:rFonts w:ascii="Times" w:hAnsi="Times"/>
          <w:color w:val="4472C4" w:themeColor="accent1"/>
          <w:lang w:val="en-US"/>
        </w:rPr>
      </w:pPr>
    </w:p>
    <w:p w14:paraId="47D80B3D" w14:textId="77777777" w:rsidR="008C18AB" w:rsidRDefault="008C18AB" w:rsidP="004168D5">
      <w:pPr>
        <w:rPr>
          <w:rFonts w:ascii="Times" w:hAnsi="Times"/>
          <w:color w:val="4472C4" w:themeColor="accent1"/>
          <w:lang w:val="en-US"/>
        </w:rPr>
      </w:pPr>
    </w:p>
    <w:p w14:paraId="51F10C85" w14:textId="77777777" w:rsidR="008C18AB" w:rsidRDefault="008C18AB" w:rsidP="004168D5">
      <w:pPr>
        <w:rPr>
          <w:rFonts w:ascii="Times" w:hAnsi="Times"/>
          <w:color w:val="4472C4" w:themeColor="accent1"/>
          <w:lang w:val="en-US"/>
        </w:rPr>
      </w:pPr>
    </w:p>
    <w:p w14:paraId="12B5F09F" w14:textId="77777777" w:rsidR="008C18AB" w:rsidRDefault="008C18AB" w:rsidP="004168D5">
      <w:pPr>
        <w:rPr>
          <w:rFonts w:ascii="Times" w:hAnsi="Times"/>
          <w:color w:val="4472C4" w:themeColor="accent1"/>
          <w:lang w:val="en-US"/>
        </w:rPr>
      </w:pPr>
    </w:p>
    <w:p w14:paraId="78291CEA" w14:textId="77777777" w:rsidR="008C18AB" w:rsidRDefault="008C18AB" w:rsidP="004168D5">
      <w:pPr>
        <w:rPr>
          <w:rFonts w:ascii="Times" w:hAnsi="Times"/>
          <w:color w:val="4472C4" w:themeColor="accent1"/>
          <w:lang w:val="en-US"/>
        </w:rPr>
      </w:pPr>
    </w:p>
    <w:p w14:paraId="30D3B718" w14:textId="77777777" w:rsidR="008C18AB" w:rsidRDefault="008C18AB" w:rsidP="004168D5">
      <w:pPr>
        <w:rPr>
          <w:rFonts w:ascii="Times" w:hAnsi="Times"/>
          <w:color w:val="4472C4" w:themeColor="accent1"/>
          <w:lang w:val="en-US"/>
        </w:rPr>
      </w:pPr>
    </w:p>
    <w:p w14:paraId="0C830DF7" w14:textId="77777777" w:rsidR="008C18AB" w:rsidRDefault="008C18AB" w:rsidP="004168D5">
      <w:pPr>
        <w:rPr>
          <w:rFonts w:ascii="Times" w:hAnsi="Times"/>
          <w:color w:val="4472C4" w:themeColor="accent1"/>
          <w:lang w:val="en-US"/>
        </w:rPr>
      </w:pPr>
    </w:p>
    <w:p w14:paraId="2225E5F0" w14:textId="77777777" w:rsidR="008C18AB" w:rsidRDefault="008C18AB" w:rsidP="004168D5">
      <w:pPr>
        <w:rPr>
          <w:rFonts w:ascii="Times" w:hAnsi="Times"/>
          <w:color w:val="4472C4" w:themeColor="accent1"/>
          <w:lang w:val="en-US"/>
        </w:rPr>
      </w:pPr>
    </w:p>
    <w:p w14:paraId="5E5CC6D4" w14:textId="77777777" w:rsidR="008C18AB" w:rsidRDefault="008C18AB" w:rsidP="004168D5">
      <w:pPr>
        <w:rPr>
          <w:rFonts w:ascii="Times" w:hAnsi="Times"/>
          <w:color w:val="4472C4" w:themeColor="accent1"/>
          <w:lang w:val="en-US"/>
        </w:rPr>
      </w:pPr>
    </w:p>
    <w:p w14:paraId="699756D2" w14:textId="77777777" w:rsidR="008C18AB" w:rsidRDefault="008C18AB" w:rsidP="004168D5">
      <w:pPr>
        <w:rPr>
          <w:rFonts w:ascii="Times" w:hAnsi="Times"/>
          <w:color w:val="4472C4" w:themeColor="accent1"/>
          <w:lang w:val="en-US"/>
        </w:rPr>
      </w:pPr>
    </w:p>
    <w:p w14:paraId="6070710E" w14:textId="77777777" w:rsidR="008C18AB" w:rsidRDefault="008C18AB" w:rsidP="004168D5">
      <w:pPr>
        <w:rPr>
          <w:rFonts w:ascii="Times" w:hAnsi="Times"/>
          <w:color w:val="4472C4" w:themeColor="accent1"/>
          <w:lang w:val="en-US"/>
        </w:rPr>
      </w:pPr>
    </w:p>
    <w:p w14:paraId="36170C8A" w14:textId="77777777" w:rsidR="008C18AB" w:rsidRDefault="008C18AB" w:rsidP="004168D5">
      <w:pPr>
        <w:rPr>
          <w:rFonts w:ascii="Times" w:hAnsi="Times"/>
          <w:color w:val="4472C4" w:themeColor="accent1"/>
          <w:lang w:val="en-US"/>
        </w:rPr>
      </w:pPr>
    </w:p>
    <w:p w14:paraId="61CE8893" w14:textId="77777777" w:rsidR="008C18AB" w:rsidRDefault="008C18AB" w:rsidP="004168D5">
      <w:pPr>
        <w:rPr>
          <w:rFonts w:ascii="Times" w:hAnsi="Times"/>
          <w:color w:val="4472C4" w:themeColor="accent1"/>
          <w:lang w:val="en-US"/>
        </w:rPr>
      </w:pPr>
    </w:p>
    <w:p w14:paraId="6317516A" w14:textId="77777777" w:rsidR="008C18AB" w:rsidRDefault="008C18AB" w:rsidP="004168D5">
      <w:pPr>
        <w:rPr>
          <w:rFonts w:ascii="Times" w:hAnsi="Times"/>
          <w:color w:val="4472C4" w:themeColor="accent1"/>
          <w:lang w:val="en-US"/>
        </w:rPr>
      </w:pPr>
    </w:p>
    <w:p w14:paraId="30A1528D" w14:textId="77777777" w:rsidR="008C18AB" w:rsidRDefault="008C18AB" w:rsidP="004168D5">
      <w:pPr>
        <w:rPr>
          <w:rFonts w:ascii="Times" w:hAnsi="Times"/>
          <w:color w:val="4472C4" w:themeColor="accent1"/>
          <w:lang w:val="en-US"/>
        </w:rPr>
      </w:pPr>
    </w:p>
    <w:p w14:paraId="749B2DFC" w14:textId="77777777" w:rsidR="008C18AB" w:rsidRDefault="008C18AB" w:rsidP="004168D5">
      <w:pPr>
        <w:rPr>
          <w:rFonts w:ascii="Times" w:hAnsi="Times"/>
          <w:color w:val="4472C4" w:themeColor="accent1"/>
          <w:lang w:val="en-US"/>
        </w:rPr>
      </w:pPr>
    </w:p>
    <w:p w14:paraId="376ABA30" w14:textId="77777777" w:rsidR="008C18AB" w:rsidRDefault="008C18AB" w:rsidP="004168D5">
      <w:pPr>
        <w:rPr>
          <w:rFonts w:ascii="Times" w:hAnsi="Times"/>
          <w:color w:val="4472C4" w:themeColor="accent1"/>
          <w:lang w:val="en-US"/>
        </w:rPr>
      </w:pPr>
    </w:p>
    <w:p w14:paraId="7BE0D239" w14:textId="77777777" w:rsidR="008C18AB" w:rsidRDefault="008C18AB" w:rsidP="004168D5">
      <w:pPr>
        <w:rPr>
          <w:rFonts w:ascii="Times" w:hAnsi="Times"/>
          <w:color w:val="4472C4" w:themeColor="accent1"/>
          <w:lang w:val="en-US"/>
        </w:rPr>
      </w:pPr>
    </w:p>
    <w:p w14:paraId="1086A666" w14:textId="77777777" w:rsidR="008C18AB" w:rsidRDefault="008C18AB" w:rsidP="004168D5">
      <w:pPr>
        <w:rPr>
          <w:rFonts w:ascii="Times" w:hAnsi="Times"/>
          <w:color w:val="4472C4" w:themeColor="accent1"/>
          <w:lang w:val="en-US"/>
        </w:rPr>
      </w:pPr>
    </w:p>
    <w:p w14:paraId="538CA756" w14:textId="7AEDD162"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5: </w:t>
      </w:r>
      <w:r w:rsidR="004168D5" w:rsidRPr="004168D5">
        <w:rPr>
          <w:rFonts w:ascii="Times" w:hAnsi="Times"/>
          <w:color w:val="4472C4" w:themeColor="accent1"/>
          <w:lang w:val="en-US"/>
        </w:rPr>
        <w:t xml:space="preserve">Write a </w:t>
      </w:r>
      <w:proofErr w:type="gramStart"/>
      <w:r w:rsidR="004168D5" w:rsidRPr="004168D5">
        <w:rPr>
          <w:rFonts w:ascii="Times" w:hAnsi="Times"/>
          <w:color w:val="4472C4" w:themeColor="accent1"/>
          <w:lang w:val="en-US"/>
        </w:rPr>
        <w:t>200-300 word</w:t>
      </w:r>
      <w:proofErr w:type="gramEnd"/>
      <w:r w:rsidR="004168D5" w:rsidRPr="004168D5">
        <w:rPr>
          <w:rFonts w:ascii="Times" w:hAnsi="Times"/>
          <w:color w:val="4472C4" w:themeColor="accent1"/>
          <w:lang w:val="en-US"/>
        </w:rPr>
        <w:t xml:space="preserve"> summary of the article using at least three direct quotes.: Draft 1</w:t>
      </w:r>
      <w:r>
        <w:rPr>
          <w:rFonts w:ascii="Times" w:hAnsi="Times"/>
          <w:color w:val="4472C4" w:themeColor="accent1"/>
          <w:lang w:val="en-US"/>
        </w:rPr>
        <w:t>]</w:t>
      </w:r>
    </w:p>
    <w:p w14:paraId="5833927E" w14:textId="77777777" w:rsidR="008C18AB" w:rsidRDefault="008C18AB" w:rsidP="004168D5">
      <w:pPr>
        <w:rPr>
          <w:rFonts w:ascii="Times" w:hAnsi="Times"/>
          <w:color w:val="4472C4" w:themeColor="accent1"/>
          <w:lang w:val="en-US"/>
        </w:rPr>
      </w:pPr>
    </w:p>
    <w:p w14:paraId="6BC9344F" w14:textId="77777777" w:rsidR="008C18AB" w:rsidRDefault="008C18AB" w:rsidP="004168D5">
      <w:pPr>
        <w:rPr>
          <w:rFonts w:ascii="Times" w:hAnsi="Times"/>
          <w:color w:val="4472C4" w:themeColor="accent1"/>
          <w:lang w:val="en-US"/>
        </w:rPr>
      </w:pPr>
    </w:p>
    <w:p w14:paraId="1A2C0F1E" w14:textId="77777777" w:rsidR="008C18AB" w:rsidRDefault="008C18AB" w:rsidP="004168D5">
      <w:pPr>
        <w:rPr>
          <w:rFonts w:ascii="Times" w:hAnsi="Times"/>
          <w:color w:val="4472C4" w:themeColor="accent1"/>
          <w:lang w:val="en-US"/>
        </w:rPr>
      </w:pPr>
    </w:p>
    <w:p w14:paraId="44682EEA" w14:textId="77777777" w:rsidR="008C18AB" w:rsidRDefault="008C18AB" w:rsidP="004168D5">
      <w:pPr>
        <w:rPr>
          <w:rFonts w:ascii="Times" w:hAnsi="Times"/>
          <w:color w:val="4472C4" w:themeColor="accent1"/>
          <w:lang w:val="en-US"/>
        </w:rPr>
      </w:pPr>
    </w:p>
    <w:p w14:paraId="0B2A49F6" w14:textId="77777777" w:rsidR="008C18AB" w:rsidRDefault="008C18AB" w:rsidP="004168D5">
      <w:pPr>
        <w:rPr>
          <w:rFonts w:ascii="Times" w:hAnsi="Times"/>
          <w:color w:val="4472C4" w:themeColor="accent1"/>
          <w:lang w:val="en-US"/>
        </w:rPr>
      </w:pPr>
    </w:p>
    <w:p w14:paraId="4DEE2B60" w14:textId="77777777" w:rsidR="008C18AB" w:rsidRDefault="008C18AB" w:rsidP="004168D5">
      <w:pPr>
        <w:rPr>
          <w:rFonts w:ascii="Times" w:hAnsi="Times"/>
          <w:color w:val="4472C4" w:themeColor="accent1"/>
          <w:lang w:val="en-US"/>
        </w:rPr>
      </w:pPr>
    </w:p>
    <w:p w14:paraId="1D4BA3C5" w14:textId="77777777" w:rsidR="008C18AB" w:rsidRDefault="008C18AB" w:rsidP="004168D5">
      <w:pPr>
        <w:rPr>
          <w:rFonts w:ascii="Times" w:hAnsi="Times"/>
          <w:color w:val="4472C4" w:themeColor="accent1"/>
          <w:lang w:val="en-US"/>
        </w:rPr>
      </w:pPr>
    </w:p>
    <w:p w14:paraId="361BBF0F" w14:textId="77777777" w:rsidR="008C18AB" w:rsidRDefault="008C18AB" w:rsidP="004168D5">
      <w:pPr>
        <w:rPr>
          <w:rFonts w:ascii="Times" w:hAnsi="Times"/>
          <w:color w:val="4472C4" w:themeColor="accent1"/>
          <w:lang w:val="en-US"/>
        </w:rPr>
      </w:pPr>
    </w:p>
    <w:p w14:paraId="2791637C" w14:textId="77777777" w:rsidR="008C18AB" w:rsidRDefault="008C18AB" w:rsidP="004168D5">
      <w:pPr>
        <w:rPr>
          <w:rFonts w:ascii="Times" w:hAnsi="Times"/>
          <w:color w:val="4472C4" w:themeColor="accent1"/>
          <w:lang w:val="en-US"/>
        </w:rPr>
      </w:pPr>
    </w:p>
    <w:p w14:paraId="6311D3CF" w14:textId="77777777" w:rsidR="008C18AB" w:rsidRDefault="008C18AB" w:rsidP="004168D5">
      <w:pPr>
        <w:rPr>
          <w:rFonts w:ascii="Times" w:hAnsi="Times"/>
          <w:color w:val="4472C4" w:themeColor="accent1"/>
          <w:lang w:val="en-US"/>
        </w:rPr>
      </w:pPr>
    </w:p>
    <w:p w14:paraId="5ED4DD29" w14:textId="77777777" w:rsidR="008C18AB" w:rsidRDefault="008C18AB" w:rsidP="004168D5">
      <w:pPr>
        <w:rPr>
          <w:rFonts w:ascii="Times" w:hAnsi="Times"/>
          <w:color w:val="4472C4" w:themeColor="accent1"/>
          <w:lang w:val="en-US"/>
        </w:rPr>
      </w:pPr>
    </w:p>
    <w:p w14:paraId="45AB5F53" w14:textId="77777777" w:rsidR="008C18AB" w:rsidRDefault="008C18AB" w:rsidP="004168D5">
      <w:pPr>
        <w:rPr>
          <w:rFonts w:ascii="Times" w:hAnsi="Times"/>
          <w:color w:val="4472C4" w:themeColor="accent1"/>
          <w:lang w:val="en-US"/>
        </w:rPr>
      </w:pPr>
    </w:p>
    <w:p w14:paraId="50336390" w14:textId="77777777" w:rsidR="008C18AB" w:rsidRDefault="008C18AB" w:rsidP="004168D5">
      <w:pPr>
        <w:rPr>
          <w:rFonts w:ascii="Times" w:hAnsi="Times"/>
          <w:color w:val="4472C4" w:themeColor="accent1"/>
          <w:lang w:val="en-US"/>
        </w:rPr>
      </w:pPr>
    </w:p>
    <w:p w14:paraId="58C595ED" w14:textId="77777777" w:rsidR="008C18AB" w:rsidRDefault="008C18AB" w:rsidP="004168D5">
      <w:pPr>
        <w:rPr>
          <w:rFonts w:ascii="Times" w:hAnsi="Times"/>
          <w:color w:val="4472C4" w:themeColor="accent1"/>
          <w:lang w:val="en-US"/>
        </w:rPr>
      </w:pPr>
    </w:p>
    <w:p w14:paraId="66299511" w14:textId="77777777" w:rsidR="008C18AB" w:rsidRDefault="008C18AB" w:rsidP="004168D5">
      <w:pPr>
        <w:rPr>
          <w:rFonts w:ascii="Times" w:hAnsi="Times"/>
          <w:color w:val="4472C4" w:themeColor="accent1"/>
          <w:lang w:val="en-US"/>
        </w:rPr>
      </w:pPr>
    </w:p>
    <w:p w14:paraId="4E452C8E" w14:textId="77777777" w:rsidR="008C18AB" w:rsidRDefault="008C18AB" w:rsidP="004168D5">
      <w:pPr>
        <w:rPr>
          <w:rFonts w:ascii="Times" w:hAnsi="Times"/>
          <w:color w:val="4472C4" w:themeColor="accent1"/>
          <w:lang w:val="en-US"/>
        </w:rPr>
      </w:pPr>
    </w:p>
    <w:p w14:paraId="616E2DAE" w14:textId="77777777" w:rsidR="008C18AB" w:rsidRDefault="008C18AB" w:rsidP="004168D5">
      <w:pPr>
        <w:rPr>
          <w:rFonts w:ascii="Times" w:hAnsi="Times"/>
          <w:color w:val="4472C4" w:themeColor="accent1"/>
          <w:lang w:val="en-US"/>
        </w:rPr>
      </w:pPr>
    </w:p>
    <w:p w14:paraId="2DEF3AC9" w14:textId="77777777" w:rsidR="008C18AB" w:rsidRDefault="008C18AB" w:rsidP="004168D5">
      <w:pPr>
        <w:rPr>
          <w:rFonts w:ascii="Times" w:hAnsi="Times"/>
          <w:color w:val="4472C4" w:themeColor="accent1"/>
          <w:lang w:val="en-US"/>
        </w:rPr>
      </w:pPr>
    </w:p>
    <w:p w14:paraId="4E15790B" w14:textId="77777777" w:rsidR="008C18AB" w:rsidRDefault="008C18AB" w:rsidP="004168D5">
      <w:pPr>
        <w:rPr>
          <w:rFonts w:ascii="Times" w:hAnsi="Times"/>
          <w:color w:val="4472C4" w:themeColor="accent1"/>
          <w:lang w:val="en-US"/>
        </w:rPr>
      </w:pPr>
    </w:p>
    <w:p w14:paraId="0767BCD0" w14:textId="77777777" w:rsidR="008C18AB" w:rsidRDefault="008C18AB" w:rsidP="004168D5">
      <w:pPr>
        <w:rPr>
          <w:rFonts w:ascii="Times" w:hAnsi="Times"/>
          <w:color w:val="4472C4" w:themeColor="accent1"/>
          <w:lang w:val="en-US"/>
        </w:rPr>
      </w:pPr>
    </w:p>
    <w:p w14:paraId="285F6469" w14:textId="77777777" w:rsidR="008C18AB" w:rsidRDefault="008C18AB" w:rsidP="004168D5">
      <w:pPr>
        <w:rPr>
          <w:rFonts w:ascii="Times" w:hAnsi="Times"/>
          <w:color w:val="4472C4" w:themeColor="accent1"/>
          <w:lang w:val="en-US"/>
        </w:rPr>
      </w:pPr>
    </w:p>
    <w:p w14:paraId="6947B573" w14:textId="77777777" w:rsidR="008C18AB" w:rsidRDefault="008C18AB" w:rsidP="004168D5">
      <w:pPr>
        <w:rPr>
          <w:rFonts w:ascii="Times" w:hAnsi="Times"/>
          <w:color w:val="4472C4" w:themeColor="accent1"/>
          <w:lang w:val="en-US"/>
        </w:rPr>
      </w:pPr>
    </w:p>
    <w:p w14:paraId="63AD4B47" w14:textId="6E9BC7AA"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5: </w:t>
      </w:r>
      <w:r w:rsidR="004168D5" w:rsidRPr="004168D5">
        <w:rPr>
          <w:rFonts w:ascii="Times" w:hAnsi="Times"/>
          <w:color w:val="4472C4" w:themeColor="accent1"/>
          <w:lang w:val="en-US"/>
        </w:rPr>
        <w:t xml:space="preserve">Write a </w:t>
      </w:r>
      <w:proofErr w:type="gramStart"/>
      <w:r w:rsidR="004168D5" w:rsidRPr="004168D5">
        <w:rPr>
          <w:rFonts w:ascii="Times" w:hAnsi="Times"/>
          <w:color w:val="4472C4" w:themeColor="accent1"/>
          <w:lang w:val="en-US"/>
        </w:rPr>
        <w:t>200-300 word</w:t>
      </w:r>
      <w:proofErr w:type="gramEnd"/>
      <w:r w:rsidR="004168D5" w:rsidRPr="004168D5">
        <w:rPr>
          <w:rFonts w:ascii="Times" w:hAnsi="Times"/>
          <w:color w:val="4472C4" w:themeColor="accent1"/>
          <w:lang w:val="en-US"/>
        </w:rPr>
        <w:t xml:space="preserve"> summary of the article using at least three direct quotes.: Draft 2</w:t>
      </w:r>
      <w:r>
        <w:rPr>
          <w:rFonts w:ascii="Times" w:hAnsi="Times"/>
          <w:color w:val="4472C4" w:themeColor="accent1"/>
          <w:lang w:val="en-US"/>
        </w:rPr>
        <w:t>]</w:t>
      </w:r>
    </w:p>
    <w:p w14:paraId="178BA7B3" w14:textId="77777777" w:rsidR="004168D5" w:rsidRPr="004168D5" w:rsidRDefault="004168D5" w:rsidP="004168D5">
      <w:pPr>
        <w:ind w:left="360"/>
        <w:rPr>
          <w:rFonts w:ascii="Times" w:hAnsi="Times"/>
          <w:color w:val="4472C4" w:themeColor="accent1"/>
          <w:lang w:val="en-US"/>
        </w:rPr>
      </w:pPr>
    </w:p>
    <w:p w14:paraId="123230A8" w14:textId="77777777" w:rsidR="008C18AB" w:rsidRDefault="008C18AB" w:rsidP="004168D5">
      <w:pPr>
        <w:rPr>
          <w:rFonts w:ascii="Times" w:hAnsi="Times"/>
          <w:color w:val="4472C4" w:themeColor="accent1"/>
          <w:lang w:val="en-US"/>
        </w:rPr>
      </w:pPr>
    </w:p>
    <w:p w14:paraId="41E2AFE5" w14:textId="77777777" w:rsidR="008C18AB" w:rsidRDefault="008C18AB" w:rsidP="004168D5">
      <w:pPr>
        <w:rPr>
          <w:rFonts w:ascii="Times" w:hAnsi="Times"/>
          <w:color w:val="4472C4" w:themeColor="accent1"/>
          <w:lang w:val="en-US"/>
        </w:rPr>
      </w:pPr>
    </w:p>
    <w:p w14:paraId="207C64B4" w14:textId="77777777" w:rsidR="008C18AB" w:rsidRDefault="008C18AB" w:rsidP="004168D5">
      <w:pPr>
        <w:rPr>
          <w:rFonts w:ascii="Times" w:hAnsi="Times"/>
          <w:color w:val="4472C4" w:themeColor="accent1"/>
          <w:lang w:val="en-US"/>
        </w:rPr>
      </w:pPr>
    </w:p>
    <w:p w14:paraId="5391E8CC" w14:textId="77777777" w:rsidR="008C18AB" w:rsidRDefault="008C18AB" w:rsidP="004168D5">
      <w:pPr>
        <w:rPr>
          <w:rFonts w:ascii="Times" w:hAnsi="Times"/>
          <w:color w:val="4472C4" w:themeColor="accent1"/>
          <w:lang w:val="en-US"/>
        </w:rPr>
      </w:pPr>
    </w:p>
    <w:p w14:paraId="5AB2F74F" w14:textId="77777777" w:rsidR="008C18AB" w:rsidRDefault="008C18AB" w:rsidP="004168D5">
      <w:pPr>
        <w:rPr>
          <w:rFonts w:ascii="Times" w:hAnsi="Times"/>
          <w:color w:val="4472C4" w:themeColor="accent1"/>
          <w:lang w:val="en-US"/>
        </w:rPr>
      </w:pPr>
    </w:p>
    <w:p w14:paraId="3EEFC998" w14:textId="77777777" w:rsidR="008C18AB" w:rsidRDefault="008C18AB" w:rsidP="004168D5">
      <w:pPr>
        <w:rPr>
          <w:rFonts w:ascii="Times" w:hAnsi="Times"/>
          <w:color w:val="4472C4" w:themeColor="accent1"/>
          <w:lang w:val="en-US"/>
        </w:rPr>
      </w:pPr>
    </w:p>
    <w:p w14:paraId="2BB2868D" w14:textId="77777777" w:rsidR="008C18AB" w:rsidRDefault="008C18AB" w:rsidP="004168D5">
      <w:pPr>
        <w:rPr>
          <w:rFonts w:ascii="Times" w:hAnsi="Times"/>
          <w:color w:val="4472C4" w:themeColor="accent1"/>
          <w:lang w:val="en-US"/>
        </w:rPr>
      </w:pPr>
    </w:p>
    <w:p w14:paraId="1555B86C" w14:textId="77777777" w:rsidR="008C18AB" w:rsidRDefault="008C18AB" w:rsidP="004168D5">
      <w:pPr>
        <w:rPr>
          <w:rFonts w:ascii="Times" w:hAnsi="Times"/>
          <w:color w:val="4472C4" w:themeColor="accent1"/>
          <w:lang w:val="en-US"/>
        </w:rPr>
      </w:pPr>
    </w:p>
    <w:p w14:paraId="10771CDC" w14:textId="77777777" w:rsidR="008C18AB" w:rsidRDefault="008C18AB" w:rsidP="004168D5">
      <w:pPr>
        <w:rPr>
          <w:rFonts w:ascii="Times" w:hAnsi="Times"/>
          <w:color w:val="4472C4" w:themeColor="accent1"/>
          <w:lang w:val="en-US"/>
        </w:rPr>
      </w:pPr>
    </w:p>
    <w:p w14:paraId="04B0656F" w14:textId="77777777" w:rsidR="008C18AB" w:rsidRDefault="008C18AB" w:rsidP="004168D5">
      <w:pPr>
        <w:rPr>
          <w:rFonts w:ascii="Times" w:hAnsi="Times"/>
          <w:color w:val="4472C4" w:themeColor="accent1"/>
          <w:lang w:val="en-US"/>
        </w:rPr>
      </w:pPr>
    </w:p>
    <w:p w14:paraId="161C9A25" w14:textId="77777777" w:rsidR="008C18AB" w:rsidRDefault="008C18AB" w:rsidP="004168D5">
      <w:pPr>
        <w:rPr>
          <w:rFonts w:ascii="Times" w:hAnsi="Times"/>
          <w:color w:val="4472C4" w:themeColor="accent1"/>
          <w:lang w:val="en-US"/>
        </w:rPr>
      </w:pPr>
    </w:p>
    <w:p w14:paraId="0692F464" w14:textId="77777777" w:rsidR="008C18AB" w:rsidRDefault="008C18AB" w:rsidP="004168D5">
      <w:pPr>
        <w:rPr>
          <w:rFonts w:ascii="Times" w:hAnsi="Times"/>
          <w:color w:val="4472C4" w:themeColor="accent1"/>
          <w:lang w:val="en-US"/>
        </w:rPr>
      </w:pPr>
    </w:p>
    <w:p w14:paraId="446C0F7D" w14:textId="77777777" w:rsidR="008C18AB" w:rsidRDefault="008C18AB" w:rsidP="004168D5">
      <w:pPr>
        <w:rPr>
          <w:rFonts w:ascii="Times" w:hAnsi="Times"/>
          <w:color w:val="4472C4" w:themeColor="accent1"/>
          <w:lang w:val="en-US"/>
        </w:rPr>
      </w:pPr>
    </w:p>
    <w:p w14:paraId="587B3B32" w14:textId="77777777" w:rsidR="008C18AB" w:rsidRDefault="008C18AB" w:rsidP="004168D5">
      <w:pPr>
        <w:rPr>
          <w:rFonts w:ascii="Times" w:hAnsi="Times"/>
          <w:color w:val="4472C4" w:themeColor="accent1"/>
          <w:lang w:val="en-US"/>
        </w:rPr>
      </w:pPr>
    </w:p>
    <w:p w14:paraId="6E7B1260" w14:textId="77777777" w:rsidR="008C18AB" w:rsidRDefault="008C18AB" w:rsidP="004168D5">
      <w:pPr>
        <w:rPr>
          <w:rFonts w:ascii="Times" w:hAnsi="Times"/>
          <w:color w:val="4472C4" w:themeColor="accent1"/>
          <w:lang w:val="en-US"/>
        </w:rPr>
      </w:pPr>
    </w:p>
    <w:p w14:paraId="0DA2C9D0" w14:textId="77777777" w:rsidR="008C18AB" w:rsidRDefault="008C18AB" w:rsidP="004168D5">
      <w:pPr>
        <w:rPr>
          <w:rFonts w:ascii="Times" w:hAnsi="Times"/>
          <w:color w:val="4472C4" w:themeColor="accent1"/>
          <w:lang w:val="en-US"/>
        </w:rPr>
      </w:pPr>
    </w:p>
    <w:p w14:paraId="569DE432" w14:textId="77777777" w:rsidR="008C18AB" w:rsidRDefault="008C18AB" w:rsidP="004168D5">
      <w:pPr>
        <w:rPr>
          <w:rFonts w:ascii="Times" w:hAnsi="Times"/>
          <w:color w:val="4472C4" w:themeColor="accent1"/>
          <w:lang w:val="en-US"/>
        </w:rPr>
      </w:pPr>
    </w:p>
    <w:p w14:paraId="278D5FDD" w14:textId="77777777" w:rsidR="008C18AB" w:rsidRDefault="008C18AB" w:rsidP="004168D5">
      <w:pPr>
        <w:rPr>
          <w:rFonts w:ascii="Times" w:hAnsi="Times"/>
          <w:color w:val="4472C4" w:themeColor="accent1"/>
          <w:lang w:val="en-US"/>
        </w:rPr>
      </w:pPr>
    </w:p>
    <w:p w14:paraId="174AD642" w14:textId="77777777" w:rsidR="008C18AB" w:rsidRDefault="008C18AB" w:rsidP="004168D5">
      <w:pPr>
        <w:rPr>
          <w:rFonts w:ascii="Times" w:hAnsi="Times"/>
          <w:color w:val="4472C4" w:themeColor="accent1"/>
          <w:lang w:val="en-US"/>
        </w:rPr>
      </w:pPr>
    </w:p>
    <w:p w14:paraId="00F00FA5" w14:textId="77777777" w:rsidR="008C18AB" w:rsidRDefault="008C18AB" w:rsidP="004168D5">
      <w:pPr>
        <w:rPr>
          <w:rFonts w:ascii="Times" w:hAnsi="Times"/>
          <w:color w:val="4472C4" w:themeColor="accent1"/>
          <w:lang w:val="en-US"/>
        </w:rPr>
      </w:pPr>
    </w:p>
    <w:p w14:paraId="2CAC0EFB" w14:textId="77777777" w:rsidR="008C18AB" w:rsidRDefault="008C18AB" w:rsidP="004168D5">
      <w:pPr>
        <w:rPr>
          <w:rFonts w:ascii="Times" w:hAnsi="Times"/>
          <w:color w:val="4472C4" w:themeColor="accent1"/>
          <w:lang w:val="en-US"/>
        </w:rPr>
      </w:pPr>
    </w:p>
    <w:p w14:paraId="0139F1CE" w14:textId="77777777" w:rsidR="008C18AB" w:rsidRDefault="008C18AB" w:rsidP="004168D5">
      <w:pPr>
        <w:rPr>
          <w:rFonts w:ascii="Times" w:hAnsi="Times"/>
          <w:color w:val="4472C4" w:themeColor="accent1"/>
          <w:lang w:val="en-US"/>
        </w:rPr>
      </w:pPr>
    </w:p>
    <w:p w14:paraId="7EDBA808" w14:textId="77777777" w:rsidR="008C18AB" w:rsidRDefault="008C18AB" w:rsidP="004168D5">
      <w:pPr>
        <w:rPr>
          <w:rFonts w:ascii="Times" w:hAnsi="Times"/>
          <w:color w:val="4472C4" w:themeColor="accent1"/>
          <w:lang w:val="en-US"/>
        </w:rPr>
      </w:pPr>
    </w:p>
    <w:p w14:paraId="299F138F" w14:textId="77777777" w:rsidR="008C18AB" w:rsidRDefault="008C18AB" w:rsidP="004168D5">
      <w:pPr>
        <w:rPr>
          <w:rFonts w:ascii="Times" w:hAnsi="Times"/>
          <w:color w:val="4472C4" w:themeColor="accent1"/>
          <w:lang w:val="en-US"/>
        </w:rPr>
      </w:pPr>
    </w:p>
    <w:p w14:paraId="55FC6622" w14:textId="56BE15D6"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6: </w:t>
      </w:r>
      <w:r w:rsidR="004168D5" w:rsidRPr="004168D5">
        <w:rPr>
          <w:rFonts w:ascii="Times" w:hAnsi="Times"/>
          <w:color w:val="4472C4" w:themeColor="accent1"/>
          <w:lang w:val="en-US"/>
        </w:rPr>
        <w:t xml:space="preserve">Write your opinion of the situation. Do you agree or disagree? </w:t>
      </w:r>
      <w:proofErr w:type="gramStart"/>
      <w:r w:rsidR="004168D5" w:rsidRPr="004168D5">
        <w:rPr>
          <w:rFonts w:ascii="Times" w:hAnsi="Times"/>
          <w:color w:val="4472C4" w:themeColor="accent1"/>
          <w:lang w:val="en-US"/>
        </w:rPr>
        <w:t>Why?:</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5AABA206" w14:textId="77777777" w:rsidR="008C18AB" w:rsidRDefault="008C18AB" w:rsidP="004168D5">
      <w:pPr>
        <w:rPr>
          <w:rFonts w:ascii="Times" w:hAnsi="Times"/>
          <w:color w:val="4472C4" w:themeColor="accent1"/>
          <w:lang w:val="en-US"/>
        </w:rPr>
      </w:pPr>
    </w:p>
    <w:p w14:paraId="4010962B" w14:textId="77777777" w:rsidR="008C18AB" w:rsidRDefault="008C18AB" w:rsidP="004168D5">
      <w:pPr>
        <w:rPr>
          <w:rFonts w:ascii="Times" w:hAnsi="Times"/>
          <w:color w:val="4472C4" w:themeColor="accent1"/>
          <w:lang w:val="en-US"/>
        </w:rPr>
      </w:pPr>
    </w:p>
    <w:p w14:paraId="43966A95" w14:textId="77777777" w:rsidR="008C18AB" w:rsidRDefault="008C18AB" w:rsidP="004168D5">
      <w:pPr>
        <w:rPr>
          <w:rFonts w:ascii="Times" w:hAnsi="Times"/>
          <w:color w:val="4472C4" w:themeColor="accent1"/>
          <w:lang w:val="en-US"/>
        </w:rPr>
      </w:pPr>
    </w:p>
    <w:p w14:paraId="640822FF" w14:textId="77777777" w:rsidR="008C18AB" w:rsidRDefault="008C18AB" w:rsidP="004168D5">
      <w:pPr>
        <w:rPr>
          <w:rFonts w:ascii="Times" w:hAnsi="Times"/>
          <w:color w:val="4472C4" w:themeColor="accent1"/>
          <w:lang w:val="en-US"/>
        </w:rPr>
      </w:pPr>
    </w:p>
    <w:p w14:paraId="7BC4CDC3" w14:textId="77777777" w:rsidR="008C18AB" w:rsidRDefault="008C18AB" w:rsidP="004168D5">
      <w:pPr>
        <w:rPr>
          <w:rFonts w:ascii="Times" w:hAnsi="Times"/>
          <w:color w:val="4472C4" w:themeColor="accent1"/>
          <w:lang w:val="en-US"/>
        </w:rPr>
      </w:pPr>
    </w:p>
    <w:p w14:paraId="2AB6165D" w14:textId="77777777" w:rsidR="008C18AB" w:rsidRDefault="008C18AB" w:rsidP="004168D5">
      <w:pPr>
        <w:rPr>
          <w:rFonts w:ascii="Times" w:hAnsi="Times"/>
          <w:color w:val="4472C4" w:themeColor="accent1"/>
          <w:lang w:val="en-US"/>
        </w:rPr>
      </w:pPr>
    </w:p>
    <w:p w14:paraId="4D4A498C" w14:textId="77777777" w:rsidR="008C18AB" w:rsidRDefault="008C18AB" w:rsidP="004168D5">
      <w:pPr>
        <w:rPr>
          <w:rFonts w:ascii="Times" w:hAnsi="Times"/>
          <w:color w:val="4472C4" w:themeColor="accent1"/>
          <w:lang w:val="en-US"/>
        </w:rPr>
      </w:pPr>
    </w:p>
    <w:p w14:paraId="7D60B452" w14:textId="77777777" w:rsidR="008C18AB" w:rsidRDefault="008C18AB" w:rsidP="004168D5">
      <w:pPr>
        <w:rPr>
          <w:rFonts w:ascii="Times" w:hAnsi="Times"/>
          <w:color w:val="4472C4" w:themeColor="accent1"/>
          <w:lang w:val="en-US"/>
        </w:rPr>
      </w:pPr>
    </w:p>
    <w:p w14:paraId="55B65ED8" w14:textId="77777777" w:rsidR="008C18AB" w:rsidRDefault="008C18AB" w:rsidP="004168D5">
      <w:pPr>
        <w:rPr>
          <w:rFonts w:ascii="Times" w:hAnsi="Times"/>
          <w:color w:val="4472C4" w:themeColor="accent1"/>
          <w:lang w:val="en-US"/>
        </w:rPr>
      </w:pPr>
    </w:p>
    <w:p w14:paraId="451AE677" w14:textId="77777777" w:rsidR="008C18AB" w:rsidRDefault="008C18AB" w:rsidP="004168D5">
      <w:pPr>
        <w:rPr>
          <w:rFonts w:ascii="Times" w:hAnsi="Times"/>
          <w:color w:val="4472C4" w:themeColor="accent1"/>
          <w:lang w:val="en-US"/>
        </w:rPr>
      </w:pPr>
    </w:p>
    <w:p w14:paraId="3B8EA80A" w14:textId="77777777" w:rsidR="008C18AB" w:rsidRDefault="008C18AB" w:rsidP="004168D5">
      <w:pPr>
        <w:rPr>
          <w:rFonts w:ascii="Times" w:hAnsi="Times"/>
          <w:color w:val="4472C4" w:themeColor="accent1"/>
          <w:lang w:val="en-US"/>
        </w:rPr>
      </w:pPr>
    </w:p>
    <w:p w14:paraId="7BCF050F" w14:textId="77777777" w:rsidR="008C18AB" w:rsidRDefault="008C18AB" w:rsidP="004168D5">
      <w:pPr>
        <w:rPr>
          <w:rFonts w:ascii="Times" w:hAnsi="Times"/>
          <w:color w:val="4472C4" w:themeColor="accent1"/>
          <w:lang w:val="en-US"/>
        </w:rPr>
      </w:pPr>
    </w:p>
    <w:p w14:paraId="7A0C2AFF" w14:textId="77777777" w:rsidR="008C18AB" w:rsidRDefault="008C18AB" w:rsidP="004168D5">
      <w:pPr>
        <w:rPr>
          <w:rFonts w:ascii="Times" w:hAnsi="Times"/>
          <w:color w:val="4472C4" w:themeColor="accent1"/>
          <w:lang w:val="en-US"/>
        </w:rPr>
      </w:pPr>
    </w:p>
    <w:p w14:paraId="3D2F2CD9" w14:textId="77777777" w:rsidR="008C18AB" w:rsidRDefault="008C18AB" w:rsidP="004168D5">
      <w:pPr>
        <w:rPr>
          <w:rFonts w:ascii="Times" w:hAnsi="Times"/>
          <w:color w:val="4472C4" w:themeColor="accent1"/>
          <w:lang w:val="en-US"/>
        </w:rPr>
      </w:pPr>
    </w:p>
    <w:p w14:paraId="673274A1" w14:textId="77777777" w:rsidR="008C18AB" w:rsidRDefault="008C18AB" w:rsidP="004168D5">
      <w:pPr>
        <w:rPr>
          <w:rFonts w:ascii="Times" w:hAnsi="Times"/>
          <w:color w:val="4472C4" w:themeColor="accent1"/>
          <w:lang w:val="en-US"/>
        </w:rPr>
      </w:pPr>
    </w:p>
    <w:p w14:paraId="4ADC0089" w14:textId="77777777" w:rsidR="008C18AB" w:rsidRDefault="008C18AB" w:rsidP="004168D5">
      <w:pPr>
        <w:rPr>
          <w:rFonts w:ascii="Times" w:hAnsi="Times"/>
          <w:color w:val="4472C4" w:themeColor="accent1"/>
          <w:lang w:val="en-US"/>
        </w:rPr>
      </w:pPr>
    </w:p>
    <w:p w14:paraId="1DCB0AD2" w14:textId="77777777" w:rsidR="008C18AB" w:rsidRDefault="008C18AB" w:rsidP="004168D5">
      <w:pPr>
        <w:rPr>
          <w:rFonts w:ascii="Times" w:hAnsi="Times"/>
          <w:color w:val="4472C4" w:themeColor="accent1"/>
          <w:lang w:val="en-US"/>
        </w:rPr>
      </w:pPr>
    </w:p>
    <w:p w14:paraId="4AB7DA9D" w14:textId="77777777" w:rsidR="008C18AB" w:rsidRDefault="008C18AB" w:rsidP="004168D5">
      <w:pPr>
        <w:rPr>
          <w:rFonts w:ascii="Times" w:hAnsi="Times"/>
          <w:color w:val="4472C4" w:themeColor="accent1"/>
          <w:lang w:val="en-US"/>
        </w:rPr>
      </w:pPr>
    </w:p>
    <w:p w14:paraId="6BBD585A" w14:textId="77777777" w:rsidR="008C18AB" w:rsidRDefault="008C18AB" w:rsidP="004168D5">
      <w:pPr>
        <w:rPr>
          <w:rFonts w:ascii="Times" w:hAnsi="Times"/>
          <w:color w:val="4472C4" w:themeColor="accent1"/>
          <w:lang w:val="en-US"/>
        </w:rPr>
      </w:pPr>
    </w:p>
    <w:p w14:paraId="6AB33A7E" w14:textId="77777777" w:rsidR="008C18AB" w:rsidRDefault="008C18AB" w:rsidP="004168D5">
      <w:pPr>
        <w:rPr>
          <w:rFonts w:ascii="Times" w:hAnsi="Times"/>
          <w:color w:val="4472C4" w:themeColor="accent1"/>
          <w:lang w:val="en-US"/>
        </w:rPr>
      </w:pPr>
    </w:p>
    <w:p w14:paraId="0AB2A94E" w14:textId="77777777" w:rsidR="008C18AB" w:rsidRDefault="008C18AB" w:rsidP="004168D5">
      <w:pPr>
        <w:rPr>
          <w:rFonts w:ascii="Times" w:hAnsi="Times"/>
          <w:color w:val="4472C4" w:themeColor="accent1"/>
          <w:lang w:val="en-US"/>
        </w:rPr>
      </w:pPr>
    </w:p>
    <w:p w14:paraId="75D124B7" w14:textId="77777777" w:rsidR="008C18AB" w:rsidRDefault="008C18AB" w:rsidP="004168D5">
      <w:pPr>
        <w:rPr>
          <w:rFonts w:ascii="Times" w:hAnsi="Times"/>
          <w:color w:val="4472C4" w:themeColor="accent1"/>
          <w:lang w:val="en-US"/>
        </w:rPr>
      </w:pPr>
    </w:p>
    <w:p w14:paraId="206606F3" w14:textId="0315C91E"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6: </w:t>
      </w:r>
      <w:r w:rsidR="004168D5" w:rsidRPr="004168D5">
        <w:rPr>
          <w:rFonts w:ascii="Times" w:hAnsi="Times"/>
          <w:color w:val="4472C4" w:themeColor="accent1"/>
          <w:lang w:val="en-US"/>
        </w:rPr>
        <w:t xml:space="preserve">Write your opinion of the situation. Do you agree or disagree? </w:t>
      </w:r>
      <w:proofErr w:type="gramStart"/>
      <w:r w:rsidR="004168D5" w:rsidRPr="004168D5">
        <w:rPr>
          <w:rFonts w:ascii="Times" w:hAnsi="Times"/>
          <w:color w:val="4472C4" w:themeColor="accent1"/>
          <w:lang w:val="en-US"/>
        </w:rPr>
        <w:t>Why?:</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5F1AC0DF" w14:textId="77777777" w:rsidR="004168D5" w:rsidRPr="004168D5" w:rsidRDefault="004168D5" w:rsidP="004168D5">
      <w:pPr>
        <w:ind w:left="360"/>
        <w:rPr>
          <w:rFonts w:ascii="Times" w:hAnsi="Times"/>
          <w:color w:val="4472C4" w:themeColor="accent1"/>
          <w:lang w:val="en-US"/>
        </w:rPr>
      </w:pPr>
    </w:p>
    <w:p w14:paraId="3B1DFF7A" w14:textId="77777777" w:rsidR="008C18AB" w:rsidRDefault="008C18AB" w:rsidP="004168D5">
      <w:pPr>
        <w:rPr>
          <w:rFonts w:ascii="Times" w:hAnsi="Times"/>
          <w:color w:val="4472C4" w:themeColor="accent1"/>
          <w:lang w:val="en-US"/>
        </w:rPr>
      </w:pPr>
    </w:p>
    <w:p w14:paraId="656C857F" w14:textId="77777777" w:rsidR="008C18AB" w:rsidRDefault="008C18AB" w:rsidP="004168D5">
      <w:pPr>
        <w:rPr>
          <w:rFonts w:ascii="Times" w:hAnsi="Times"/>
          <w:color w:val="4472C4" w:themeColor="accent1"/>
          <w:lang w:val="en-US"/>
        </w:rPr>
      </w:pPr>
    </w:p>
    <w:p w14:paraId="2E1F20A6" w14:textId="77777777" w:rsidR="008C18AB" w:rsidRDefault="008C18AB" w:rsidP="004168D5">
      <w:pPr>
        <w:rPr>
          <w:rFonts w:ascii="Times" w:hAnsi="Times"/>
          <w:color w:val="4472C4" w:themeColor="accent1"/>
          <w:lang w:val="en-US"/>
        </w:rPr>
      </w:pPr>
    </w:p>
    <w:p w14:paraId="1DA4C678" w14:textId="77777777" w:rsidR="008C18AB" w:rsidRDefault="008C18AB" w:rsidP="004168D5">
      <w:pPr>
        <w:rPr>
          <w:rFonts w:ascii="Times" w:hAnsi="Times"/>
          <w:color w:val="4472C4" w:themeColor="accent1"/>
          <w:lang w:val="en-US"/>
        </w:rPr>
      </w:pPr>
    </w:p>
    <w:p w14:paraId="298E8F48" w14:textId="77777777" w:rsidR="008C18AB" w:rsidRDefault="008C18AB" w:rsidP="004168D5">
      <w:pPr>
        <w:rPr>
          <w:rFonts w:ascii="Times" w:hAnsi="Times"/>
          <w:color w:val="4472C4" w:themeColor="accent1"/>
          <w:lang w:val="en-US"/>
        </w:rPr>
      </w:pPr>
    </w:p>
    <w:p w14:paraId="04CD59B6" w14:textId="77777777" w:rsidR="008C18AB" w:rsidRDefault="008C18AB" w:rsidP="004168D5">
      <w:pPr>
        <w:rPr>
          <w:rFonts w:ascii="Times" w:hAnsi="Times"/>
          <w:color w:val="4472C4" w:themeColor="accent1"/>
          <w:lang w:val="en-US"/>
        </w:rPr>
      </w:pPr>
    </w:p>
    <w:p w14:paraId="2F24682B" w14:textId="77777777" w:rsidR="008C18AB" w:rsidRDefault="008C18AB" w:rsidP="004168D5">
      <w:pPr>
        <w:rPr>
          <w:rFonts w:ascii="Times" w:hAnsi="Times"/>
          <w:color w:val="4472C4" w:themeColor="accent1"/>
          <w:lang w:val="en-US"/>
        </w:rPr>
      </w:pPr>
    </w:p>
    <w:p w14:paraId="4730CF1D" w14:textId="77777777" w:rsidR="008C18AB" w:rsidRDefault="008C18AB" w:rsidP="004168D5">
      <w:pPr>
        <w:rPr>
          <w:rFonts w:ascii="Times" w:hAnsi="Times"/>
          <w:color w:val="4472C4" w:themeColor="accent1"/>
          <w:lang w:val="en-US"/>
        </w:rPr>
      </w:pPr>
    </w:p>
    <w:p w14:paraId="5C1CEEDB" w14:textId="77777777" w:rsidR="008C18AB" w:rsidRDefault="008C18AB" w:rsidP="004168D5">
      <w:pPr>
        <w:rPr>
          <w:rFonts w:ascii="Times" w:hAnsi="Times"/>
          <w:color w:val="4472C4" w:themeColor="accent1"/>
          <w:lang w:val="en-US"/>
        </w:rPr>
      </w:pPr>
    </w:p>
    <w:p w14:paraId="06A9A7E1" w14:textId="77777777" w:rsidR="008C18AB" w:rsidRDefault="008C18AB" w:rsidP="004168D5">
      <w:pPr>
        <w:rPr>
          <w:rFonts w:ascii="Times" w:hAnsi="Times"/>
          <w:color w:val="4472C4" w:themeColor="accent1"/>
          <w:lang w:val="en-US"/>
        </w:rPr>
      </w:pPr>
    </w:p>
    <w:p w14:paraId="74B77D9D" w14:textId="77777777" w:rsidR="008C18AB" w:rsidRDefault="008C18AB" w:rsidP="004168D5">
      <w:pPr>
        <w:rPr>
          <w:rFonts w:ascii="Times" w:hAnsi="Times"/>
          <w:color w:val="4472C4" w:themeColor="accent1"/>
          <w:lang w:val="en-US"/>
        </w:rPr>
      </w:pPr>
    </w:p>
    <w:p w14:paraId="3FD67BE5" w14:textId="77777777" w:rsidR="008C18AB" w:rsidRDefault="008C18AB" w:rsidP="004168D5">
      <w:pPr>
        <w:rPr>
          <w:rFonts w:ascii="Times" w:hAnsi="Times"/>
          <w:color w:val="4472C4" w:themeColor="accent1"/>
          <w:lang w:val="en-US"/>
        </w:rPr>
      </w:pPr>
    </w:p>
    <w:p w14:paraId="3583BC36" w14:textId="77777777" w:rsidR="008C18AB" w:rsidRDefault="008C18AB" w:rsidP="004168D5">
      <w:pPr>
        <w:rPr>
          <w:rFonts w:ascii="Times" w:hAnsi="Times"/>
          <w:color w:val="4472C4" w:themeColor="accent1"/>
          <w:lang w:val="en-US"/>
        </w:rPr>
      </w:pPr>
    </w:p>
    <w:p w14:paraId="192792C1" w14:textId="77777777" w:rsidR="008C18AB" w:rsidRDefault="008C18AB" w:rsidP="004168D5">
      <w:pPr>
        <w:rPr>
          <w:rFonts w:ascii="Times" w:hAnsi="Times"/>
          <w:color w:val="4472C4" w:themeColor="accent1"/>
          <w:lang w:val="en-US"/>
        </w:rPr>
      </w:pPr>
    </w:p>
    <w:p w14:paraId="0DB4A0A4" w14:textId="77777777" w:rsidR="008C18AB" w:rsidRDefault="008C18AB" w:rsidP="004168D5">
      <w:pPr>
        <w:rPr>
          <w:rFonts w:ascii="Times" w:hAnsi="Times"/>
          <w:color w:val="4472C4" w:themeColor="accent1"/>
          <w:lang w:val="en-US"/>
        </w:rPr>
      </w:pPr>
    </w:p>
    <w:p w14:paraId="7CEFF770" w14:textId="77777777" w:rsidR="008C18AB" w:rsidRDefault="008C18AB" w:rsidP="004168D5">
      <w:pPr>
        <w:rPr>
          <w:rFonts w:ascii="Times" w:hAnsi="Times"/>
          <w:color w:val="4472C4" w:themeColor="accent1"/>
          <w:lang w:val="en-US"/>
        </w:rPr>
      </w:pPr>
    </w:p>
    <w:p w14:paraId="67EB1C3C" w14:textId="77777777" w:rsidR="008C18AB" w:rsidRDefault="008C18AB" w:rsidP="004168D5">
      <w:pPr>
        <w:rPr>
          <w:rFonts w:ascii="Times" w:hAnsi="Times"/>
          <w:color w:val="4472C4" w:themeColor="accent1"/>
          <w:lang w:val="en-US"/>
        </w:rPr>
      </w:pPr>
    </w:p>
    <w:p w14:paraId="44033F2F" w14:textId="77777777" w:rsidR="008C18AB" w:rsidRDefault="008C18AB" w:rsidP="004168D5">
      <w:pPr>
        <w:rPr>
          <w:rFonts w:ascii="Times" w:hAnsi="Times"/>
          <w:color w:val="4472C4" w:themeColor="accent1"/>
          <w:lang w:val="en-US"/>
        </w:rPr>
      </w:pPr>
    </w:p>
    <w:p w14:paraId="2FB92B8E" w14:textId="77777777" w:rsidR="008C18AB" w:rsidRDefault="008C18AB" w:rsidP="004168D5">
      <w:pPr>
        <w:rPr>
          <w:rFonts w:ascii="Times" w:hAnsi="Times"/>
          <w:color w:val="4472C4" w:themeColor="accent1"/>
          <w:lang w:val="en-US"/>
        </w:rPr>
      </w:pPr>
    </w:p>
    <w:p w14:paraId="48689455" w14:textId="77777777" w:rsidR="008C18AB" w:rsidRDefault="008C18AB" w:rsidP="004168D5">
      <w:pPr>
        <w:rPr>
          <w:rFonts w:ascii="Times" w:hAnsi="Times"/>
          <w:color w:val="4472C4" w:themeColor="accent1"/>
          <w:lang w:val="en-US"/>
        </w:rPr>
      </w:pPr>
    </w:p>
    <w:p w14:paraId="3A2C611F" w14:textId="77777777" w:rsidR="008C18AB" w:rsidRDefault="008C18AB" w:rsidP="004168D5">
      <w:pPr>
        <w:rPr>
          <w:rFonts w:ascii="Times" w:hAnsi="Times"/>
          <w:color w:val="4472C4" w:themeColor="accent1"/>
          <w:lang w:val="en-US"/>
        </w:rPr>
      </w:pPr>
    </w:p>
    <w:p w14:paraId="57901091" w14:textId="77777777" w:rsidR="008C18AB" w:rsidRDefault="008C18AB" w:rsidP="004168D5">
      <w:pPr>
        <w:rPr>
          <w:rFonts w:ascii="Times" w:hAnsi="Times"/>
          <w:color w:val="4472C4" w:themeColor="accent1"/>
          <w:lang w:val="en-US"/>
        </w:rPr>
      </w:pPr>
    </w:p>
    <w:p w14:paraId="2580A306" w14:textId="77777777" w:rsidR="008C18AB" w:rsidRDefault="008C18AB" w:rsidP="004168D5">
      <w:pPr>
        <w:rPr>
          <w:rFonts w:ascii="Times" w:hAnsi="Times"/>
          <w:color w:val="4472C4" w:themeColor="accent1"/>
          <w:lang w:val="en-US"/>
        </w:rPr>
      </w:pPr>
    </w:p>
    <w:p w14:paraId="7C2C02CD" w14:textId="77777777" w:rsidR="008C18AB" w:rsidRDefault="008C18AB" w:rsidP="004168D5">
      <w:pPr>
        <w:rPr>
          <w:rFonts w:ascii="Times" w:hAnsi="Times"/>
          <w:color w:val="4472C4" w:themeColor="accent1"/>
          <w:lang w:val="en-US"/>
        </w:rPr>
      </w:pPr>
    </w:p>
    <w:p w14:paraId="4EE702AA" w14:textId="52FAD78C"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7: </w:t>
      </w:r>
      <w:r w:rsidR="004168D5" w:rsidRPr="004168D5">
        <w:rPr>
          <w:rFonts w:ascii="Times" w:hAnsi="Times"/>
          <w:color w:val="4472C4" w:themeColor="accent1"/>
          <w:lang w:val="en-US"/>
        </w:rPr>
        <w:t xml:space="preserve">What character traits are most important to you? </w:t>
      </w:r>
      <w:proofErr w:type="gramStart"/>
      <w:r w:rsidR="004168D5" w:rsidRPr="004168D5">
        <w:rPr>
          <w:rFonts w:ascii="Times" w:hAnsi="Times"/>
          <w:color w:val="4472C4" w:themeColor="accent1"/>
          <w:lang w:val="en-US"/>
        </w:rPr>
        <w:t>Why?:</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71FB619C" w14:textId="77777777" w:rsidR="008C18AB" w:rsidRDefault="008C18AB" w:rsidP="004168D5">
      <w:pPr>
        <w:rPr>
          <w:rFonts w:ascii="Times" w:hAnsi="Times"/>
          <w:color w:val="4472C4" w:themeColor="accent1"/>
          <w:lang w:val="en-US"/>
        </w:rPr>
      </w:pPr>
    </w:p>
    <w:p w14:paraId="4E00F5D2" w14:textId="77777777" w:rsidR="008C18AB" w:rsidRDefault="008C18AB" w:rsidP="004168D5">
      <w:pPr>
        <w:rPr>
          <w:rFonts w:ascii="Times" w:hAnsi="Times"/>
          <w:color w:val="4472C4" w:themeColor="accent1"/>
          <w:lang w:val="en-US"/>
        </w:rPr>
      </w:pPr>
    </w:p>
    <w:p w14:paraId="4B2A1F7B" w14:textId="77777777" w:rsidR="008C18AB" w:rsidRDefault="008C18AB" w:rsidP="004168D5">
      <w:pPr>
        <w:rPr>
          <w:rFonts w:ascii="Times" w:hAnsi="Times"/>
          <w:color w:val="4472C4" w:themeColor="accent1"/>
          <w:lang w:val="en-US"/>
        </w:rPr>
      </w:pPr>
    </w:p>
    <w:p w14:paraId="59C43299" w14:textId="77777777" w:rsidR="008C18AB" w:rsidRDefault="008C18AB" w:rsidP="004168D5">
      <w:pPr>
        <w:rPr>
          <w:rFonts w:ascii="Times" w:hAnsi="Times"/>
          <w:color w:val="4472C4" w:themeColor="accent1"/>
          <w:lang w:val="en-US"/>
        </w:rPr>
      </w:pPr>
    </w:p>
    <w:p w14:paraId="6AFA129E" w14:textId="77777777" w:rsidR="008C18AB" w:rsidRDefault="008C18AB" w:rsidP="004168D5">
      <w:pPr>
        <w:rPr>
          <w:rFonts w:ascii="Times" w:hAnsi="Times"/>
          <w:color w:val="4472C4" w:themeColor="accent1"/>
          <w:lang w:val="en-US"/>
        </w:rPr>
      </w:pPr>
    </w:p>
    <w:p w14:paraId="70E16D7E" w14:textId="77777777" w:rsidR="008C18AB" w:rsidRDefault="008C18AB" w:rsidP="004168D5">
      <w:pPr>
        <w:rPr>
          <w:rFonts w:ascii="Times" w:hAnsi="Times"/>
          <w:color w:val="4472C4" w:themeColor="accent1"/>
          <w:lang w:val="en-US"/>
        </w:rPr>
      </w:pPr>
    </w:p>
    <w:p w14:paraId="0E68EB67" w14:textId="77777777" w:rsidR="008C18AB" w:rsidRDefault="008C18AB" w:rsidP="004168D5">
      <w:pPr>
        <w:rPr>
          <w:rFonts w:ascii="Times" w:hAnsi="Times"/>
          <w:color w:val="4472C4" w:themeColor="accent1"/>
          <w:lang w:val="en-US"/>
        </w:rPr>
      </w:pPr>
    </w:p>
    <w:p w14:paraId="3B75A9D2" w14:textId="77777777" w:rsidR="008C18AB" w:rsidRDefault="008C18AB" w:rsidP="004168D5">
      <w:pPr>
        <w:rPr>
          <w:rFonts w:ascii="Times" w:hAnsi="Times"/>
          <w:color w:val="4472C4" w:themeColor="accent1"/>
          <w:lang w:val="en-US"/>
        </w:rPr>
      </w:pPr>
    </w:p>
    <w:p w14:paraId="33FC8D76" w14:textId="77777777" w:rsidR="008C18AB" w:rsidRDefault="008C18AB" w:rsidP="004168D5">
      <w:pPr>
        <w:rPr>
          <w:rFonts w:ascii="Times" w:hAnsi="Times"/>
          <w:color w:val="4472C4" w:themeColor="accent1"/>
          <w:lang w:val="en-US"/>
        </w:rPr>
      </w:pPr>
    </w:p>
    <w:p w14:paraId="741B4236" w14:textId="77777777" w:rsidR="008C18AB" w:rsidRDefault="008C18AB" w:rsidP="004168D5">
      <w:pPr>
        <w:rPr>
          <w:rFonts w:ascii="Times" w:hAnsi="Times"/>
          <w:color w:val="4472C4" w:themeColor="accent1"/>
          <w:lang w:val="en-US"/>
        </w:rPr>
      </w:pPr>
    </w:p>
    <w:p w14:paraId="17135D0F" w14:textId="77777777" w:rsidR="008C18AB" w:rsidRDefault="008C18AB" w:rsidP="004168D5">
      <w:pPr>
        <w:rPr>
          <w:rFonts w:ascii="Times" w:hAnsi="Times"/>
          <w:color w:val="4472C4" w:themeColor="accent1"/>
          <w:lang w:val="en-US"/>
        </w:rPr>
      </w:pPr>
    </w:p>
    <w:p w14:paraId="78B9F2FA" w14:textId="77777777" w:rsidR="008C18AB" w:rsidRDefault="008C18AB" w:rsidP="004168D5">
      <w:pPr>
        <w:rPr>
          <w:rFonts w:ascii="Times" w:hAnsi="Times"/>
          <w:color w:val="4472C4" w:themeColor="accent1"/>
          <w:lang w:val="en-US"/>
        </w:rPr>
      </w:pPr>
    </w:p>
    <w:p w14:paraId="1796AD72" w14:textId="77777777" w:rsidR="008C18AB" w:rsidRDefault="008C18AB" w:rsidP="004168D5">
      <w:pPr>
        <w:rPr>
          <w:rFonts w:ascii="Times" w:hAnsi="Times"/>
          <w:color w:val="4472C4" w:themeColor="accent1"/>
          <w:lang w:val="en-US"/>
        </w:rPr>
      </w:pPr>
    </w:p>
    <w:p w14:paraId="3A7A6E2D" w14:textId="77777777" w:rsidR="008C18AB" w:rsidRDefault="008C18AB" w:rsidP="004168D5">
      <w:pPr>
        <w:rPr>
          <w:rFonts w:ascii="Times" w:hAnsi="Times"/>
          <w:color w:val="4472C4" w:themeColor="accent1"/>
          <w:lang w:val="en-US"/>
        </w:rPr>
      </w:pPr>
    </w:p>
    <w:p w14:paraId="391B78FB" w14:textId="77777777" w:rsidR="008C18AB" w:rsidRDefault="008C18AB" w:rsidP="004168D5">
      <w:pPr>
        <w:rPr>
          <w:rFonts w:ascii="Times" w:hAnsi="Times"/>
          <w:color w:val="4472C4" w:themeColor="accent1"/>
          <w:lang w:val="en-US"/>
        </w:rPr>
      </w:pPr>
    </w:p>
    <w:p w14:paraId="1F86D2BE" w14:textId="77777777" w:rsidR="008C18AB" w:rsidRDefault="008C18AB" w:rsidP="004168D5">
      <w:pPr>
        <w:rPr>
          <w:rFonts w:ascii="Times" w:hAnsi="Times"/>
          <w:color w:val="4472C4" w:themeColor="accent1"/>
          <w:lang w:val="en-US"/>
        </w:rPr>
      </w:pPr>
    </w:p>
    <w:p w14:paraId="10A0FA39" w14:textId="77777777" w:rsidR="008C18AB" w:rsidRDefault="008C18AB" w:rsidP="004168D5">
      <w:pPr>
        <w:rPr>
          <w:rFonts w:ascii="Times" w:hAnsi="Times"/>
          <w:color w:val="4472C4" w:themeColor="accent1"/>
          <w:lang w:val="en-US"/>
        </w:rPr>
      </w:pPr>
    </w:p>
    <w:p w14:paraId="06ADA479" w14:textId="77777777" w:rsidR="008C18AB" w:rsidRDefault="008C18AB" w:rsidP="004168D5">
      <w:pPr>
        <w:rPr>
          <w:rFonts w:ascii="Times" w:hAnsi="Times"/>
          <w:color w:val="4472C4" w:themeColor="accent1"/>
          <w:lang w:val="en-US"/>
        </w:rPr>
      </w:pPr>
    </w:p>
    <w:p w14:paraId="55FF517F" w14:textId="77777777" w:rsidR="008C18AB" w:rsidRDefault="008C18AB" w:rsidP="004168D5">
      <w:pPr>
        <w:rPr>
          <w:rFonts w:ascii="Times" w:hAnsi="Times"/>
          <w:color w:val="4472C4" w:themeColor="accent1"/>
          <w:lang w:val="en-US"/>
        </w:rPr>
      </w:pPr>
    </w:p>
    <w:p w14:paraId="230C2E88" w14:textId="77777777" w:rsidR="008C18AB" w:rsidRDefault="008C18AB" w:rsidP="004168D5">
      <w:pPr>
        <w:rPr>
          <w:rFonts w:ascii="Times" w:hAnsi="Times"/>
          <w:color w:val="4472C4" w:themeColor="accent1"/>
          <w:lang w:val="en-US"/>
        </w:rPr>
      </w:pPr>
    </w:p>
    <w:p w14:paraId="35773D57" w14:textId="77777777" w:rsidR="008C18AB" w:rsidRDefault="008C18AB" w:rsidP="004168D5">
      <w:pPr>
        <w:rPr>
          <w:rFonts w:ascii="Times" w:hAnsi="Times"/>
          <w:color w:val="4472C4" w:themeColor="accent1"/>
          <w:lang w:val="en-US"/>
        </w:rPr>
      </w:pPr>
    </w:p>
    <w:p w14:paraId="50F6420D" w14:textId="77777777" w:rsidR="008C18AB" w:rsidRDefault="008C18AB" w:rsidP="004168D5">
      <w:pPr>
        <w:rPr>
          <w:rFonts w:ascii="Times" w:hAnsi="Times"/>
          <w:color w:val="4472C4" w:themeColor="accent1"/>
          <w:lang w:val="en-US"/>
        </w:rPr>
      </w:pPr>
    </w:p>
    <w:p w14:paraId="51698901" w14:textId="3A790D0B"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7: </w:t>
      </w:r>
      <w:r w:rsidR="004168D5" w:rsidRPr="004168D5">
        <w:rPr>
          <w:rFonts w:ascii="Times" w:hAnsi="Times"/>
          <w:color w:val="4472C4" w:themeColor="accent1"/>
          <w:lang w:val="en-US"/>
        </w:rPr>
        <w:t xml:space="preserve">What character traits are most important to you? </w:t>
      </w:r>
      <w:proofErr w:type="gramStart"/>
      <w:r w:rsidR="004168D5" w:rsidRPr="004168D5">
        <w:rPr>
          <w:rFonts w:ascii="Times" w:hAnsi="Times"/>
          <w:color w:val="4472C4" w:themeColor="accent1"/>
          <w:lang w:val="en-US"/>
        </w:rPr>
        <w:t>Why?:</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707936E7" w14:textId="77777777" w:rsidR="004168D5" w:rsidRDefault="004168D5" w:rsidP="004168D5">
      <w:pPr>
        <w:rPr>
          <w:rFonts w:ascii="Times" w:hAnsi="Times"/>
          <w:color w:val="4472C4" w:themeColor="accent1"/>
          <w:lang w:val="en-US"/>
        </w:rPr>
      </w:pPr>
    </w:p>
    <w:p w14:paraId="409C0B73" w14:textId="77777777" w:rsidR="008C18AB" w:rsidRDefault="008C18AB" w:rsidP="004168D5">
      <w:pPr>
        <w:rPr>
          <w:rFonts w:ascii="Times" w:hAnsi="Times"/>
          <w:color w:val="4472C4" w:themeColor="accent1"/>
          <w:lang w:val="en-US"/>
        </w:rPr>
      </w:pPr>
    </w:p>
    <w:p w14:paraId="0F3E49CC" w14:textId="77777777" w:rsidR="008C18AB" w:rsidRDefault="008C18AB" w:rsidP="004168D5">
      <w:pPr>
        <w:rPr>
          <w:rFonts w:ascii="Times" w:hAnsi="Times"/>
          <w:color w:val="4472C4" w:themeColor="accent1"/>
          <w:lang w:val="en-US"/>
        </w:rPr>
      </w:pPr>
    </w:p>
    <w:p w14:paraId="5432C824" w14:textId="77777777" w:rsidR="008C18AB" w:rsidRDefault="008C18AB" w:rsidP="004168D5">
      <w:pPr>
        <w:rPr>
          <w:rFonts w:ascii="Times" w:hAnsi="Times"/>
          <w:color w:val="4472C4" w:themeColor="accent1"/>
          <w:lang w:val="en-US"/>
        </w:rPr>
      </w:pPr>
    </w:p>
    <w:p w14:paraId="79E17C24" w14:textId="77777777" w:rsidR="008C18AB" w:rsidRDefault="008C18AB" w:rsidP="004168D5">
      <w:pPr>
        <w:rPr>
          <w:rFonts w:ascii="Times" w:hAnsi="Times"/>
          <w:color w:val="4472C4" w:themeColor="accent1"/>
          <w:lang w:val="en-US"/>
        </w:rPr>
      </w:pPr>
    </w:p>
    <w:p w14:paraId="584F8070" w14:textId="77777777" w:rsidR="008C18AB" w:rsidRDefault="008C18AB" w:rsidP="004168D5">
      <w:pPr>
        <w:rPr>
          <w:rFonts w:ascii="Times" w:hAnsi="Times"/>
          <w:color w:val="4472C4" w:themeColor="accent1"/>
          <w:lang w:val="en-US"/>
        </w:rPr>
      </w:pPr>
    </w:p>
    <w:p w14:paraId="670116FE" w14:textId="77777777" w:rsidR="008C18AB" w:rsidRDefault="008C18AB" w:rsidP="004168D5">
      <w:pPr>
        <w:rPr>
          <w:rFonts w:ascii="Times" w:hAnsi="Times"/>
          <w:color w:val="4472C4" w:themeColor="accent1"/>
          <w:lang w:val="en-US"/>
        </w:rPr>
      </w:pPr>
    </w:p>
    <w:p w14:paraId="2469DAEE" w14:textId="77777777" w:rsidR="008C18AB" w:rsidRDefault="008C18AB" w:rsidP="004168D5">
      <w:pPr>
        <w:rPr>
          <w:rFonts w:ascii="Times" w:hAnsi="Times"/>
          <w:color w:val="4472C4" w:themeColor="accent1"/>
          <w:lang w:val="en-US"/>
        </w:rPr>
      </w:pPr>
    </w:p>
    <w:p w14:paraId="105ED0AB" w14:textId="77777777" w:rsidR="008C18AB" w:rsidRDefault="008C18AB" w:rsidP="004168D5">
      <w:pPr>
        <w:rPr>
          <w:rFonts w:ascii="Times" w:hAnsi="Times"/>
          <w:color w:val="4472C4" w:themeColor="accent1"/>
          <w:lang w:val="en-US"/>
        </w:rPr>
      </w:pPr>
    </w:p>
    <w:p w14:paraId="33042F03" w14:textId="77777777" w:rsidR="008C18AB" w:rsidRDefault="008C18AB" w:rsidP="004168D5">
      <w:pPr>
        <w:rPr>
          <w:rFonts w:ascii="Times" w:hAnsi="Times"/>
          <w:color w:val="4472C4" w:themeColor="accent1"/>
          <w:lang w:val="en-US"/>
        </w:rPr>
      </w:pPr>
    </w:p>
    <w:p w14:paraId="1E20C0F2" w14:textId="77777777" w:rsidR="008C18AB" w:rsidRDefault="008C18AB" w:rsidP="004168D5">
      <w:pPr>
        <w:rPr>
          <w:rFonts w:ascii="Times" w:hAnsi="Times"/>
          <w:color w:val="4472C4" w:themeColor="accent1"/>
          <w:lang w:val="en-US"/>
        </w:rPr>
      </w:pPr>
    </w:p>
    <w:p w14:paraId="58DAA869" w14:textId="77777777" w:rsidR="008C18AB" w:rsidRDefault="008C18AB" w:rsidP="004168D5">
      <w:pPr>
        <w:rPr>
          <w:rFonts w:ascii="Times" w:hAnsi="Times"/>
          <w:color w:val="4472C4" w:themeColor="accent1"/>
          <w:lang w:val="en-US"/>
        </w:rPr>
      </w:pPr>
    </w:p>
    <w:p w14:paraId="3BEFE3A7" w14:textId="77777777" w:rsidR="008C18AB" w:rsidRDefault="008C18AB" w:rsidP="004168D5">
      <w:pPr>
        <w:rPr>
          <w:rFonts w:ascii="Times" w:hAnsi="Times"/>
          <w:color w:val="4472C4" w:themeColor="accent1"/>
          <w:lang w:val="en-US"/>
        </w:rPr>
      </w:pPr>
    </w:p>
    <w:p w14:paraId="1B330902" w14:textId="77777777" w:rsidR="008C18AB" w:rsidRDefault="008C18AB" w:rsidP="004168D5">
      <w:pPr>
        <w:rPr>
          <w:rFonts w:ascii="Times" w:hAnsi="Times"/>
          <w:color w:val="4472C4" w:themeColor="accent1"/>
          <w:lang w:val="en-US"/>
        </w:rPr>
      </w:pPr>
    </w:p>
    <w:p w14:paraId="1F590CFA" w14:textId="77777777" w:rsidR="008C18AB" w:rsidRDefault="008C18AB" w:rsidP="004168D5">
      <w:pPr>
        <w:rPr>
          <w:rFonts w:ascii="Times" w:hAnsi="Times"/>
          <w:color w:val="4472C4" w:themeColor="accent1"/>
          <w:lang w:val="en-US"/>
        </w:rPr>
      </w:pPr>
    </w:p>
    <w:p w14:paraId="3CDB28B7" w14:textId="77777777" w:rsidR="008C18AB" w:rsidRDefault="008C18AB" w:rsidP="004168D5">
      <w:pPr>
        <w:rPr>
          <w:rFonts w:ascii="Times" w:hAnsi="Times"/>
          <w:color w:val="4472C4" w:themeColor="accent1"/>
          <w:lang w:val="en-US"/>
        </w:rPr>
      </w:pPr>
    </w:p>
    <w:p w14:paraId="5CD91291" w14:textId="77777777" w:rsidR="008C18AB" w:rsidRDefault="008C18AB" w:rsidP="004168D5">
      <w:pPr>
        <w:rPr>
          <w:rFonts w:ascii="Times" w:hAnsi="Times"/>
          <w:color w:val="4472C4" w:themeColor="accent1"/>
          <w:lang w:val="en-US"/>
        </w:rPr>
      </w:pPr>
    </w:p>
    <w:p w14:paraId="32301F4B" w14:textId="77777777" w:rsidR="008C18AB" w:rsidRDefault="008C18AB" w:rsidP="004168D5">
      <w:pPr>
        <w:rPr>
          <w:rFonts w:ascii="Times" w:hAnsi="Times"/>
          <w:color w:val="4472C4" w:themeColor="accent1"/>
          <w:lang w:val="en-US"/>
        </w:rPr>
      </w:pPr>
    </w:p>
    <w:p w14:paraId="16A946DF" w14:textId="77777777" w:rsidR="008C18AB" w:rsidRDefault="008C18AB" w:rsidP="004168D5">
      <w:pPr>
        <w:rPr>
          <w:rFonts w:ascii="Times" w:hAnsi="Times"/>
          <w:color w:val="4472C4" w:themeColor="accent1"/>
          <w:lang w:val="en-US"/>
        </w:rPr>
      </w:pPr>
    </w:p>
    <w:p w14:paraId="54DE3B8F" w14:textId="77777777" w:rsidR="008C18AB" w:rsidRDefault="008C18AB" w:rsidP="004168D5">
      <w:pPr>
        <w:rPr>
          <w:rFonts w:ascii="Times" w:hAnsi="Times"/>
          <w:color w:val="4472C4" w:themeColor="accent1"/>
          <w:lang w:val="en-US"/>
        </w:rPr>
      </w:pPr>
    </w:p>
    <w:p w14:paraId="473CA928" w14:textId="77777777" w:rsidR="008C18AB" w:rsidRDefault="008C18AB" w:rsidP="004168D5">
      <w:pPr>
        <w:rPr>
          <w:rFonts w:ascii="Times" w:hAnsi="Times"/>
          <w:color w:val="4472C4" w:themeColor="accent1"/>
          <w:lang w:val="en-US"/>
        </w:rPr>
      </w:pPr>
    </w:p>
    <w:p w14:paraId="0C0A2FF2" w14:textId="77777777" w:rsidR="008C18AB" w:rsidRDefault="008C18AB" w:rsidP="004168D5">
      <w:pPr>
        <w:rPr>
          <w:rFonts w:ascii="Times" w:hAnsi="Times"/>
          <w:color w:val="4472C4" w:themeColor="accent1"/>
          <w:lang w:val="en-US"/>
        </w:rPr>
      </w:pPr>
    </w:p>
    <w:p w14:paraId="4A1EF18D" w14:textId="77777777" w:rsidR="008C18AB" w:rsidRDefault="008C18AB" w:rsidP="004168D5">
      <w:pPr>
        <w:rPr>
          <w:rFonts w:ascii="Times" w:hAnsi="Times"/>
          <w:color w:val="4472C4" w:themeColor="accent1"/>
          <w:lang w:val="en-US"/>
        </w:rPr>
      </w:pPr>
    </w:p>
    <w:p w14:paraId="5C7F8CDC" w14:textId="77777777" w:rsidR="008C18AB" w:rsidRDefault="008C18AB" w:rsidP="004168D5">
      <w:pPr>
        <w:rPr>
          <w:rFonts w:ascii="Times" w:hAnsi="Times"/>
          <w:color w:val="4472C4" w:themeColor="accent1"/>
          <w:lang w:val="en-US"/>
        </w:rPr>
      </w:pPr>
    </w:p>
    <w:p w14:paraId="0952811D" w14:textId="77777777" w:rsidR="008C18AB" w:rsidRDefault="008C18AB" w:rsidP="004168D5">
      <w:pPr>
        <w:rPr>
          <w:rFonts w:ascii="Times" w:hAnsi="Times"/>
          <w:color w:val="4472C4" w:themeColor="accent1"/>
          <w:lang w:val="en-US"/>
        </w:rPr>
      </w:pPr>
    </w:p>
    <w:p w14:paraId="746C4E57" w14:textId="77777777" w:rsidR="008C18AB" w:rsidRDefault="008C18AB" w:rsidP="004168D5">
      <w:pPr>
        <w:rPr>
          <w:rFonts w:ascii="Times" w:hAnsi="Times"/>
          <w:color w:val="4472C4" w:themeColor="accent1"/>
          <w:lang w:val="en-US"/>
        </w:rPr>
      </w:pPr>
    </w:p>
    <w:p w14:paraId="0F5E0535" w14:textId="7A06680C"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8: </w:t>
      </w:r>
      <w:r w:rsidR="004168D5" w:rsidRPr="004168D5">
        <w:rPr>
          <w:rFonts w:ascii="Times" w:hAnsi="Times"/>
          <w:color w:val="4472C4" w:themeColor="accent1"/>
          <w:lang w:val="en-US"/>
        </w:rPr>
        <w:t xml:space="preserve">Why do some people struggle to do the right </w:t>
      </w:r>
      <w:proofErr w:type="gramStart"/>
      <w:r w:rsidR="004168D5" w:rsidRPr="004168D5">
        <w:rPr>
          <w:rFonts w:ascii="Times" w:hAnsi="Times"/>
          <w:color w:val="4472C4" w:themeColor="accent1"/>
          <w:lang w:val="en-US"/>
        </w:rPr>
        <w:t>thing?:</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37D792B6" w14:textId="77777777" w:rsidR="008C18AB" w:rsidRDefault="008C18AB" w:rsidP="004168D5">
      <w:pPr>
        <w:rPr>
          <w:rFonts w:ascii="Times" w:hAnsi="Times"/>
          <w:color w:val="4472C4" w:themeColor="accent1"/>
          <w:lang w:val="en-US"/>
        </w:rPr>
      </w:pPr>
    </w:p>
    <w:p w14:paraId="572E92EC" w14:textId="77777777" w:rsidR="008C18AB" w:rsidRDefault="008C18AB" w:rsidP="004168D5">
      <w:pPr>
        <w:rPr>
          <w:rFonts w:ascii="Times" w:hAnsi="Times"/>
          <w:color w:val="4472C4" w:themeColor="accent1"/>
          <w:lang w:val="en-US"/>
        </w:rPr>
      </w:pPr>
    </w:p>
    <w:p w14:paraId="66BE3AFD" w14:textId="77777777" w:rsidR="008C18AB" w:rsidRDefault="008C18AB" w:rsidP="004168D5">
      <w:pPr>
        <w:rPr>
          <w:rFonts w:ascii="Times" w:hAnsi="Times"/>
          <w:color w:val="4472C4" w:themeColor="accent1"/>
          <w:lang w:val="en-US"/>
        </w:rPr>
      </w:pPr>
    </w:p>
    <w:p w14:paraId="682173C4" w14:textId="77777777" w:rsidR="008C18AB" w:rsidRDefault="008C18AB" w:rsidP="004168D5">
      <w:pPr>
        <w:rPr>
          <w:rFonts w:ascii="Times" w:hAnsi="Times"/>
          <w:color w:val="4472C4" w:themeColor="accent1"/>
          <w:lang w:val="en-US"/>
        </w:rPr>
      </w:pPr>
    </w:p>
    <w:p w14:paraId="7FB7AFA5" w14:textId="77777777" w:rsidR="008C18AB" w:rsidRDefault="008C18AB" w:rsidP="004168D5">
      <w:pPr>
        <w:rPr>
          <w:rFonts w:ascii="Times" w:hAnsi="Times"/>
          <w:color w:val="4472C4" w:themeColor="accent1"/>
          <w:lang w:val="en-US"/>
        </w:rPr>
      </w:pPr>
    </w:p>
    <w:p w14:paraId="07B14077" w14:textId="77777777" w:rsidR="008C18AB" w:rsidRDefault="008C18AB" w:rsidP="004168D5">
      <w:pPr>
        <w:rPr>
          <w:rFonts w:ascii="Times" w:hAnsi="Times"/>
          <w:color w:val="4472C4" w:themeColor="accent1"/>
          <w:lang w:val="en-US"/>
        </w:rPr>
      </w:pPr>
    </w:p>
    <w:p w14:paraId="248FB148" w14:textId="77777777" w:rsidR="008C18AB" w:rsidRDefault="008C18AB" w:rsidP="004168D5">
      <w:pPr>
        <w:rPr>
          <w:rFonts w:ascii="Times" w:hAnsi="Times"/>
          <w:color w:val="4472C4" w:themeColor="accent1"/>
          <w:lang w:val="en-US"/>
        </w:rPr>
      </w:pPr>
    </w:p>
    <w:p w14:paraId="49FF4BE9" w14:textId="77777777" w:rsidR="008C18AB" w:rsidRDefault="008C18AB" w:rsidP="004168D5">
      <w:pPr>
        <w:rPr>
          <w:rFonts w:ascii="Times" w:hAnsi="Times"/>
          <w:color w:val="4472C4" w:themeColor="accent1"/>
          <w:lang w:val="en-US"/>
        </w:rPr>
      </w:pPr>
    </w:p>
    <w:p w14:paraId="1A8527AE" w14:textId="77777777" w:rsidR="008C18AB" w:rsidRDefault="008C18AB" w:rsidP="004168D5">
      <w:pPr>
        <w:rPr>
          <w:rFonts w:ascii="Times" w:hAnsi="Times"/>
          <w:color w:val="4472C4" w:themeColor="accent1"/>
          <w:lang w:val="en-US"/>
        </w:rPr>
      </w:pPr>
    </w:p>
    <w:p w14:paraId="74760D68" w14:textId="77777777" w:rsidR="008C18AB" w:rsidRDefault="008C18AB" w:rsidP="004168D5">
      <w:pPr>
        <w:rPr>
          <w:rFonts w:ascii="Times" w:hAnsi="Times"/>
          <w:color w:val="4472C4" w:themeColor="accent1"/>
          <w:lang w:val="en-US"/>
        </w:rPr>
      </w:pPr>
    </w:p>
    <w:p w14:paraId="7C442A8B" w14:textId="77777777" w:rsidR="008C18AB" w:rsidRDefault="008C18AB" w:rsidP="004168D5">
      <w:pPr>
        <w:rPr>
          <w:rFonts w:ascii="Times" w:hAnsi="Times"/>
          <w:color w:val="4472C4" w:themeColor="accent1"/>
          <w:lang w:val="en-US"/>
        </w:rPr>
      </w:pPr>
    </w:p>
    <w:p w14:paraId="32FB4A9C" w14:textId="77777777" w:rsidR="008C18AB" w:rsidRDefault="008C18AB" w:rsidP="004168D5">
      <w:pPr>
        <w:rPr>
          <w:rFonts w:ascii="Times" w:hAnsi="Times"/>
          <w:color w:val="4472C4" w:themeColor="accent1"/>
          <w:lang w:val="en-US"/>
        </w:rPr>
      </w:pPr>
    </w:p>
    <w:p w14:paraId="168D708A" w14:textId="77777777" w:rsidR="008C18AB" w:rsidRDefault="008C18AB" w:rsidP="004168D5">
      <w:pPr>
        <w:rPr>
          <w:rFonts w:ascii="Times" w:hAnsi="Times"/>
          <w:color w:val="4472C4" w:themeColor="accent1"/>
          <w:lang w:val="en-US"/>
        </w:rPr>
      </w:pPr>
    </w:p>
    <w:p w14:paraId="1AEEA4C7" w14:textId="77777777" w:rsidR="008C18AB" w:rsidRDefault="008C18AB" w:rsidP="004168D5">
      <w:pPr>
        <w:rPr>
          <w:rFonts w:ascii="Times" w:hAnsi="Times"/>
          <w:color w:val="4472C4" w:themeColor="accent1"/>
          <w:lang w:val="en-US"/>
        </w:rPr>
      </w:pPr>
    </w:p>
    <w:p w14:paraId="7CAD4B21" w14:textId="77777777" w:rsidR="008C18AB" w:rsidRDefault="008C18AB" w:rsidP="004168D5">
      <w:pPr>
        <w:rPr>
          <w:rFonts w:ascii="Times" w:hAnsi="Times"/>
          <w:color w:val="4472C4" w:themeColor="accent1"/>
          <w:lang w:val="en-US"/>
        </w:rPr>
      </w:pPr>
    </w:p>
    <w:p w14:paraId="6102D86E" w14:textId="77777777" w:rsidR="008C18AB" w:rsidRDefault="008C18AB" w:rsidP="004168D5">
      <w:pPr>
        <w:rPr>
          <w:rFonts w:ascii="Times" w:hAnsi="Times"/>
          <w:color w:val="4472C4" w:themeColor="accent1"/>
          <w:lang w:val="en-US"/>
        </w:rPr>
      </w:pPr>
    </w:p>
    <w:p w14:paraId="3DF3CE53" w14:textId="77777777" w:rsidR="008C18AB" w:rsidRDefault="008C18AB" w:rsidP="004168D5">
      <w:pPr>
        <w:rPr>
          <w:rFonts w:ascii="Times" w:hAnsi="Times"/>
          <w:color w:val="4472C4" w:themeColor="accent1"/>
          <w:lang w:val="en-US"/>
        </w:rPr>
      </w:pPr>
    </w:p>
    <w:p w14:paraId="07F7D941" w14:textId="77777777" w:rsidR="008C18AB" w:rsidRDefault="008C18AB" w:rsidP="004168D5">
      <w:pPr>
        <w:rPr>
          <w:rFonts w:ascii="Times" w:hAnsi="Times"/>
          <w:color w:val="4472C4" w:themeColor="accent1"/>
          <w:lang w:val="en-US"/>
        </w:rPr>
      </w:pPr>
    </w:p>
    <w:p w14:paraId="69F41BB9" w14:textId="77777777" w:rsidR="008C18AB" w:rsidRDefault="008C18AB" w:rsidP="004168D5">
      <w:pPr>
        <w:rPr>
          <w:rFonts w:ascii="Times" w:hAnsi="Times"/>
          <w:color w:val="4472C4" w:themeColor="accent1"/>
          <w:lang w:val="en-US"/>
        </w:rPr>
      </w:pPr>
    </w:p>
    <w:p w14:paraId="123812D8" w14:textId="77777777" w:rsidR="008C18AB" w:rsidRDefault="008C18AB" w:rsidP="004168D5">
      <w:pPr>
        <w:rPr>
          <w:rFonts w:ascii="Times" w:hAnsi="Times"/>
          <w:color w:val="4472C4" w:themeColor="accent1"/>
          <w:lang w:val="en-US"/>
        </w:rPr>
      </w:pPr>
    </w:p>
    <w:p w14:paraId="4F602250" w14:textId="77777777" w:rsidR="008C18AB" w:rsidRDefault="008C18AB" w:rsidP="004168D5">
      <w:pPr>
        <w:rPr>
          <w:rFonts w:ascii="Times" w:hAnsi="Times"/>
          <w:color w:val="4472C4" w:themeColor="accent1"/>
          <w:lang w:val="en-US"/>
        </w:rPr>
      </w:pPr>
    </w:p>
    <w:p w14:paraId="4F8D5D0F" w14:textId="77777777" w:rsidR="008C18AB" w:rsidRDefault="008C18AB" w:rsidP="004168D5">
      <w:pPr>
        <w:rPr>
          <w:rFonts w:ascii="Times" w:hAnsi="Times"/>
          <w:color w:val="4472C4" w:themeColor="accent1"/>
          <w:lang w:val="en-US"/>
        </w:rPr>
      </w:pPr>
    </w:p>
    <w:p w14:paraId="223EE3DE" w14:textId="361144E9"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8: </w:t>
      </w:r>
      <w:r w:rsidR="004168D5" w:rsidRPr="004168D5">
        <w:rPr>
          <w:rFonts w:ascii="Times" w:hAnsi="Times"/>
          <w:color w:val="4472C4" w:themeColor="accent1"/>
          <w:lang w:val="en-US"/>
        </w:rPr>
        <w:t xml:space="preserve">Why do some people struggle to do the right </w:t>
      </w:r>
      <w:proofErr w:type="gramStart"/>
      <w:r w:rsidR="004168D5" w:rsidRPr="004168D5">
        <w:rPr>
          <w:rFonts w:ascii="Times" w:hAnsi="Times"/>
          <w:color w:val="4472C4" w:themeColor="accent1"/>
          <w:lang w:val="en-US"/>
        </w:rPr>
        <w:t>thing?:</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7C74CA50" w14:textId="77777777" w:rsidR="004168D5" w:rsidRDefault="004168D5" w:rsidP="004168D5">
      <w:pPr>
        <w:rPr>
          <w:rFonts w:ascii="Times" w:hAnsi="Times"/>
          <w:color w:val="4472C4" w:themeColor="accent1"/>
          <w:lang w:val="en-US"/>
        </w:rPr>
      </w:pPr>
    </w:p>
    <w:p w14:paraId="65B44E40" w14:textId="77777777" w:rsidR="008C18AB" w:rsidRDefault="008C18AB" w:rsidP="004168D5">
      <w:pPr>
        <w:rPr>
          <w:rFonts w:ascii="Times" w:hAnsi="Times"/>
          <w:color w:val="4472C4" w:themeColor="accent1"/>
          <w:lang w:val="en-US"/>
        </w:rPr>
      </w:pPr>
    </w:p>
    <w:p w14:paraId="71DC86BF" w14:textId="77777777" w:rsidR="008C18AB" w:rsidRDefault="008C18AB" w:rsidP="004168D5">
      <w:pPr>
        <w:rPr>
          <w:rFonts w:ascii="Times" w:hAnsi="Times"/>
          <w:color w:val="4472C4" w:themeColor="accent1"/>
          <w:lang w:val="en-US"/>
        </w:rPr>
      </w:pPr>
    </w:p>
    <w:p w14:paraId="5696241A" w14:textId="77777777" w:rsidR="008C18AB" w:rsidRDefault="008C18AB" w:rsidP="004168D5">
      <w:pPr>
        <w:rPr>
          <w:rFonts w:ascii="Times" w:hAnsi="Times"/>
          <w:color w:val="4472C4" w:themeColor="accent1"/>
          <w:lang w:val="en-US"/>
        </w:rPr>
      </w:pPr>
    </w:p>
    <w:p w14:paraId="1CA44D34" w14:textId="77777777" w:rsidR="008C18AB" w:rsidRDefault="008C18AB" w:rsidP="004168D5">
      <w:pPr>
        <w:rPr>
          <w:rFonts w:ascii="Times" w:hAnsi="Times"/>
          <w:color w:val="4472C4" w:themeColor="accent1"/>
          <w:lang w:val="en-US"/>
        </w:rPr>
      </w:pPr>
    </w:p>
    <w:p w14:paraId="3AEEADBE" w14:textId="77777777" w:rsidR="008C18AB" w:rsidRDefault="008C18AB" w:rsidP="004168D5">
      <w:pPr>
        <w:rPr>
          <w:rFonts w:ascii="Times" w:hAnsi="Times"/>
          <w:color w:val="4472C4" w:themeColor="accent1"/>
          <w:lang w:val="en-US"/>
        </w:rPr>
      </w:pPr>
    </w:p>
    <w:p w14:paraId="267C117D" w14:textId="77777777" w:rsidR="008C18AB" w:rsidRDefault="008C18AB" w:rsidP="004168D5">
      <w:pPr>
        <w:rPr>
          <w:rFonts w:ascii="Times" w:hAnsi="Times"/>
          <w:color w:val="4472C4" w:themeColor="accent1"/>
          <w:lang w:val="en-US"/>
        </w:rPr>
      </w:pPr>
    </w:p>
    <w:p w14:paraId="22C0F8A7" w14:textId="77777777" w:rsidR="008C18AB" w:rsidRDefault="008C18AB" w:rsidP="004168D5">
      <w:pPr>
        <w:rPr>
          <w:rFonts w:ascii="Times" w:hAnsi="Times"/>
          <w:color w:val="4472C4" w:themeColor="accent1"/>
          <w:lang w:val="en-US"/>
        </w:rPr>
      </w:pPr>
    </w:p>
    <w:p w14:paraId="5A317049" w14:textId="77777777" w:rsidR="008C18AB" w:rsidRDefault="008C18AB" w:rsidP="004168D5">
      <w:pPr>
        <w:rPr>
          <w:rFonts w:ascii="Times" w:hAnsi="Times"/>
          <w:color w:val="4472C4" w:themeColor="accent1"/>
          <w:lang w:val="en-US"/>
        </w:rPr>
      </w:pPr>
    </w:p>
    <w:p w14:paraId="5DBCF041" w14:textId="77777777" w:rsidR="008C18AB" w:rsidRDefault="008C18AB" w:rsidP="004168D5">
      <w:pPr>
        <w:rPr>
          <w:rFonts w:ascii="Times" w:hAnsi="Times"/>
          <w:color w:val="4472C4" w:themeColor="accent1"/>
          <w:lang w:val="en-US"/>
        </w:rPr>
      </w:pPr>
    </w:p>
    <w:p w14:paraId="73765C9C" w14:textId="77777777" w:rsidR="008C18AB" w:rsidRDefault="008C18AB" w:rsidP="004168D5">
      <w:pPr>
        <w:rPr>
          <w:rFonts w:ascii="Times" w:hAnsi="Times"/>
          <w:color w:val="4472C4" w:themeColor="accent1"/>
          <w:lang w:val="en-US"/>
        </w:rPr>
      </w:pPr>
    </w:p>
    <w:p w14:paraId="0C6E1477" w14:textId="77777777" w:rsidR="008C18AB" w:rsidRDefault="008C18AB" w:rsidP="004168D5">
      <w:pPr>
        <w:rPr>
          <w:rFonts w:ascii="Times" w:hAnsi="Times"/>
          <w:color w:val="4472C4" w:themeColor="accent1"/>
          <w:lang w:val="en-US"/>
        </w:rPr>
      </w:pPr>
    </w:p>
    <w:p w14:paraId="73221095" w14:textId="77777777" w:rsidR="008C18AB" w:rsidRDefault="008C18AB" w:rsidP="004168D5">
      <w:pPr>
        <w:rPr>
          <w:rFonts w:ascii="Times" w:hAnsi="Times"/>
          <w:color w:val="4472C4" w:themeColor="accent1"/>
          <w:lang w:val="en-US"/>
        </w:rPr>
      </w:pPr>
    </w:p>
    <w:p w14:paraId="3129604D" w14:textId="77777777" w:rsidR="008C18AB" w:rsidRDefault="008C18AB" w:rsidP="004168D5">
      <w:pPr>
        <w:rPr>
          <w:rFonts w:ascii="Times" w:hAnsi="Times"/>
          <w:color w:val="4472C4" w:themeColor="accent1"/>
          <w:lang w:val="en-US"/>
        </w:rPr>
      </w:pPr>
    </w:p>
    <w:p w14:paraId="52B546AC" w14:textId="77777777" w:rsidR="008C18AB" w:rsidRDefault="008C18AB" w:rsidP="004168D5">
      <w:pPr>
        <w:rPr>
          <w:rFonts w:ascii="Times" w:hAnsi="Times"/>
          <w:color w:val="4472C4" w:themeColor="accent1"/>
          <w:lang w:val="en-US"/>
        </w:rPr>
      </w:pPr>
    </w:p>
    <w:p w14:paraId="3236DF96" w14:textId="77777777" w:rsidR="008C18AB" w:rsidRDefault="008C18AB" w:rsidP="004168D5">
      <w:pPr>
        <w:rPr>
          <w:rFonts w:ascii="Times" w:hAnsi="Times"/>
          <w:color w:val="4472C4" w:themeColor="accent1"/>
          <w:lang w:val="en-US"/>
        </w:rPr>
      </w:pPr>
    </w:p>
    <w:p w14:paraId="02DD8F0F" w14:textId="77777777" w:rsidR="008C18AB" w:rsidRDefault="008C18AB" w:rsidP="004168D5">
      <w:pPr>
        <w:rPr>
          <w:rFonts w:ascii="Times" w:hAnsi="Times"/>
          <w:color w:val="4472C4" w:themeColor="accent1"/>
          <w:lang w:val="en-US"/>
        </w:rPr>
      </w:pPr>
    </w:p>
    <w:p w14:paraId="2BE17D76" w14:textId="77777777" w:rsidR="008C18AB" w:rsidRDefault="008C18AB" w:rsidP="004168D5">
      <w:pPr>
        <w:rPr>
          <w:rFonts w:ascii="Times" w:hAnsi="Times"/>
          <w:color w:val="4472C4" w:themeColor="accent1"/>
          <w:lang w:val="en-US"/>
        </w:rPr>
      </w:pPr>
    </w:p>
    <w:p w14:paraId="2CEB8C27" w14:textId="77777777" w:rsidR="008C18AB" w:rsidRDefault="008C18AB" w:rsidP="004168D5">
      <w:pPr>
        <w:rPr>
          <w:rFonts w:ascii="Times" w:hAnsi="Times"/>
          <w:color w:val="4472C4" w:themeColor="accent1"/>
          <w:lang w:val="en-US"/>
        </w:rPr>
      </w:pPr>
    </w:p>
    <w:p w14:paraId="54282023" w14:textId="77777777" w:rsidR="008C18AB" w:rsidRDefault="008C18AB" w:rsidP="004168D5">
      <w:pPr>
        <w:rPr>
          <w:rFonts w:ascii="Times" w:hAnsi="Times"/>
          <w:color w:val="4472C4" w:themeColor="accent1"/>
          <w:lang w:val="en-US"/>
        </w:rPr>
      </w:pPr>
    </w:p>
    <w:p w14:paraId="3670EE36" w14:textId="77777777" w:rsidR="008C18AB" w:rsidRDefault="008C18AB" w:rsidP="004168D5">
      <w:pPr>
        <w:rPr>
          <w:rFonts w:ascii="Times" w:hAnsi="Times"/>
          <w:color w:val="4472C4" w:themeColor="accent1"/>
          <w:lang w:val="en-US"/>
        </w:rPr>
      </w:pPr>
    </w:p>
    <w:p w14:paraId="3D2BAD53" w14:textId="77777777" w:rsidR="008C18AB" w:rsidRDefault="008C18AB" w:rsidP="004168D5">
      <w:pPr>
        <w:rPr>
          <w:rFonts w:ascii="Times" w:hAnsi="Times"/>
          <w:color w:val="4472C4" w:themeColor="accent1"/>
          <w:lang w:val="en-US"/>
        </w:rPr>
      </w:pPr>
    </w:p>
    <w:p w14:paraId="0BD4EC1D" w14:textId="77777777" w:rsidR="008C18AB" w:rsidRDefault="008C18AB" w:rsidP="004168D5">
      <w:pPr>
        <w:rPr>
          <w:rFonts w:ascii="Times" w:hAnsi="Times"/>
          <w:color w:val="4472C4" w:themeColor="accent1"/>
          <w:lang w:val="en-US"/>
        </w:rPr>
      </w:pPr>
    </w:p>
    <w:p w14:paraId="0AD43138" w14:textId="77777777" w:rsidR="008C18AB" w:rsidRDefault="008C18AB" w:rsidP="004168D5">
      <w:pPr>
        <w:rPr>
          <w:rFonts w:ascii="Times" w:hAnsi="Times"/>
          <w:color w:val="4472C4" w:themeColor="accent1"/>
          <w:lang w:val="en-US"/>
        </w:rPr>
      </w:pPr>
    </w:p>
    <w:p w14:paraId="4BA54DD7" w14:textId="77777777" w:rsidR="008C18AB" w:rsidRDefault="008C18AB" w:rsidP="004168D5">
      <w:pPr>
        <w:rPr>
          <w:rFonts w:ascii="Times" w:hAnsi="Times"/>
          <w:color w:val="4472C4" w:themeColor="accent1"/>
          <w:lang w:val="en-US"/>
        </w:rPr>
      </w:pPr>
    </w:p>
    <w:p w14:paraId="0F492E10" w14:textId="77777777" w:rsidR="008C18AB" w:rsidRDefault="008C18AB" w:rsidP="004168D5">
      <w:pPr>
        <w:rPr>
          <w:rFonts w:ascii="Times" w:hAnsi="Times"/>
          <w:color w:val="4472C4" w:themeColor="accent1"/>
          <w:lang w:val="en-US"/>
        </w:rPr>
      </w:pPr>
    </w:p>
    <w:p w14:paraId="24FA86BE" w14:textId="1FA81C0F"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9: </w:t>
      </w:r>
      <w:r w:rsidR="004168D5" w:rsidRPr="004168D5">
        <w:rPr>
          <w:rFonts w:ascii="Times" w:hAnsi="Times"/>
          <w:color w:val="4472C4" w:themeColor="accent1"/>
          <w:lang w:val="en-US"/>
        </w:rPr>
        <w:t xml:space="preserve">What does it mean to have </w:t>
      </w:r>
      <w:proofErr w:type="gramStart"/>
      <w:r w:rsidR="004168D5" w:rsidRPr="004168D5">
        <w:rPr>
          <w:rFonts w:ascii="Times" w:hAnsi="Times"/>
          <w:color w:val="4472C4" w:themeColor="accent1"/>
          <w:lang w:val="en-US"/>
        </w:rPr>
        <w:t>integrity?:</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09755BE0" w14:textId="77777777" w:rsidR="008C18AB" w:rsidRDefault="008C18AB" w:rsidP="004168D5">
      <w:pPr>
        <w:rPr>
          <w:rFonts w:ascii="Times" w:hAnsi="Times"/>
          <w:color w:val="4472C4" w:themeColor="accent1"/>
          <w:lang w:val="en-US"/>
        </w:rPr>
      </w:pPr>
    </w:p>
    <w:p w14:paraId="4D81D9B9" w14:textId="77777777" w:rsidR="008C18AB" w:rsidRDefault="008C18AB" w:rsidP="004168D5">
      <w:pPr>
        <w:rPr>
          <w:rFonts w:ascii="Times" w:hAnsi="Times"/>
          <w:color w:val="4472C4" w:themeColor="accent1"/>
          <w:lang w:val="en-US"/>
        </w:rPr>
      </w:pPr>
    </w:p>
    <w:p w14:paraId="1E9B1C77" w14:textId="77777777" w:rsidR="008C18AB" w:rsidRDefault="008C18AB" w:rsidP="004168D5">
      <w:pPr>
        <w:rPr>
          <w:rFonts w:ascii="Times" w:hAnsi="Times"/>
          <w:color w:val="4472C4" w:themeColor="accent1"/>
          <w:lang w:val="en-US"/>
        </w:rPr>
      </w:pPr>
    </w:p>
    <w:p w14:paraId="6D1DD2D6" w14:textId="77777777" w:rsidR="008C18AB" w:rsidRDefault="008C18AB" w:rsidP="004168D5">
      <w:pPr>
        <w:rPr>
          <w:rFonts w:ascii="Times" w:hAnsi="Times"/>
          <w:color w:val="4472C4" w:themeColor="accent1"/>
          <w:lang w:val="en-US"/>
        </w:rPr>
      </w:pPr>
    </w:p>
    <w:p w14:paraId="089E6F45" w14:textId="77777777" w:rsidR="008C18AB" w:rsidRDefault="008C18AB" w:rsidP="004168D5">
      <w:pPr>
        <w:rPr>
          <w:rFonts w:ascii="Times" w:hAnsi="Times"/>
          <w:color w:val="4472C4" w:themeColor="accent1"/>
          <w:lang w:val="en-US"/>
        </w:rPr>
      </w:pPr>
    </w:p>
    <w:p w14:paraId="6B34D097" w14:textId="77777777" w:rsidR="008C18AB" w:rsidRDefault="008C18AB" w:rsidP="004168D5">
      <w:pPr>
        <w:rPr>
          <w:rFonts w:ascii="Times" w:hAnsi="Times"/>
          <w:color w:val="4472C4" w:themeColor="accent1"/>
          <w:lang w:val="en-US"/>
        </w:rPr>
      </w:pPr>
    </w:p>
    <w:p w14:paraId="1628353D" w14:textId="77777777" w:rsidR="008C18AB" w:rsidRDefault="008C18AB" w:rsidP="004168D5">
      <w:pPr>
        <w:rPr>
          <w:rFonts w:ascii="Times" w:hAnsi="Times"/>
          <w:color w:val="4472C4" w:themeColor="accent1"/>
          <w:lang w:val="en-US"/>
        </w:rPr>
      </w:pPr>
    </w:p>
    <w:p w14:paraId="4FB99680" w14:textId="77777777" w:rsidR="008C18AB" w:rsidRDefault="008C18AB" w:rsidP="004168D5">
      <w:pPr>
        <w:rPr>
          <w:rFonts w:ascii="Times" w:hAnsi="Times"/>
          <w:color w:val="4472C4" w:themeColor="accent1"/>
          <w:lang w:val="en-US"/>
        </w:rPr>
      </w:pPr>
    </w:p>
    <w:p w14:paraId="3B75FF65" w14:textId="77777777" w:rsidR="008C18AB" w:rsidRDefault="008C18AB" w:rsidP="004168D5">
      <w:pPr>
        <w:rPr>
          <w:rFonts w:ascii="Times" w:hAnsi="Times"/>
          <w:color w:val="4472C4" w:themeColor="accent1"/>
          <w:lang w:val="en-US"/>
        </w:rPr>
      </w:pPr>
    </w:p>
    <w:p w14:paraId="25EA40A1" w14:textId="77777777" w:rsidR="008C18AB" w:rsidRDefault="008C18AB" w:rsidP="004168D5">
      <w:pPr>
        <w:rPr>
          <w:rFonts w:ascii="Times" w:hAnsi="Times"/>
          <w:color w:val="4472C4" w:themeColor="accent1"/>
          <w:lang w:val="en-US"/>
        </w:rPr>
      </w:pPr>
    </w:p>
    <w:p w14:paraId="66F6868B" w14:textId="77777777" w:rsidR="008C18AB" w:rsidRDefault="008C18AB" w:rsidP="004168D5">
      <w:pPr>
        <w:rPr>
          <w:rFonts w:ascii="Times" w:hAnsi="Times"/>
          <w:color w:val="4472C4" w:themeColor="accent1"/>
          <w:lang w:val="en-US"/>
        </w:rPr>
      </w:pPr>
    </w:p>
    <w:p w14:paraId="4D7289B1" w14:textId="77777777" w:rsidR="008C18AB" w:rsidRDefault="008C18AB" w:rsidP="004168D5">
      <w:pPr>
        <w:rPr>
          <w:rFonts w:ascii="Times" w:hAnsi="Times"/>
          <w:color w:val="4472C4" w:themeColor="accent1"/>
          <w:lang w:val="en-US"/>
        </w:rPr>
      </w:pPr>
    </w:p>
    <w:p w14:paraId="6661FFDC" w14:textId="77777777" w:rsidR="008C18AB" w:rsidRDefault="008C18AB" w:rsidP="004168D5">
      <w:pPr>
        <w:rPr>
          <w:rFonts w:ascii="Times" w:hAnsi="Times"/>
          <w:color w:val="4472C4" w:themeColor="accent1"/>
          <w:lang w:val="en-US"/>
        </w:rPr>
      </w:pPr>
    </w:p>
    <w:p w14:paraId="478A31AC" w14:textId="77777777" w:rsidR="008C18AB" w:rsidRDefault="008C18AB" w:rsidP="004168D5">
      <w:pPr>
        <w:rPr>
          <w:rFonts w:ascii="Times" w:hAnsi="Times"/>
          <w:color w:val="4472C4" w:themeColor="accent1"/>
          <w:lang w:val="en-US"/>
        </w:rPr>
      </w:pPr>
    </w:p>
    <w:p w14:paraId="74BFB89F" w14:textId="77777777" w:rsidR="008C18AB" w:rsidRDefault="008C18AB" w:rsidP="004168D5">
      <w:pPr>
        <w:rPr>
          <w:rFonts w:ascii="Times" w:hAnsi="Times"/>
          <w:color w:val="4472C4" w:themeColor="accent1"/>
          <w:lang w:val="en-US"/>
        </w:rPr>
      </w:pPr>
    </w:p>
    <w:p w14:paraId="6D3289D1" w14:textId="77777777" w:rsidR="008C18AB" w:rsidRDefault="008C18AB" w:rsidP="004168D5">
      <w:pPr>
        <w:rPr>
          <w:rFonts w:ascii="Times" w:hAnsi="Times"/>
          <w:color w:val="4472C4" w:themeColor="accent1"/>
          <w:lang w:val="en-US"/>
        </w:rPr>
      </w:pPr>
    </w:p>
    <w:p w14:paraId="4DEE43FB" w14:textId="77777777" w:rsidR="008C18AB" w:rsidRDefault="008C18AB" w:rsidP="004168D5">
      <w:pPr>
        <w:rPr>
          <w:rFonts w:ascii="Times" w:hAnsi="Times"/>
          <w:color w:val="4472C4" w:themeColor="accent1"/>
          <w:lang w:val="en-US"/>
        </w:rPr>
      </w:pPr>
    </w:p>
    <w:p w14:paraId="0F34A6BE" w14:textId="77777777" w:rsidR="008C18AB" w:rsidRDefault="008C18AB" w:rsidP="004168D5">
      <w:pPr>
        <w:rPr>
          <w:rFonts w:ascii="Times" w:hAnsi="Times"/>
          <w:color w:val="4472C4" w:themeColor="accent1"/>
          <w:lang w:val="en-US"/>
        </w:rPr>
      </w:pPr>
    </w:p>
    <w:p w14:paraId="3EF72CDF" w14:textId="77777777" w:rsidR="008C18AB" w:rsidRDefault="008C18AB" w:rsidP="004168D5">
      <w:pPr>
        <w:rPr>
          <w:rFonts w:ascii="Times" w:hAnsi="Times"/>
          <w:color w:val="4472C4" w:themeColor="accent1"/>
          <w:lang w:val="en-US"/>
        </w:rPr>
      </w:pPr>
    </w:p>
    <w:p w14:paraId="16405849" w14:textId="77777777" w:rsidR="008C18AB" w:rsidRDefault="008C18AB" w:rsidP="004168D5">
      <w:pPr>
        <w:rPr>
          <w:rFonts w:ascii="Times" w:hAnsi="Times"/>
          <w:color w:val="4472C4" w:themeColor="accent1"/>
          <w:lang w:val="en-US"/>
        </w:rPr>
      </w:pPr>
    </w:p>
    <w:p w14:paraId="1AD964E0" w14:textId="77777777" w:rsidR="008C18AB" w:rsidRDefault="008C18AB" w:rsidP="004168D5">
      <w:pPr>
        <w:rPr>
          <w:rFonts w:ascii="Times" w:hAnsi="Times"/>
          <w:color w:val="4472C4" w:themeColor="accent1"/>
          <w:lang w:val="en-US"/>
        </w:rPr>
      </w:pPr>
    </w:p>
    <w:p w14:paraId="0921AEAA" w14:textId="77777777" w:rsidR="008C18AB" w:rsidRDefault="008C18AB" w:rsidP="004168D5">
      <w:pPr>
        <w:rPr>
          <w:rFonts w:ascii="Times" w:hAnsi="Times"/>
          <w:color w:val="4472C4" w:themeColor="accent1"/>
          <w:lang w:val="en-US"/>
        </w:rPr>
      </w:pPr>
    </w:p>
    <w:p w14:paraId="66D4C610" w14:textId="20FF9C73"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9: </w:t>
      </w:r>
      <w:r w:rsidR="004168D5" w:rsidRPr="004168D5">
        <w:rPr>
          <w:rFonts w:ascii="Times" w:hAnsi="Times"/>
          <w:color w:val="4472C4" w:themeColor="accent1"/>
          <w:lang w:val="en-US"/>
        </w:rPr>
        <w:t xml:space="preserve">What does it mean to have </w:t>
      </w:r>
      <w:proofErr w:type="gramStart"/>
      <w:r w:rsidR="004168D5" w:rsidRPr="004168D5">
        <w:rPr>
          <w:rFonts w:ascii="Times" w:hAnsi="Times"/>
          <w:color w:val="4472C4" w:themeColor="accent1"/>
          <w:lang w:val="en-US"/>
        </w:rPr>
        <w:t>integrity?:</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4417F9BE" w14:textId="77777777" w:rsidR="004168D5" w:rsidRPr="004168D5" w:rsidRDefault="004168D5" w:rsidP="004168D5">
      <w:pPr>
        <w:ind w:left="360"/>
        <w:rPr>
          <w:rFonts w:ascii="Times" w:hAnsi="Times"/>
          <w:color w:val="4472C4" w:themeColor="accent1"/>
          <w:lang w:val="en-US"/>
        </w:rPr>
      </w:pPr>
    </w:p>
    <w:p w14:paraId="7C929196" w14:textId="77777777" w:rsidR="008C18AB" w:rsidRDefault="008C18AB" w:rsidP="004168D5">
      <w:pPr>
        <w:rPr>
          <w:rFonts w:ascii="Times" w:hAnsi="Times"/>
          <w:color w:val="4472C4" w:themeColor="accent1"/>
          <w:lang w:val="en-US"/>
        </w:rPr>
      </w:pPr>
    </w:p>
    <w:p w14:paraId="6F951A68" w14:textId="77777777" w:rsidR="008C18AB" w:rsidRDefault="008C18AB" w:rsidP="004168D5">
      <w:pPr>
        <w:rPr>
          <w:rFonts w:ascii="Times" w:hAnsi="Times"/>
          <w:color w:val="4472C4" w:themeColor="accent1"/>
          <w:lang w:val="en-US"/>
        </w:rPr>
      </w:pPr>
    </w:p>
    <w:p w14:paraId="4749D3A3" w14:textId="77777777" w:rsidR="008C18AB" w:rsidRDefault="008C18AB" w:rsidP="004168D5">
      <w:pPr>
        <w:rPr>
          <w:rFonts w:ascii="Times" w:hAnsi="Times"/>
          <w:color w:val="4472C4" w:themeColor="accent1"/>
          <w:lang w:val="en-US"/>
        </w:rPr>
      </w:pPr>
    </w:p>
    <w:p w14:paraId="68EF6917" w14:textId="77777777" w:rsidR="008C18AB" w:rsidRDefault="008C18AB" w:rsidP="004168D5">
      <w:pPr>
        <w:rPr>
          <w:rFonts w:ascii="Times" w:hAnsi="Times"/>
          <w:color w:val="4472C4" w:themeColor="accent1"/>
          <w:lang w:val="en-US"/>
        </w:rPr>
      </w:pPr>
    </w:p>
    <w:p w14:paraId="58AF06D9" w14:textId="77777777" w:rsidR="008C18AB" w:rsidRDefault="008C18AB" w:rsidP="004168D5">
      <w:pPr>
        <w:rPr>
          <w:rFonts w:ascii="Times" w:hAnsi="Times"/>
          <w:color w:val="4472C4" w:themeColor="accent1"/>
          <w:lang w:val="en-US"/>
        </w:rPr>
      </w:pPr>
    </w:p>
    <w:p w14:paraId="0D9CC40D" w14:textId="77777777" w:rsidR="008C18AB" w:rsidRDefault="008C18AB" w:rsidP="004168D5">
      <w:pPr>
        <w:rPr>
          <w:rFonts w:ascii="Times" w:hAnsi="Times"/>
          <w:color w:val="4472C4" w:themeColor="accent1"/>
          <w:lang w:val="en-US"/>
        </w:rPr>
      </w:pPr>
    </w:p>
    <w:p w14:paraId="44FCE663" w14:textId="77777777" w:rsidR="008C18AB" w:rsidRDefault="008C18AB" w:rsidP="004168D5">
      <w:pPr>
        <w:rPr>
          <w:rFonts w:ascii="Times" w:hAnsi="Times"/>
          <w:color w:val="4472C4" w:themeColor="accent1"/>
          <w:lang w:val="en-US"/>
        </w:rPr>
      </w:pPr>
    </w:p>
    <w:p w14:paraId="0D5BB970" w14:textId="77777777" w:rsidR="008C18AB" w:rsidRDefault="008C18AB" w:rsidP="004168D5">
      <w:pPr>
        <w:rPr>
          <w:rFonts w:ascii="Times" w:hAnsi="Times"/>
          <w:color w:val="4472C4" w:themeColor="accent1"/>
          <w:lang w:val="en-US"/>
        </w:rPr>
      </w:pPr>
    </w:p>
    <w:p w14:paraId="12CA12EA" w14:textId="77777777" w:rsidR="008C18AB" w:rsidRDefault="008C18AB" w:rsidP="004168D5">
      <w:pPr>
        <w:rPr>
          <w:rFonts w:ascii="Times" w:hAnsi="Times"/>
          <w:color w:val="4472C4" w:themeColor="accent1"/>
          <w:lang w:val="en-US"/>
        </w:rPr>
      </w:pPr>
    </w:p>
    <w:p w14:paraId="6FC04583" w14:textId="77777777" w:rsidR="008C18AB" w:rsidRDefault="008C18AB" w:rsidP="004168D5">
      <w:pPr>
        <w:rPr>
          <w:rFonts w:ascii="Times" w:hAnsi="Times"/>
          <w:color w:val="4472C4" w:themeColor="accent1"/>
          <w:lang w:val="en-US"/>
        </w:rPr>
      </w:pPr>
    </w:p>
    <w:p w14:paraId="75C8160C" w14:textId="77777777" w:rsidR="008C18AB" w:rsidRDefault="008C18AB" w:rsidP="004168D5">
      <w:pPr>
        <w:rPr>
          <w:rFonts w:ascii="Times" w:hAnsi="Times"/>
          <w:color w:val="4472C4" w:themeColor="accent1"/>
          <w:lang w:val="en-US"/>
        </w:rPr>
      </w:pPr>
    </w:p>
    <w:p w14:paraId="3D38F29C" w14:textId="77777777" w:rsidR="008C18AB" w:rsidRDefault="008C18AB" w:rsidP="004168D5">
      <w:pPr>
        <w:rPr>
          <w:rFonts w:ascii="Times" w:hAnsi="Times"/>
          <w:color w:val="4472C4" w:themeColor="accent1"/>
          <w:lang w:val="en-US"/>
        </w:rPr>
      </w:pPr>
    </w:p>
    <w:p w14:paraId="029323C6" w14:textId="77777777" w:rsidR="008C18AB" w:rsidRDefault="008C18AB" w:rsidP="004168D5">
      <w:pPr>
        <w:rPr>
          <w:rFonts w:ascii="Times" w:hAnsi="Times"/>
          <w:color w:val="4472C4" w:themeColor="accent1"/>
          <w:lang w:val="en-US"/>
        </w:rPr>
      </w:pPr>
    </w:p>
    <w:p w14:paraId="0779BFA4" w14:textId="77777777" w:rsidR="008C18AB" w:rsidRDefault="008C18AB" w:rsidP="004168D5">
      <w:pPr>
        <w:rPr>
          <w:rFonts w:ascii="Times" w:hAnsi="Times"/>
          <w:color w:val="4472C4" w:themeColor="accent1"/>
          <w:lang w:val="en-US"/>
        </w:rPr>
      </w:pPr>
    </w:p>
    <w:p w14:paraId="40537D0E" w14:textId="77777777" w:rsidR="008C18AB" w:rsidRDefault="008C18AB" w:rsidP="004168D5">
      <w:pPr>
        <w:rPr>
          <w:rFonts w:ascii="Times" w:hAnsi="Times"/>
          <w:color w:val="4472C4" w:themeColor="accent1"/>
          <w:lang w:val="en-US"/>
        </w:rPr>
      </w:pPr>
    </w:p>
    <w:p w14:paraId="0CA30454" w14:textId="77777777" w:rsidR="008C18AB" w:rsidRDefault="008C18AB" w:rsidP="004168D5">
      <w:pPr>
        <w:rPr>
          <w:rFonts w:ascii="Times" w:hAnsi="Times"/>
          <w:color w:val="4472C4" w:themeColor="accent1"/>
          <w:lang w:val="en-US"/>
        </w:rPr>
      </w:pPr>
    </w:p>
    <w:p w14:paraId="774FBDC0" w14:textId="77777777" w:rsidR="008C18AB" w:rsidRDefault="008C18AB" w:rsidP="004168D5">
      <w:pPr>
        <w:rPr>
          <w:rFonts w:ascii="Times" w:hAnsi="Times"/>
          <w:color w:val="4472C4" w:themeColor="accent1"/>
          <w:lang w:val="en-US"/>
        </w:rPr>
      </w:pPr>
    </w:p>
    <w:p w14:paraId="3BEE5652" w14:textId="77777777" w:rsidR="008C18AB" w:rsidRDefault="008C18AB" w:rsidP="004168D5">
      <w:pPr>
        <w:rPr>
          <w:rFonts w:ascii="Times" w:hAnsi="Times"/>
          <w:color w:val="4472C4" w:themeColor="accent1"/>
          <w:lang w:val="en-US"/>
        </w:rPr>
      </w:pPr>
    </w:p>
    <w:p w14:paraId="58F07380" w14:textId="77777777" w:rsidR="008C18AB" w:rsidRDefault="008C18AB" w:rsidP="004168D5">
      <w:pPr>
        <w:rPr>
          <w:rFonts w:ascii="Times" w:hAnsi="Times"/>
          <w:color w:val="4472C4" w:themeColor="accent1"/>
          <w:lang w:val="en-US"/>
        </w:rPr>
      </w:pPr>
    </w:p>
    <w:p w14:paraId="5E9DE2C4" w14:textId="77777777" w:rsidR="008C18AB" w:rsidRDefault="008C18AB" w:rsidP="004168D5">
      <w:pPr>
        <w:rPr>
          <w:rFonts w:ascii="Times" w:hAnsi="Times"/>
          <w:color w:val="4472C4" w:themeColor="accent1"/>
          <w:lang w:val="en-US"/>
        </w:rPr>
      </w:pPr>
    </w:p>
    <w:p w14:paraId="38212259" w14:textId="77777777" w:rsidR="008C18AB" w:rsidRDefault="008C18AB" w:rsidP="004168D5">
      <w:pPr>
        <w:rPr>
          <w:rFonts w:ascii="Times" w:hAnsi="Times"/>
          <w:color w:val="4472C4" w:themeColor="accent1"/>
          <w:lang w:val="en-US"/>
        </w:rPr>
      </w:pPr>
    </w:p>
    <w:p w14:paraId="39BE0F39" w14:textId="77777777" w:rsidR="008C18AB" w:rsidRDefault="008C18AB" w:rsidP="004168D5">
      <w:pPr>
        <w:rPr>
          <w:rFonts w:ascii="Times" w:hAnsi="Times"/>
          <w:color w:val="4472C4" w:themeColor="accent1"/>
          <w:lang w:val="en-US"/>
        </w:rPr>
      </w:pPr>
    </w:p>
    <w:p w14:paraId="745726B2" w14:textId="77777777" w:rsidR="008C18AB" w:rsidRDefault="008C18AB" w:rsidP="004168D5">
      <w:pPr>
        <w:rPr>
          <w:rFonts w:ascii="Times" w:hAnsi="Times"/>
          <w:color w:val="4472C4" w:themeColor="accent1"/>
          <w:lang w:val="en-US"/>
        </w:rPr>
      </w:pPr>
    </w:p>
    <w:p w14:paraId="64E55077" w14:textId="77777777" w:rsidR="008C18AB" w:rsidRDefault="008C18AB" w:rsidP="004168D5">
      <w:pPr>
        <w:rPr>
          <w:rFonts w:ascii="Times" w:hAnsi="Times"/>
          <w:color w:val="4472C4" w:themeColor="accent1"/>
          <w:lang w:val="en-US"/>
        </w:rPr>
      </w:pPr>
    </w:p>
    <w:p w14:paraId="3BA3552A" w14:textId="77777777" w:rsidR="008C18AB" w:rsidRDefault="008C18AB" w:rsidP="004168D5">
      <w:pPr>
        <w:rPr>
          <w:rFonts w:ascii="Times" w:hAnsi="Times"/>
          <w:color w:val="4472C4" w:themeColor="accent1"/>
          <w:lang w:val="en-US"/>
        </w:rPr>
      </w:pPr>
    </w:p>
    <w:p w14:paraId="3A0FDB40" w14:textId="4C4CDC11" w:rsidR="004168D5" w:rsidRDefault="00BC0A2B" w:rsidP="004168D5">
      <w:pPr>
        <w:rPr>
          <w:rFonts w:ascii="Times" w:hAnsi="Times"/>
          <w:color w:val="4472C4" w:themeColor="accent1"/>
          <w:lang w:val="en-US"/>
        </w:rPr>
      </w:pPr>
      <w:r>
        <w:rPr>
          <w:rFonts w:ascii="Times" w:hAnsi="Times"/>
          <w:color w:val="4472C4" w:themeColor="accent1"/>
          <w:lang w:val="en-US"/>
        </w:rPr>
        <w:t xml:space="preserve">[Journal 10: </w:t>
      </w:r>
      <w:r w:rsidR="004168D5" w:rsidRPr="004168D5">
        <w:rPr>
          <w:rFonts w:ascii="Times" w:hAnsi="Times"/>
          <w:color w:val="4472C4" w:themeColor="accent1"/>
          <w:lang w:val="en-US"/>
        </w:rPr>
        <w:t xml:space="preserve">What is the hardest lesson you’ve ever had to learn? </w:t>
      </w:r>
      <w:proofErr w:type="gramStart"/>
      <w:r w:rsidR="004168D5" w:rsidRPr="004168D5">
        <w:rPr>
          <w:rFonts w:ascii="Times" w:hAnsi="Times"/>
          <w:color w:val="4472C4" w:themeColor="accent1"/>
          <w:lang w:val="en-US"/>
        </w:rPr>
        <w:t>Why?:</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1926456D" w14:textId="77777777" w:rsidR="008C18AB" w:rsidRDefault="008C18AB" w:rsidP="004168D5">
      <w:pPr>
        <w:rPr>
          <w:rFonts w:ascii="Times" w:hAnsi="Times"/>
          <w:color w:val="4472C4" w:themeColor="accent1"/>
          <w:lang w:val="en-US"/>
        </w:rPr>
      </w:pPr>
    </w:p>
    <w:p w14:paraId="3F8D3576" w14:textId="77777777" w:rsidR="008C18AB" w:rsidRDefault="008C18AB" w:rsidP="004168D5">
      <w:pPr>
        <w:rPr>
          <w:rFonts w:ascii="Times" w:hAnsi="Times"/>
          <w:color w:val="4472C4" w:themeColor="accent1"/>
          <w:lang w:val="en-US"/>
        </w:rPr>
      </w:pPr>
    </w:p>
    <w:p w14:paraId="2EE7B0FF" w14:textId="77777777" w:rsidR="008C18AB" w:rsidRDefault="008C18AB" w:rsidP="004168D5">
      <w:pPr>
        <w:rPr>
          <w:rFonts w:ascii="Times" w:hAnsi="Times"/>
          <w:color w:val="4472C4" w:themeColor="accent1"/>
          <w:lang w:val="en-US"/>
        </w:rPr>
      </w:pPr>
    </w:p>
    <w:p w14:paraId="3EE2BCA7" w14:textId="77777777" w:rsidR="008C18AB" w:rsidRDefault="008C18AB" w:rsidP="004168D5">
      <w:pPr>
        <w:rPr>
          <w:rFonts w:ascii="Times" w:hAnsi="Times"/>
          <w:color w:val="4472C4" w:themeColor="accent1"/>
          <w:lang w:val="en-US"/>
        </w:rPr>
      </w:pPr>
    </w:p>
    <w:p w14:paraId="1EAC97A5" w14:textId="77777777" w:rsidR="008C18AB" w:rsidRDefault="008C18AB" w:rsidP="004168D5">
      <w:pPr>
        <w:rPr>
          <w:rFonts w:ascii="Times" w:hAnsi="Times"/>
          <w:color w:val="4472C4" w:themeColor="accent1"/>
          <w:lang w:val="en-US"/>
        </w:rPr>
      </w:pPr>
    </w:p>
    <w:p w14:paraId="3139F306" w14:textId="77777777" w:rsidR="008C18AB" w:rsidRDefault="008C18AB" w:rsidP="004168D5">
      <w:pPr>
        <w:rPr>
          <w:rFonts w:ascii="Times" w:hAnsi="Times"/>
          <w:color w:val="4472C4" w:themeColor="accent1"/>
          <w:lang w:val="en-US"/>
        </w:rPr>
      </w:pPr>
    </w:p>
    <w:p w14:paraId="3602D606" w14:textId="77777777" w:rsidR="008C18AB" w:rsidRDefault="008C18AB" w:rsidP="004168D5">
      <w:pPr>
        <w:rPr>
          <w:rFonts w:ascii="Times" w:hAnsi="Times"/>
          <w:color w:val="4472C4" w:themeColor="accent1"/>
          <w:lang w:val="en-US"/>
        </w:rPr>
      </w:pPr>
    </w:p>
    <w:p w14:paraId="2190F0D7" w14:textId="77777777" w:rsidR="008C18AB" w:rsidRDefault="008C18AB" w:rsidP="004168D5">
      <w:pPr>
        <w:rPr>
          <w:rFonts w:ascii="Times" w:hAnsi="Times"/>
          <w:color w:val="4472C4" w:themeColor="accent1"/>
          <w:lang w:val="en-US"/>
        </w:rPr>
      </w:pPr>
    </w:p>
    <w:p w14:paraId="119231F5" w14:textId="77777777" w:rsidR="008C18AB" w:rsidRDefault="008C18AB" w:rsidP="004168D5">
      <w:pPr>
        <w:rPr>
          <w:rFonts w:ascii="Times" w:hAnsi="Times"/>
          <w:color w:val="4472C4" w:themeColor="accent1"/>
          <w:lang w:val="en-US"/>
        </w:rPr>
      </w:pPr>
    </w:p>
    <w:p w14:paraId="1E5C11F9" w14:textId="77777777" w:rsidR="008C18AB" w:rsidRDefault="008C18AB" w:rsidP="004168D5">
      <w:pPr>
        <w:rPr>
          <w:rFonts w:ascii="Times" w:hAnsi="Times"/>
          <w:color w:val="4472C4" w:themeColor="accent1"/>
          <w:lang w:val="en-US"/>
        </w:rPr>
      </w:pPr>
    </w:p>
    <w:p w14:paraId="6A2AA9E3" w14:textId="77777777" w:rsidR="008C18AB" w:rsidRDefault="008C18AB" w:rsidP="004168D5">
      <w:pPr>
        <w:rPr>
          <w:rFonts w:ascii="Times" w:hAnsi="Times"/>
          <w:color w:val="4472C4" w:themeColor="accent1"/>
          <w:lang w:val="en-US"/>
        </w:rPr>
      </w:pPr>
    </w:p>
    <w:p w14:paraId="62D247EF" w14:textId="77777777" w:rsidR="008C18AB" w:rsidRDefault="008C18AB" w:rsidP="004168D5">
      <w:pPr>
        <w:rPr>
          <w:rFonts w:ascii="Times" w:hAnsi="Times"/>
          <w:color w:val="4472C4" w:themeColor="accent1"/>
          <w:lang w:val="en-US"/>
        </w:rPr>
      </w:pPr>
    </w:p>
    <w:p w14:paraId="083AEDE5" w14:textId="77777777" w:rsidR="008C18AB" w:rsidRDefault="008C18AB" w:rsidP="004168D5">
      <w:pPr>
        <w:rPr>
          <w:rFonts w:ascii="Times" w:hAnsi="Times"/>
          <w:color w:val="4472C4" w:themeColor="accent1"/>
          <w:lang w:val="en-US"/>
        </w:rPr>
      </w:pPr>
    </w:p>
    <w:p w14:paraId="41AB084D" w14:textId="77777777" w:rsidR="008C18AB" w:rsidRDefault="008C18AB" w:rsidP="004168D5">
      <w:pPr>
        <w:rPr>
          <w:rFonts w:ascii="Times" w:hAnsi="Times"/>
          <w:color w:val="4472C4" w:themeColor="accent1"/>
          <w:lang w:val="en-US"/>
        </w:rPr>
      </w:pPr>
    </w:p>
    <w:p w14:paraId="5BC634EF" w14:textId="77777777" w:rsidR="008C18AB" w:rsidRDefault="008C18AB" w:rsidP="004168D5">
      <w:pPr>
        <w:rPr>
          <w:rFonts w:ascii="Times" w:hAnsi="Times"/>
          <w:color w:val="4472C4" w:themeColor="accent1"/>
          <w:lang w:val="en-US"/>
        </w:rPr>
      </w:pPr>
    </w:p>
    <w:p w14:paraId="66FB5FEF" w14:textId="77777777" w:rsidR="008C18AB" w:rsidRDefault="008C18AB" w:rsidP="004168D5">
      <w:pPr>
        <w:rPr>
          <w:rFonts w:ascii="Times" w:hAnsi="Times"/>
          <w:color w:val="4472C4" w:themeColor="accent1"/>
          <w:lang w:val="en-US"/>
        </w:rPr>
      </w:pPr>
    </w:p>
    <w:p w14:paraId="0784F971" w14:textId="77777777" w:rsidR="008C18AB" w:rsidRDefault="008C18AB" w:rsidP="004168D5">
      <w:pPr>
        <w:rPr>
          <w:rFonts w:ascii="Times" w:hAnsi="Times"/>
          <w:color w:val="4472C4" w:themeColor="accent1"/>
          <w:lang w:val="en-US"/>
        </w:rPr>
      </w:pPr>
    </w:p>
    <w:p w14:paraId="345B9128" w14:textId="77777777" w:rsidR="008C18AB" w:rsidRDefault="008C18AB" w:rsidP="004168D5">
      <w:pPr>
        <w:rPr>
          <w:rFonts w:ascii="Times" w:hAnsi="Times"/>
          <w:color w:val="4472C4" w:themeColor="accent1"/>
          <w:lang w:val="en-US"/>
        </w:rPr>
      </w:pPr>
    </w:p>
    <w:p w14:paraId="20FB4A70" w14:textId="77777777" w:rsidR="008C18AB" w:rsidRDefault="008C18AB" w:rsidP="004168D5">
      <w:pPr>
        <w:rPr>
          <w:rFonts w:ascii="Times" w:hAnsi="Times"/>
          <w:color w:val="4472C4" w:themeColor="accent1"/>
          <w:lang w:val="en-US"/>
        </w:rPr>
      </w:pPr>
    </w:p>
    <w:p w14:paraId="780BCCD0" w14:textId="77777777" w:rsidR="008C18AB" w:rsidRDefault="008C18AB" w:rsidP="004168D5">
      <w:pPr>
        <w:rPr>
          <w:rFonts w:ascii="Times" w:hAnsi="Times"/>
          <w:color w:val="4472C4" w:themeColor="accent1"/>
          <w:lang w:val="en-US"/>
        </w:rPr>
      </w:pPr>
    </w:p>
    <w:p w14:paraId="31467518" w14:textId="77777777" w:rsidR="008C18AB" w:rsidRDefault="008C18AB" w:rsidP="004168D5">
      <w:pPr>
        <w:rPr>
          <w:rFonts w:ascii="Times" w:hAnsi="Times"/>
          <w:color w:val="4472C4" w:themeColor="accent1"/>
          <w:lang w:val="en-US"/>
        </w:rPr>
      </w:pPr>
    </w:p>
    <w:p w14:paraId="605E8AC2" w14:textId="77777777" w:rsidR="008C18AB" w:rsidRDefault="008C18AB" w:rsidP="004168D5">
      <w:pPr>
        <w:rPr>
          <w:rFonts w:ascii="Times" w:hAnsi="Times"/>
          <w:color w:val="4472C4" w:themeColor="accent1"/>
          <w:lang w:val="en-US"/>
        </w:rPr>
      </w:pPr>
    </w:p>
    <w:p w14:paraId="33813445" w14:textId="7706F128" w:rsidR="004168D5" w:rsidRPr="004168D5" w:rsidRDefault="00BC0A2B" w:rsidP="004168D5">
      <w:pPr>
        <w:rPr>
          <w:rFonts w:ascii="Times" w:hAnsi="Times"/>
          <w:color w:val="4472C4" w:themeColor="accent1"/>
          <w:lang w:val="en-US"/>
        </w:rPr>
      </w:pPr>
      <w:r>
        <w:rPr>
          <w:rFonts w:ascii="Times" w:hAnsi="Times"/>
          <w:color w:val="4472C4" w:themeColor="accent1"/>
          <w:lang w:val="en-US"/>
        </w:rPr>
        <w:t xml:space="preserve">[Journal 10: </w:t>
      </w:r>
      <w:r w:rsidR="004168D5" w:rsidRPr="004168D5">
        <w:rPr>
          <w:rFonts w:ascii="Times" w:hAnsi="Times"/>
          <w:color w:val="4472C4" w:themeColor="accent1"/>
          <w:lang w:val="en-US"/>
        </w:rPr>
        <w:t xml:space="preserve">What is the hardest lesson you’ve ever had to learn? </w:t>
      </w:r>
      <w:proofErr w:type="gramStart"/>
      <w:r w:rsidR="004168D5" w:rsidRPr="004168D5">
        <w:rPr>
          <w:rFonts w:ascii="Times" w:hAnsi="Times"/>
          <w:color w:val="4472C4" w:themeColor="accent1"/>
          <w:lang w:val="en-US"/>
        </w:rPr>
        <w:t>Why?:</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5C79460C" w14:textId="77777777" w:rsidR="004168D5" w:rsidRPr="004168D5" w:rsidRDefault="004168D5" w:rsidP="004168D5">
      <w:pPr>
        <w:ind w:left="360"/>
        <w:rPr>
          <w:rFonts w:ascii="Times" w:hAnsi="Times"/>
          <w:color w:val="4472C4" w:themeColor="accent1"/>
          <w:lang w:val="en-US"/>
        </w:rPr>
      </w:pPr>
    </w:p>
    <w:p w14:paraId="20F06EA6" w14:textId="77777777" w:rsidR="008C18AB" w:rsidRDefault="008C18AB" w:rsidP="004168D5">
      <w:pPr>
        <w:rPr>
          <w:rFonts w:ascii="Times" w:hAnsi="Times"/>
          <w:color w:val="4472C4" w:themeColor="accent1"/>
          <w:lang w:val="en-US"/>
        </w:rPr>
      </w:pPr>
    </w:p>
    <w:p w14:paraId="7DAAB7CA" w14:textId="77777777" w:rsidR="008C18AB" w:rsidRDefault="008C18AB" w:rsidP="004168D5">
      <w:pPr>
        <w:rPr>
          <w:rFonts w:ascii="Times" w:hAnsi="Times"/>
          <w:color w:val="4472C4" w:themeColor="accent1"/>
          <w:lang w:val="en-US"/>
        </w:rPr>
      </w:pPr>
    </w:p>
    <w:p w14:paraId="2002317D" w14:textId="77777777" w:rsidR="008C18AB" w:rsidRDefault="008C18AB" w:rsidP="004168D5">
      <w:pPr>
        <w:rPr>
          <w:rFonts w:ascii="Times" w:hAnsi="Times"/>
          <w:color w:val="4472C4" w:themeColor="accent1"/>
          <w:lang w:val="en-US"/>
        </w:rPr>
      </w:pPr>
    </w:p>
    <w:p w14:paraId="6F715E05" w14:textId="77777777" w:rsidR="008C18AB" w:rsidRDefault="008C18AB" w:rsidP="004168D5">
      <w:pPr>
        <w:rPr>
          <w:rFonts w:ascii="Times" w:hAnsi="Times"/>
          <w:color w:val="4472C4" w:themeColor="accent1"/>
          <w:lang w:val="en-US"/>
        </w:rPr>
      </w:pPr>
    </w:p>
    <w:p w14:paraId="4E6AFA2F" w14:textId="77777777" w:rsidR="008C18AB" w:rsidRDefault="008C18AB" w:rsidP="004168D5">
      <w:pPr>
        <w:rPr>
          <w:rFonts w:ascii="Times" w:hAnsi="Times"/>
          <w:color w:val="4472C4" w:themeColor="accent1"/>
          <w:lang w:val="en-US"/>
        </w:rPr>
      </w:pPr>
    </w:p>
    <w:p w14:paraId="7B3059E1" w14:textId="77777777" w:rsidR="008C18AB" w:rsidRDefault="008C18AB" w:rsidP="004168D5">
      <w:pPr>
        <w:rPr>
          <w:rFonts w:ascii="Times" w:hAnsi="Times"/>
          <w:color w:val="4472C4" w:themeColor="accent1"/>
          <w:lang w:val="en-US"/>
        </w:rPr>
      </w:pPr>
    </w:p>
    <w:p w14:paraId="3AA55AD1" w14:textId="77777777" w:rsidR="008C18AB" w:rsidRDefault="008C18AB" w:rsidP="004168D5">
      <w:pPr>
        <w:rPr>
          <w:rFonts w:ascii="Times" w:hAnsi="Times"/>
          <w:color w:val="4472C4" w:themeColor="accent1"/>
          <w:lang w:val="en-US"/>
        </w:rPr>
      </w:pPr>
    </w:p>
    <w:p w14:paraId="4E3695DE" w14:textId="77777777" w:rsidR="008C18AB" w:rsidRDefault="008C18AB" w:rsidP="004168D5">
      <w:pPr>
        <w:rPr>
          <w:rFonts w:ascii="Times" w:hAnsi="Times"/>
          <w:color w:val="4472C4" w:themeColor="accent1"/>
          <w:lang w:val="en-US"/>
        </w:rPr>
      </w:pPr>
    </w:p>
    <w:p w14:paraId="313C4696" w14:textId="77777777" w:rsidR="008C18AB" w:rsidRDefault="008C18AB" w:rsidP="004168D5">
      <w:pPr>
        <w:rPr>
          <w:rFonts w:ascii="Times" w:hAnsi="Times"/>
          <w:color w:val="4472C4" w:themeColor="accent1"/>
          <w:lang w:val="en-US"/>
        </w:rPr>
      </w:pPr>
    </w:p>
    <w:p w14:paraId="15909DC3" w14:textId="77777777" w:rsidR="008C18AB" w:rsidRDefault="008C18AB" w:rsidP="004168D5">
      <w:pPr>
        <w:rPr>
          <w:rFonts w:ascii="Times" w:hAnsi="Times"/>
          <w:color w:val="4472C4" w:themeColor="accent1"/>
          <w:lang w:val="en-US"/>
        </w:rPr>
      </w:pPr>
    </w:p>
    <w:p w14:paraId="0B50CDC0" w14:textId="77777777" w:rsidR="008C18AB" w:rsidRDefault="008C18AB" w:rsidP="004168D5">
      <w:pPr>
        <w:rPr>
          <w:rFonts w:ascii="Times" w:hAnsi="Times"/>
          <w:color w:val="4472C4" w:themeColor="accent1"/>
          <w:lang w:val="en-US"/>
        </w:rPr>
      </w:pPr>
    </w:p>
    <w:p w14:paraId="209E0D73" w14:textId="77777777" w:rsidR="008C18AB" w:rsidRDefault="008C18AB" w:rsidP="004168D5">
      <w:pPr>
        <w:rPr>
          <w:rFonts w:ascii="Times" w:hAnsi="Times"/>
          <w:color w:val="4472C4" w:themeColor="accent1"/>
          <w:lang w:val="en-US"/>
        </w:rPr>
      </w:pPr>
    </w:p>
    <w:p w14:paraId="651617CD" w14:textId="77777777" w:rsidR="008C18AB" w:rsidRDefault="008C18AB" w:rsidP="004168D5">
      <w:pPr>
        <w:rPr>
          <w:rFonts w:ascii="Times" w:hAnsi="Times"/>
          <w:color w:val="4472C4" w:themeColor="accent1"/>
          <w:lang w:val="en-US"/>
        </w:rPr>
      </w:pPr>
    </w:p>
    <w:p w14:paraId="4A530C0F" w14:textId="77777777" w:rsidR="008C18AB" w:rsidRDefault="008C18AB" w:rsidP="004168D5">
      <w:pPr>
        <w:rPr>
          <w:rFonts w:ascii="Times" w:hAnsi="Times"/>
          <w:color w:val="4472C4" w:themeColor="accent1"/>
          <w:lang w:val="en-US"/>
        </w:rPr>
      </w:pPr>
    </w:p>
    <w:p w14:paraId="4C5A698E" w14:textId="77777777" w:rsidR="008C18AB" w:rsidRDefault="008C18AB" w:rsidP="004168D5">
      <w:pPr>
        <w:rPr>
          <w:rFonts w:ascii="Times" w:hAnsi="Times"/>
          <w:color w:val="4472C4" w:themeColor="accent1"/>
          <w:lang w:val="en-US"/>
        </w:rPr>
      </w:pPr>
    </w:p>
    <w:p w14:paraId="10DF15CA" w14:textId="77777777" w:rsidR="008C18AB" w:rsidRDefault="008C18AB" w:rsidP="004168D5">
      <w:pPr>
        <w:rPr>
          <w:rFonts w:ascii="Times" w:hAnsi="Times"/>
          <w:color w:val="4472C4" w:themeColor="accent1"/>
          <w:lang w:val="en-US"/>
        </w:rPr>
      </w:pPr>
    </w:p>
    <w:p w14:paraId="79A982EA" w14:textId="77777777" w:rsidR="008C18AB" w:rsidRDefault="008C18AB" w:rsidP="004168D5">
      <w:pPr>
        <w:rPr>
          <w:rFonts w:ascii="Times" w:hAnsi="Times"/>
          <w:color w:val="4472C4" w:themeColor="accent1"/>
          <w:lang w:val="en-US"/>
        </w:rPr>
      </w:pPr>
    </w:p>
    <w:p w14:paraId="4722285D" w14:textId="77777777" w:rsidR="008C18AB" w:rsidRDefault="008C18AB" w:rsidP="004168D5">
      <w:pPr>
        <w:rPr>
          <w:rFonts w:ascii="Times" w:hAnsi="Times"/>
          <w:color w:val="4472C4" w:themeColor="accent1"/>
          <w:lang w:val="en-US"/>
        </w:rPr>
      </w:pPr>
    </w:p>
    <w:p w14:paraId="580C2D6A" w14:textId="77777777" w:rsidR="008C18AB" w:rsidRDefault="008C18AB" w:rsidP="004168D5">
      <w:pPr>
        <w:rPr>
          <w:rFonts w:ascii="Times" w:hAnsi="Times"/>
          <w:color w:val="4472C4" w:themeColor="accent1"/>
          <w:lang w:val="en-US"/>
        </w:rPr>
      </w:pPr>
    </w:p>
    <w:p w14:paraId="6D4E6591" w14:textId="77777777" w:rsidR="008C18AB" w:rsidRDefault="008C18AB" w:rsidP="004168D5">
      <w:pPr>
        <w:rPr>
          <w:rFonts w:ascii="Times" w:hAnsi="Times"/>
          <w:color w:val="4472C4" w:themeColor="accent1"/>
          <w:lang w:val="en-US"/>
        </w:rPr>
      </w:pPr>
    </w:p>
    <w:p w14:paraId="29F705F9" w14:textId="77777777" w:rsidR="008C18AB" w:rsidRDefault="008C18AB" w:rsidP="004168D5">
      <w:pPr>
        <w:rPr>
          <w:rFonts w:ascii="Times" w:hAnsi="Times"/>
          <w:color w:val="4472C4" w:themeColor="accent1"/>
          <w:lang w:val="en-US"/>
        </w:rPr>
      </w:pPr>
    </w:p>
    <w:p w14:paraId="7942FA86" w14:textId="77777777" w:rsidR="008C18AB" w:rsidRDefault="008C18AB" w:rsidP="004168D5">
      <w:pPr>
        <w:rPr>
          <w:rFonts w:ascii="Times" w:hAnsi="Times"/>
          <w:color w:val="4472C4" w:themeColor="accent1"/>
          <w:lang w:val="en-US"/>
        </w:rPr>
      </w:pPr>
    </w:p>
    <w:p w14:paraId="0A3FA14A" w14:textId="77777777" w:rsidR="008C18AB" w:rsidRDefault="008C18AB" w:rsidP="004168D5">
      <w:pPr>
        <w:rPr>
          <w:rFonts w:ascii="Times" w:hAnsi="Times"/>
          <w:color w:val="4472C4" w:themeColor="accent1"/>
          <w:lang w:val="en-US"/>
        </w:rPr>
      </w:pPr>
    </w:p>
    <w:p w14:paraId="1D45E059" w14:textId="77777777" w:rsidR="008C18AB" w:rsidRDefault="008C18AB" w:rsidP="004168D5">
      <w:pPr>
        <w:rPr>
          <w:rFonts w:ascii="Times" w:hAnsi="Times"/>
          <w:color w:val="4472C4" w:themeColor="accent1"/>
          <w:lang w:val="en-US"/>
        </w:rPr>
      </w:pPr>
    </w:p>
    <w:p w14:paraId="07C5E73D" w14:textId="77777777" w:rsidR="008C18AB" w:rsidRDefault="008C18AB" w:rsidP="004168D5">
      <w:pPr>
        <w:rPr>
          <w:rFonts w:ascii="Times" w:hAnsi="Times"/>
          <w:color w:val="4472C4" w:themeColor="accent1"/>
          <w:lang w:val="en-US"/>
        </w:rPr>
      </w:pPr>
    </w:p>
    <w:p w14:paraId="4075872B" w14:textId="77777777" w:rsidR="008C18AB" w:rsidRDefault="008C18AB" w:rsidP="004168D5">
      <w:pPr>
        <w:rPr>
          <w:rFonts w:ascii="Times" w:hAnsi="Times"/>
          <w:color w:val="4472C4" w:themeColor="accent1"/>
          <w:lang w:val="en-US"/>
        </w:rPr>
      </w:pPr>
    </w:p>
    <w:p w14:paraId="0D5AF0E2" w14:textId="77CF60DF" w:rsidR="004168D5" w:rsidRDefault="0012632B" w:rsidP="004168D5">
      <w:pPr>
        <w:rPr>
          <w:rFonts w:ascii="Times" w:hAnsi="Times"/>
          <w:color w:val="4472C4" w:themeColor="accent1"/>
          <w:lang w:val="en-US"/>
        </w:rPr>
      </w:pPr>
      <w:r>
        <w:rPr>
          <w:rFonts w:ascii="Times" w:hAnsi="Times"/>
          <w:color w:val="4472C4" w:themeColor="accent1"/>
          <w:lang w:val="en-US"/>
        </w:rPr>
        <w:t xml:space="preserve">[Journal 11: </w:t>
      </w:r>
      <w:r w:rsidR="004168D5" w:rsidRPr="004168D5">
        <w:rPr>
          <w:rFonts w:ascii="Times" w:hAnsi="Times"/>
          <w:color w:val="4472C4" w:themeColor="accent1"/>
          <w:lang w:val="en-US"/>
        </w:rPr>
        <w:t xml:space="preserve">What is your favorite way to show your individuality? </w:t>
      </w:r>
      <w:proofErr w:type="gramStart"/>
      <w:r w:rsidR="004168D5" w:rsidRPr="004168D5">
        <w:rPr>
          <w:rFonts w:ascii="Times" w:hAnsi="Times"/>
          <w:color w:val="4472C4" w:themeColor="accent1"/>
          <w:lang w:val="en-US"/>
        </w:rPr>
        <w:t>Why?:</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5B6782CA" w14:textId="77777777" w:rsidR="008C18AB" w:rsidRDefault="008C18AB" w:rsidP="004168D5">
      <w:pPr>
        <w:rPr>
          <w:rFonts w:ascii="Times" w:hAnsi="Times"/>
          <w:color w:val="4472C4" w:themeColor="accent1"/>
          <w:lang w:val="en-US"/>
        </w:rPr>
      </w:pPr>
    </w:p>
    <w:p w14:paraId="11A662B2" w14:textId="77777777" w:rsidR="008C18AB" w:rsidRDefault="008C18AB" w:rsidP="004168D5">
      <w:pPr>
        <w:rPr>
          <w:rFonts w:ascii="Times" w:hAnsi="Times"/>
          <w:color w:val="4472C4" w:themeColor="accent1"/>
          <w:lang w:val="en-US"/>
        </w:rPr>
      </w:pPr>
    </w:p>
    <w:p w14:paraId="21D09AEA" w14:textId="77777777" w:rsidR="008C18AB" w:rsidRDefault="008C18AB" w:rsidP="004168D5">
      <w:pPr>
        <w:rPr>
          <w:rFonts w:ascii="Times" w:hAnsi="Times"/>
          <w:color w:val="4472C4" w:themeColor="accent1"/>
          <w:lang w:val="en-US"/>
        </w:rPr>
      </w:pPr>
    </w:p>
    <w:p w14:paraId="09E3C401" w14:textId="77777777" w:rsidR="008C18AB" w:rsidRDefault="008C18AB" w:rsidP="004168D5">
      <w:pPr>
        <w:rPr>
          <w:rFonts w:ascii="Times" w:hAnsi="Times"/>
          <w:color w:val="4472C4" w:themeColor="accent1"/>
          <w:lang w:val="en-US"/>
        </w:rPr>
      </w:pPr>
    </w:p>
    <w:p w14:paraId="7D7FEF52" w14:textId="77777777" w:rsidR="008C18AB" w:rsidRDefault="008C18AB" w:rsidP="004168D5">
      <w:pPr>
        <w:rPr>
          <w:rFonts w:ascii="Times" w:hAnsi="Times"/>
          <w:color w:val="4472C4" w:themeColor="accent1"/>
          <w:lang w:val="en-US"/>
        </w:rPr>
      </w:pPr>
    </w:p>
    <w:p w14:paraId="7EB72C35" w14:textId="77777777" w:rsidR="008C18AB" w:rsidRDefault="008C18AB" w:rsidP="004168D5">
      <w:pPr>
        <w:rPr>
          <w:rFonts w:ascii="Times" w:hAnsi="Times"/>
          <w:color w:val="4472C4" w:themeColor="accent1"/>
          <w:lang w:val="en-US"/>
        </w:rPr>
      </w:pPr>
    </w:p>
    <w:p w14:paraId="17D3B59A" w14:textId="77777777" w:rsidR="008C18AB" w:rsidRDefault="008C18AB" w:rsidP="004168D5">
      <w:pPr>
        <w:rPr>
          <w:rFonts w:ascii="Times" w:hAnsi="Times"/>
          <w:color w:val="4472C4" w:themeColor="accent1"/>
          <w:lang w:val="en-US"/>
        </w:rPr>
      </w:pPr>
    </w:p>
    <w:p w14:paraId="527514EF" w14:textId="77777777" w:rsidR="008C18AB" w:rsidRDefault="008C18AB" w:rsidP="004168D5">
      <w:pPr>
        <w:rPr>
          <w:rFonts w:ascii="Times" w:hAnsi="Times"/>
          <w:color w:val="4472C4" w:themeColor="accent1"/>
          <w:lang w:val="en-US"/>
        </w:rPr>
      </w:pPr>
    </w:p>
    <w:p w14:paraId="4EA122DA" w14:textId="77777777" w:rsidR="008C18AB" w:rsidRDefault="008C18AB" w:rsidP="004168D5">
      <w:pPr>
        <w:rPr>
          <w:rFonts w:ascii="Times" w:hAnsi="Times"/>
          <w:color w:val="4472C4" w:themeColor="accent1"/>
          <w:lang w:val="en-US"/>
        </w:rPr>
      </w:pPr>
    </w:p>
    <w:p w14:paraId="4DF0228F" w14:textId="77777777" w:rsidR="008C18AB" w:rsidRDefault="008C18AB" w:rsidP="004168D5">
      <w:pPr>
        <w:rPr>
          <w:rFonts w:ascii="Times" w:hAnsi="Times"/>
          <w:color w:val="4472C4" w:themeColor="accent1"/>
          <w:lang w:val="en-US"/>
        </w:rPr>
      </w:pPr>
    </w:p>
    <w:p w14:paraId="68E1309E" w14:textId="77777777" w:rsidR="008C18AB" w:rsidRDefault="008C18AB" w:rsidP="004168D5">
      <w:pPr>
        <w:rPr>
          <w:rFonts w:ascii="Times" w:hAnsi="Times"/>
          <w:color w:val="4472C4" w:themeColor="accent1"/>
          <w:lang w:val="en-US"/>
        </w:rPr>
      </w:pPr>
    </w:p>
    <w:p w14:paraId="4FD40C1A" w14:textId="77777777" w:rsidR="008C18AB" w:rsidRDefault="008C18AB" w:rsidP="004168D5">
      <w:pPr>
        <w:rPr>
          <w:rFonts w:ascii="Times" w:hAnsi="Times"/>
          <w:color w:val="4472C4" w:themeColor="accent1"/>
          <w:lang w:val="en-US"/>
        </w:rPr>
      </w:pPr>
    </w:p>
    <w:p w14:paraId="1DA3B161" w14:textId="77777777" w:rsidR="008C18AB" w:rsidRDefault="008C18AB" w:rsidP="004168D5">
      <w:pPr>
        <w:rPr>
          <w:rFonts w:ascii="Times" w:hAnsi="Times"/>
          <w:color w:val="4472C4" w:themeColor="accent1"/>
          <w:lang w:val="en-US"/>
        </w:rPr>
      </w:pPr>
    </w:p>
    <w:p w14:paraId="3063DDE8" w14:textId="77777777" w:rsidR="008C18AB" w:rsidRDefault="008C18AB" w:rsidP="004168D5">
      <w:pPr>
        <w:rPr>
          <w:rFonts w:ascii="Times" w:hAnsi="Times"/>
          <w:color w:val="4472C4" w:themeColor="accent1"/>
          <w:lang w:val="en-US"/>
        </w:rPr>
      </w:pPr>
    </w:p>
    <w:p w14:paraId="28AE1E93" w14:textId="77777777" w:rsidR="008C18AB" w:rsidRDefault="008C18AB" w:rsidP="004168D5">
      <w:pPr>
        <w:rPr>
          <w:rFonts w:ascii="Times" w:hAnsi="Times"/>
          <w:color w:val="4472C4" w:themeColor="accent1"/>
          <w:lang w:val="en-US"/>
        </w:rPr>
      </w:pPr>
    </w:p>
    <w:p w14:paraId="7E63337A" w14:textId="77777777" w:rsidR="008C18AB" w:rsidRDefault="008C18AB" w:rsidP="004168D5">
      <w:pPr>
        <w:rPr>
          <w:rFonts w:ascii="Times" w:hAnsi="Times"/>
          <w:color w:val="4472C4" w:themeColor="accent1"/>
          <w:lang w:val="en-US"/>
        </w:rPr>
      </w:pPr>
    </w:p>
    <w:p w14:paraId="1FC678B5" w14:textId="77777777" w:rsidR="008C18AB" w:rsidRDefault="008C18AB" w:rsidP="004168D5">
      <w:pPr>
        <w:rPr>
          <w:rFonts w:ascii="Times" w:hAnsi="Times"/>
          <w:color w:val="4472C4" w:themeColor="accent1"/>
          <w:lang w:val="en-US"/>
        </w:rPr>
      </w:pPr>
    </w:p>
    <w:p w14:paraId="65E38A3B" w14:textId="77777777" w:rsidR="008C18AB" w:rsidRDefault="008C18AB" w:rsidP="004168D5">
      <w:pPr>
        <w:rPr>
          <w:rFonts w:ascii="Times" w:hAnsi="Times"/>
          <w:color w:val="4472C4" w:themeColor="accent1"/>
          <w:lang w:val="en-US"/>
        </w:rPr>
      </w:pPr>
    </w:p>
    <w:p w14:paraId="1DC7CA98" w14:textId="77777777" w:rsidR="008C18AB" w:rsidRDefault="008C18AB" w:rsidP="004168D5">
      <w:pPr>
        <w:rPr>
          <w:rFonts w:ascii="Times" w:hAnsi="Times"/>
          <w:color w:val="4472C4" w:themeColor="accent1"/>
          <w:lang w:val="en-US"/>
        </w:rPr>
      </w:pPr>
    </w:p>
    <w:p w14:paraId="559BEE03" w14:textId="77777777" w:rsidR="008C18AB" w:rsidRDefault="008C18AB" w:rsidP="004168D5">
      <w:pPr>
        <w:rPr>
          <w:rFonts w:ascii="Times" w:hAnsi="Times"/>
          <w:color w:val="4472C4" w:themeColor="accent1"/>
          <w:lang w:val="en-US"/>
        </w:rPr>
      </w:pPr>
    </w:p>
    <w:p w14:paraId="531A377B" w14:textId="77777777" w:rsidR="008C18AB" w:rsidRDefault="008C18AB" w:rsidP="004168D5">
      <w:pPr>
        <w:rPr>
          <w:rFonts w:ascii="Times" w:hAnsi="Times"/>
          <w:color w:val="4472C4" w:themeColor="accent1"/>
          <w:lang w:val="en-US"/>
        </w:rPr>
      </w:pPr>
    </w:p>
    <w:p w14:paraId="40693A4E" w14:textId="77777777" w:rsidR="008C18AB" w:rsidRDefault="008C18AB" w:rsidP="004168D5">
      <w:pPr>
        <w:rPr>
          <w:rFonts w:ascii="Times" w:hAnsi="Times"/>
          <w:color w:val="4472C4" w:themeColor="accent1"/>
          <w:lang w:val="en-US"/>
        </w:rPr>
      </w:pPr>
    </w:p>
    <w:p w14:paraId="18A14324" w14:textId="1FEE9775" w:rsidR="004168D5" w:rsidRPr="004168D5" w:rsidRDefault="0012632B" w:rsidP="004168D5">
      <w:pPr>
        <w:rPr>
          <w:rFonts w:ascii="Times" w:hAnsi="Times"/>
          <w:color w:val="4472C4" w:themeColor="accent1"/>
          <w:lang w:val="en-US"/>
        </w:rPr>
      </w:pPr>
      <w:r>
        <w:rPr>
          <w:rFonts w:ascii="Times" w:hAnsi="Times"/>
          <w:color w:val="4472C4" w:themeColor="accent1"/>
          <w:lang w:val="en-US"/>
        </w:rPr>
        <w:t xml:space="preserve">[Journal 11: </w:t>
      </w:r>
      <w:r w:rsidR="004168D5" w:rsidRPr="004168D5">
        <w:rPr>
          <w:rFonts w:ascii="Times" w:hAnsi="Times"/>
          <w:color w:val="4472C4" w:themeColor="accent1"/>
          <w:lang w:val="en-US"/>
        </w:rPr>
        <w:t xml:space="preserve">What is your favorite way to show your individuality? </w:t>
      </w:r>
      <w:proofErr w:type="gramStart"/>
      <w:r w:rsidR="004168D5" w:rsidRPr="004168D5">
        <w:rPr>
          <w:rFonts w:ascii="Times" w:hAnsi="Times"/>
          <w:color w:val="4472C4" w:themeColor="accent1"/>
          <w:lang w:val="en-US"/>
        </w:rPr>
        <w:t>Why?:</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3D198F75" w14:textId="77777777" w:rsidR="004168D5" w:rsidRPr="004168D5" w:rsidRDefault="004168D5" w:rsidP="004168D5">
      <w:pPr>
        <w:ind w:left="360"/>
        <w:rPr>
          <w:rFonts w:ascii="Times" w:hAnsi="Times"/>
          <w:color w:val="4472C4" w:themeColor="accent1"/>
          <w:lang w:val="en-US"/>
        </w:rPr>
      </w:pPr>
    </w:p>
    <w:p w14:paraId="6528B3B4" w14:textId="77777777" w:rsidR="008C18AB" w:rsidRDefault="008C18AB" w:rsidP="004168D5">
      <w:pPr>
        <w:rPr>
          <w:rFonts w:ascii="Times" w:hAnsi="Times"/>
          <w:color w:val="4472C4" w:themeColor="accent1"/>
          <w:lang w:val="en-US"/>
        </w:rPr>
      </w:pPr>
    </w:p>
    <w:p w14:paraId="6A5F1F8F" w14:textId="77777777" w:rsidR="008C18AB" w:rsidRDefault="008C18AB" w:rsidP="004168D5">
      <w:pPr>
        <w:rPr>
          <w:rFonts w:ascii="Times" w:hAnsi="Times"/>
          <w:color w:val="4472C4" w:themeColor="accent1"/>
          <w:lang w:val="en-US"/>
        </w:rPr>
      </w:pPr>
    </w:p>
    <w:p w14:paraId="6D5951F0" w14:textId="77777777" w:rsidR="008C18AB" w:rsidRDefault="008C18AB" w:rsidP="004168D5">
      <w:pPr>
        <w:rPr>
          <w:rFonts w:ascii="Times" w:hAnsi="Times"/>
          <w:color w:val="4472C4" w:themeColor="accent1"/>
          <w:lang w:val="en-US"/>
        </w:rPr>
      </w:pPr>
    </w:p>
    <w:p w14:paraId="7BF2FCB2" w14:textId="77777777" w:rsidR="008C18AB" w:rsidRDefault="008C18AB" w:rsidP="004168D5">
      <w:pPr>
        <w:rPr>
          <w:rFonts w:ascii="Times" w:hAnsi="Times"/>
          <w:color w:val="4472C4" w:themeColor="accent1"/>
          <w:lang w:val="en-US"/>
        </w:rPr>
      </w:pPr>
    </w:p>
    <w:p w14:paraId="138F2A05" w14:textId="77777777" w:rsidR="008C18AB" w:rsidRDefault="008C18AB" w:rsidP="004168D5">
      <w:pPr>
        <w:rPr>
          <w:rFonts w:ascii="Times" w:hAnsi="Times"/>
          <w:color w:val="4472C4" w:themeColor="accent1"/>
          <w:lang w:val="en-US"/>
        </w:rPr>
      </w:pPr>
    </w:p>
    <w:p w14:paraId="52CCE087" w14:textId="77777777" w:rsidR="008C18AB" w:rsidRDefault="008C18AB" w:rsidP="004168D5">
      <w:pPr>
        <w:rPr>
          <w:rFonts w:ascii="Times" w:hAnsi="Times"/>
          <w:color w:val="4472C4" w:themeColor="accent1"/>
          <w:lang w:val="en-US"/>
        </w:rPr>
      </w:pPr>
    </w:p>
    <w:p w14:paraId="44978611" w14:textId="77777777" w:rsidR="008C18AB" w:rsidRDefault="008C18AB" w:rsidP="004168D5">
      <w:pPr>
        <w:rPr>
          <w:rFonts w:ascii="Times" w:hAnsi="Times"/>
          <w:color w:val="4472C4" w:themeColor="accent1"/>
          <w:lang w:val="en-US"/>
        </w:rPr>
      </w:pPr>
    </w:p>
    <w:p w14:paraId="69654981" w14:textId="77777777" w:rsidR="008C18AB" w:rsidRDefault="008C18AB" w:rsidP="004168D5">
      <w:pPr>
        <w:rPr>
          <w:rFonts w:ascii="Times" w:hAnsi="Times"/>
          <w:color w:val="4472C4" w:themeColor="accent1"/>
          <w:lang w:val="en-US"/>
        </w:rPr>
      </w:pPr>
    </w:p>
    <w:p w14:paraId="4047D650" w14:textId="77777777" w:rsidR="008C18AB" w:rsidRDefault="008C18AB" w:rsidP="004168D5">
      <w:pPr>
        <w:rPr>
          <w:rFonts w:ascii="Times" w:hAnsi="Times"/>
          <w:color w:val="4472C4" w:themeColor="accent1"/>
          <w:lang w:val="en-US"/>
        </w:rPr>
      </w:pPr>
    </w:p>
    <w:p w14:paraId="506F1BCB" w14:textId="77777777" w:rsidR="008C18AB" w:rsidRDefault="008C18AB" w:rsidP="004168D5">
      <w:pPr>
        <w:rPr>
          <w:rFonts w:ascii="Times" w:hAnsi="Times"/>
          <w:color w:val="4472C4" w:themeColor="accent1"/>
          <w:lang w:val="en-US"/>
        </w:rPr>
      </w:pPr>
    </w:p>
    <w:p w14:paraId="3A8C416C" w14:textId="77777777" w:rsidR="008C18AB" w:rsidRDefault="008C18AB" w:rsidP="004168D5">
      <w:pPr>
        <w:rPr>
          <w:rFonts w:ascii="Times" w:hAnsi="Times"/>
          <w:color w:val="4472C4" w:themeColor="accent1"/>
          <w:lang w:val="en-US"/>
        </w:rPr>
      </w:pPr>
    </w:p>
    <w:p w14:paraId="459289A5" w14:textId="77777777" w:rsidR="008C18AB" w:rsidRDefault="008C18AB" w:rsidP="004168D5">
      <w:pPr>
        <w:rPr>
          <w:rFonts w:ascii="Times" w:hAnsi="Times"/>
          <w:color w:val="4472C4" w:themeColor="accent1"/>
          <w:lang w:val="en-US"/>
        </w:rPr>
      </w:pPr>
    </w:p>
    <w:p w14:paraId="12CCF736" w14:textId="77777777" w:rsidR="008C18AB" w:rsidRDefault="008C18AB" w:rsidP="004168D5">
      <w:pPr>
        <w:rPr>
          <w:rFonts w:ascii="Times" w:hAnsi="Times"/>
          <w:color w:val="4472C4" w:themeColor="accent1"/>
          <w:lang w:val="en-US"/>
        </w:rPr>
      </w:pPr>
    </w:p>
    <w:p w14:paraId="649928F1" w14:textId="77777777" w:rsidR="008C18AB" w:rsidRDefault="008C18AB" w:rsidP="004168D5">
      <w:pPr>
        <w:rPr>
          <w:rFonts w:ascii="Times" w:hAnsi="Times"/>
          <w:color w:val="4472C4" w:themeColor="accent1"/>
          <w:lang w:val="en-US"/>
        </w:rPr>
      </w:pPr>
    </w:p>
    <w:p w14:paraId="2B96801E" w14:textId="77777777" w:rsidR="008C18AB" w:rsidRDefault="008C18AB" w:rsidP="004168D5">
      <w:pPr>
        <w:rPr>
          <w:rFonts w:ascii="Times" w:hAnsi="Times"/>
          <w:color w:val="4472C4" w:themeColor="accent1"/>
          <w:lang w:val="en-US"/>
        </w:rPr>
      </w:pPr>
    </w:p>
    <w:p w14:paraId="55A44533" w14:textId="77777777" w:rsidR="008C18AB" w:rsidRDefault="008C18AB" w:rsidP="004168D5">
      <w:pPr>
        <w:rPr>
          <w:rFonts w:ascii="Times" w:hAnsi="Times"/>
          <w:color w:val="4472C4" w:themeColor="accent1"/>
          <w:lang w:val="en-US"/>
        </w:rPr>
      </w:pPr>
    </w:p>
    <w:p w14:paraId="7BCA1F37" w14:textId="77777777" w:rsidR="008C18AB" w:rsidRDefault="008C18AB" w:rsidP="004168D5">
      <w:pPr>
        <w:rPr>
          <w:rFonts w:ascii="Times" w:hAnsi="Times"/>
          <w:color w:val="4472C4" w:themeColor="accent1"/>
          <w:lang w:val="en-US"/>
        </w:rPr>
      </w:pPr>
    </w:p>
    <w:p w14:paraId="2283D19E" w14:textId="77777777" w:rsidR="008C18AB" w:rsidRDefault="008C18AB" w:rsidP="004168D5">
      <w:pPr>
        <w:rPr>
          <w:rFonts w:ascii="Times" w:hAnsi="Times"/>
          <w:color w:val="4472C4" w:themeColor="accent1"/>
          <w:lang w:val="en-US"/>
        </w:rPr>
      </w:pPr>
    </w:p>
    <w:p w14:paraId="3CD23E1A" w14:textId="77777777" w:rsidR="008C18AB" w:rsidRDefault="008C18AB" w:rsidP="004168D5">
      <w:pPr>
        <w:rPr>
          <w:rFonts w:ascii="Times" w:hAnsi="Times"/>
          <w:color w:val="4472C4" w:themeColor="accent1"/>
          <w:lang w:val="en-US"/>
        </w:rPr>
      </w:pPr>
    </w:p>
    <w:p w14:paraId="24B0D21A" w14:textId="77777777" w:rsidR="008C18AB" w:rsidRDefault="008C18AB" w:rsidP="004168D5">
      <w:pPr>
        <w:rPr>
          <w:rFonts w:ascii="Times" w:hAnsi="Times"/>
          <w:color w:val="4472C4" w:themeColor="accent1"/>
          <w:lang w:val="en-US"/>
        </w:rPr>
      </w:pPr>
    </w:p>
    <w:p w14:paraId="7274BD90" w14:textId="77777777" w:rsidR="008C18AB" w:rsidRDefault="008C18AB" w:rsidP="004168D5">
      <w:pPr>
        <w:rPr>
          <w:rFonts w:ascii="Times" w:hAnsi="Times"/>
          <w:color w:val="4472C4" w:themeColor="accent1"/>
          <w:lang w:val="en-US"/>
        </w:rPr>
      </w:pPr>
    </w:p>
    <w:p w14:paraId="26643EF3" w14:textId="77777777" w:rsidR="008C18AB" w:rsidRDefault="008C18AB" w:rsidP="004168D5">
      <w:pPr>
        <w:rPr>
          <w:rFonts w:ascii="Times" w:hAnsi="Times"/>
          <w:color w:val="4472C4" w:themeColor="accent1"/>
          <w:lang w:val="en-US"/>
        </w:rPr>
      </w:pPr>
    </w:p>
    <w:p w14:paraId="31BDF2C6" w14:textId="77777777" w:rsidR="008C18AB" w:rsidRDefault="008C18AB" w:rsidP="004168D5">
      <w:pPr>
        <w:rPr>
          <w:rFonts w:ascii="Times" w:hAnsi="Times"/>
          <w:color w:val="4472C4" w:themeColor="accent1"/>
          <w:lang w:val="en-US"/>
        </w:rPr>
      </w:pPr>
    </w:p>
    <w:p w14:paraId="74D7BE47" w14:textId="6ECFB775" w:rsidR="004168D5" w:rsidRDefault="0012632B" w:rsidP="004168D5">
      <w:pPr>
        <w:rPr>
          <w:rFonts w:ascii="Times" w:hAnsi="Times"/>
          <w:color w:val="4472C4" w:themeColor="accent1"/>
          <w:lang w:val="en-US"/>
        </w:rPr>
      </w:pPr>
      <w:r>
        <w:rPr>
          <w:rFonts w:ascii="Times" w:hAnsi="Times"/>
          <w:color w:val="4472C4" w:themeColor="accent1"/>
          <w:lang w:val="en-US"/>
        </w:rPr>
        <w:t xml:space="preserve">[Journal 12: </w:t>
      </w:r>
      <w:r w:rsidR="004168D5" w:rsidRPr="004168D5">
        <w:rPr>
          <w:rFonts w:ascii="Times" w:hAnsi="Times"/>
          <w:color w:val="4472C4" w:themeColor="accent1"/>
          <w:lang w:val="en-US"/>
        </w:rPr>
        <w:t xml:space="preserve">If you could take home any animal from the zoo as a pet, which would you </w:t>
      </w:r>
      <w:proofErr w:type="gramStart"/>
      <w:r w:rsidR="004168D5" w:rsidRPr="004168D5">
        <w:rPr>
          <w:rFonts w:ascii="Times" w:hAnsi="Times"/>
          <w:color w:val="4472C4" w:themeColor="accent1"/>
          <w:lang w:val="en-US"/>
        </w:rPr>
        <w:t>choose?:</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1FA67B92" w14:textId="77777777" w:rsidR="008C18AB" w:rsidRDefault="008C18AB" w:rsidP="004168D5">
      <w:pPr>
        <w:rPr>
          <w:rFonts w:ascii="Times" w:hAnsi="Times"/>
          <w:color w:val="4472C4" w:themeColor="accent1"/>
          <w:lang w:val="en-US"/>
        </w:rPr>
      </w:pPr>
    </w:p>
    <w:p w14:paraId="22615747" w14:textId="77777777" w:rsidR="008C18AB" w:rsidRDefault="008C18AB" w:rsidP="004168D5">
      <w:pPr>
        <w:rPr>
          <w:rFonts w:ascii="Times" w:hAnsi="Times"/>
          <w:color w:val="4472C4" w:themeColor="accent1"/>
          <w:lang w:val="en-US"/>
        </w:rPr>
      </w:pPr>
    </w:p>
    <w:p w14:paraId="338214EC" w14:textId="77777777" w:rsidR="008C18AB" w:rsidRDefault="008C18AB" w:rsidP="004168D5">
      <w:pPr>
        <w:rPr>
          <w:rFonts w:ascii="Times" w:hAnsi="Times"/>
          <w:color w:val="4472C4" w:themeColor="accent1"/>
          <w:lang w:val="en-US"/>
        </w:rPr>
      </w:pPr>
    </w:p>
    <w:p w14:paraId="07A59FE0" w14:textId="77777777" w:rsidR="008C18AB" w:rsidRDefault="008C18AB" w:rsidP="004168D5">
      <w:pPr>
        <w:rPr>
          <w:rFonts w:ascii="Times" w:hAnsi="Times"/>
          <w:color w:val="4472C4" w:themeColor="accent1"/>
          <w:lang w:val="en-US"/>
        </w:rPr>
      </w:pPr>
    </w:p>
    <w:p w14:paraId="4016D82A" w14:textId="77777777" w:rsidR="008C18AB" w:rsidRDefault="008C18AB" w:rsidP="004168D5">
      <w:pPr>
        <w:rPr>
          <w:rFonts w:ascii="Times" w:hAnsi="Times"/>
          <w:color w:val="4472C4" w:themeColor="accent1"/>
          <w:lang w:val="en-US"/>
        </w:rPr>
      </w:pPr>
    </w:p>
    <w:p w14:paraId="1D2D3950" w14:textId="77777777" w:rsidR="008C18AB" w:rsidRDefault="008C18AB" w:rsidP="004168D5">
      <w:pPr>
        <w:rPr>
          <w:rFonts w:ascii="Times" w:hAnsi="Times"/>
          <w:color w:val="4472C4" w:themeColor="accent1"/>
          <w:lang w:val="en-US"/>
        </w:rPr>
      </w:pPr>
    </w:p>
    <w:p w14:paraId="70F5639C" w14:textId="77777777" w:rsidR="008C18AB" w:rsidRDefault="008C18AB" w:rsidP="004168D5">
      <w:pPr>
        <w:rPr>
          <w:rFonts w:ascii="Times" w:hAnsi="Times"/>
          <w:color w:val="4472C4" w:themeColor="accent1"/>
          <w:lang w:val="en-US"/>
        </w:rPr>
      </w:pPr>
    </w:p>
    <w:p w14:paraId="1594FC0E" w14:textId="77777777" w:rsidR="008C18AB" w:rsidRDefault="008C18AB" w:rsidP="004168D5">
      <w:pPr>
        <w:rPr>
          <w:rFonts w:ascii="Times" w:hAnsi="Times"/>
          <w:color w:val="4472C4" w:themeColor="accent1"/>
          <w:lang w:val="en-US"/>
        </w:rPr>
      </w:pPr>
    </w:p>
    <w:p w14:paraId="1868601D" w14:textId="77777777" w:rsidR="008C18AB" w:rsidRDefault="008C18AB" w:rsidP="004168D5">
      <w:pPr>
        <w:rPr>
          <w:rFonts w:ascii="Times" w:hAnsi="Times"/>
          <w:color w:val="4472C4" w:themeColor="accent1"/>
          <w:lang w:val="en-US"/>
        </w:rPr>
      </w:pPr>
    </w:p>
    <w:p w14:paraId="51D9D540" w14:textId="77777777" w:rsidR="008C18AB" w:rsidRDefault="008C18AB" w:rsidP="004168D5">
      <w:pPr>
        <w:rPr>
          <w:rFonts w:ascii="Times" w:hAnsi="Times"/>
          <w:color w:val="4472C4" w:themeColor="accent1"/>
          <w:lang w:val="en-US"/>
        </w:rPr>
      </w:pPr>
    </w:p>
    <w:p w14:paraId="4ABEF193" w14:textId="77777777" w:rsidR="008C18AB" w:rsidRDefault="008C18AB" w:rsidP="004168D5">
      <w:pPr>
        <w:rPr>
          <w:rFonts w:ascii="Times" w:hAnsi="Times"/>
          <w:color w:val="4472C4" w:themeColor="accent1"/>
          <w:lang w:val="en-US"/>
        </w:rPr>
      </w:pPr>
    </w:p>
    <w:p w14:paraId="1D0B3AA9" w14:textId="77777777" w:rsidR="008C18AB" w:rsidRDefault="008C18AB" w:rsidP="004168D5">
      <w:pPr>
        <w:rPr>
          <w:rFonts w:ascii="Times" w:hAnsi="Times"/>
          <w:color w:val="4472C4" w:themeColor="accent1"/>
          <w:lang w:val="en-US"/>
        </w:rPr>
      </w:pPr>
    </w:p>
    <w:p w14:paraId="7D08D7B6" w14:textId="77777777" w:rsidR="008C18AB" w:rsidRDefault="008C18AB" w:rsidP="004168D5">
      <w:pPr>
        <w:rPr>
          <w:rFonts w:ascii="Times" w:hAnsi="Times"/>
          <w:color w:val="4472C4" w:themeColor="accent1"/>
          <w:lang w:val="en-US"/>
        </w:rPr>
      </w:pPr>
    </w:p>
    <w:p w14:paraId="0E5D1D74" w14:textId="77777777" w:rsidR="008C18AB" w:rsidRDefault="008C18AB" w:rsidP="004168D5">
      <w:pPr>
        <w:rPr>
          <w:rFonts w:ascii="Times" w:hAnsi="Times"/>
          <w:color w:val="4472C4" w:themeColor="accent1"/>
          <w:lang w:val="en-US"/>
        </w:rPr>
      </w:pPr>
    </w:p>
    <w:p w14:paraId="1627B464" w14:textId="77777777" w:rsidR="008C18AB" w:rsidRDefault="008C18AB" w:rsidP="004168D5">
      <w:pPr>
        <w:rPr>
          <w:rFonts w:ascii="Times" w:hAnsi="Times"/>
          <w:color w:val="4472C4" w:themeColor="accent1"/>
          <w:lang w:val="en-US"/>
        </w:rPr>
      </w:pPr>
    </w:p>
    <w:p w14:paraId="12052ED9" w14:textId="77777777" w:rsidR="008C18AB" w:rsidRDefault="008C18AB" w:rsidP="004168D5">
      <w:pPr>
        <w:rPr>
          <w:rFonts w:ascii="Times" w:hAnsi="Times"/>
          <w:color w:val="4472C4" w:themeColor="accent1"/>
          <w:lang w:val="en-US"/>
        </w:rPr>
      </w:pPr>
    </w:p>
    <w:p w14:paraId="7AA98C35" w14:textId="77777777" w:rsidR="008C18AB" w:rsidRDefault="008C18AB" w:rsidP="004168D5">
      <w:pPr>
        <w:rPr>
          <w:rFonts w:ascii="Times" w:hAnsi="Times"/>
          <w:color w:val="4472C4" w:themeColor="accent1"/>
          <w:lang w:val="en-US"/>
        </w:rPr>
      </w:pPr>
    </w:p>
    <w:p w14:paraId="7A03F564" w14:textId="77777777" w:rsidR="008C18AB" w:rsidRDefault="008C18AB" w:rsidP="004168D5">
      <w:pPr>
        <w:rPr>
          <w:rFonts w:ascii="Times" w:hAnsi="Times"/>
          <w:color w:val="4472C4" w:themeColor="accent1"/>
          <w:lang w:val="en-US"/>
        </w:rPr>
      </w:pPr>
    </w:p>
    <w:p w14:paraId="1CFB5B66" w14:textId="77777777" w:rsidR="008C18AB" w:rsidRDefault="008C18AB" w:rsidP="004168D5">
      <w:pPr>
        <w:rPr>
          <w:rFonts w:ascii="Times" w:hAnsi="Times"/>
          <w:color w:val="4472C4" w:themeColor="accent1"/>
          <w:lang w:val="en-US"/>
        </w:rPr>
      </w:pPr>
    </w:p>
    <w:p w14:paraId="559EC22C" w14:textId="77777777" w:rsidR="008C18AB" w:rsidRDefault="008C18AB" w:rsidP="004168D5">
      <w:pPr>
        <w:rPr>
          <w:rFonts w:ascii="Times" w:hAnsi="Times"/>
          <w:color w:val="4472C4" w:themeColor="accent1"/>
          <w:lang w:val="en-US"/>
        </w:rPr>
      </w:pPr>
    </w:p>
    <w:p w14:paraId="7F9B1E10" w14:textId="77777777" w:rsidR="008C18AB" w:rsidRDefault="008C18AB" w:rsidP="004168D5">
      <w:pPr>
        <w:rPr>
          <w:rFonts w:ascii="Times" w:hAnsi="Times"/>
          <w:color w:val="4472C4" w:themeColor="accent1"/>
          <w:lang w:val="en-US"/>
        </w:rPr>
      </w:pPr>
    </w:p>
    <w:p w14:paraId="5212F7AE" w14:textId="77777777" w:rsidR="008C18AB" w:rsidRDefault="008C18AB" w:rsidP="004168D5">
      <w:pPr>
        <w:rPr>
          <w:rFonts w:ascii="Times" w:hAnsi="Times"/>
          <w:color w:val="4472C4" w:themeColor="accent1"/>
          <w:lang w:val="en-US"/>
        </w:rPr>
      </w:pPr>
    </w:p>
    <w:p w14:paraId="6A53C3C5" w14:textId="7CDD5501" w:rsidR="004168D5" w:rsidRPr="004168D5" w:rsidRDefault="0012632B" w:rsidP="004168D5">
      <w:pPr>
        <w:rPr>
          <w:rFonts w:ascii="Times" w:hAnsi="Times"/>
          <w:color w:val="4472C4" w:themeColor="accent1"/>
          <w:lang w:val="en-US"/>
        </w:rPr>
      </w:pPr>
      <w:r>
        <w:rPr>
          <w:rFonts w:ascii="Times" w:hAnsi="Times"/>
          <w:color w:val="4472C4" w:themeColor="accent1"/>
          <w:lang w:val="en-US"/>
        </w:rPr>
        <w:t xml:space="preserve">[Journal 12: </w:t>
      </w:r>
      <w:r w:rsidR="004168D5" w:rsidRPr="004168D5">
        <w:rPr>
          <w:rFonts w:ascii="Times" w:hAnsi="Times"/>
          <w:color w:val="4472C4" w:themeColor="accent1"/>
          <w:lang w:val="en-US"/>
        </w:rPr>
        <w:t xml:space="preserve">If you could take home any animal from the zoo as a pet, which would you </w:t>
      </w:r>
      <w:proofErr w:type="gramStart"/>
      <w:r w:rsidR="004168D5" w:rsidRPr="004168D5">
        <w:rPr>
          <w:rFonts w:ascii="Times" w:hAnsi="Times"/>
          <w:color w:val="4472C4" w:themeColor="accent1"/>
          <w:lang w:val="en-US"/>
        </w:rPr>
        <w:t>choose?:</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1A2DCE65" w14:textId="77777777" w:rsidR="004168D5" w:rsidRPr="004168D5" w:rsidRDefault="004168D5" w:rsidP="004168D5">
      <w:pPr>
        <w:ind w:left="360"/>
        <w:rPr>
          <w:rFonts w:ascii="Times" w:hAnsi="Times"/>
          <w:color w:val="4472C4" w:themeColor="accent1"/>
          <w:lang w:val="en-US"/>
        </w:rPr>
      </w:pPr>
    </w:p>
    <w:p w14:paraId="7B3DB9C5" w14:textId="77777777" w:rsidR="008C18AB" w:rsidRDefault="008C18AB" w:rsidP="004168D5">
      <w:pPr>
        <w:rPr>
          <w:rFonts w:ascii="Times" w:hAnsi="Times"/>
          <w:color w:val="4472C4" w:themeColor="accent1"/>
          <w:lang w:val="en-US"/>
        </w:rPr>
      </w:pPr>
    </w:p>
    <w:p w14:paraId="22A2C921" w14:textId="77777777" w:rsidR="008C18AB" w:rsidRDefault="008C18AB" w:rsidP="004168D5">
      <w:pPr>
        <w:rPr>
          <w:rFonts w:ascii="Times" w:hAnsi="Times"/>
          <w:color w:val="4472C4" w:themeColor="accent1"/>
          <w:lang w:val="en-US"/>
        </w:rPr>
      </w:pPr>
    </w:p>
    <w:p w14:paraId="69A72175" w14:textId="77777777" w:rsidR="008C18AB" w:rsidRDefault="008C18AB" w:rsidP="004168D5">
      <w:pPr>
        <w:rPr>
          <w:rFonts w:ascii="Times" w:hAnsi="Times"/>
          <w:color w:val="4472C4" w:themeColor="accent1"/>
          <w:lang w:val="en-US"/>
        </w:rPr>
      </w:pPr>
    </w:p>
    <w:p w14:paraId="6F9015C4" w14:textId="77777777" w:rsidR="008C18AB" w:rsidRDefault="008C18AB" w:rsidP="004168D5">
      <w:pPr>
        <w:rPr>
          <w:rFonts w:ascii="Times" w:hAnsi="Times"/>
          <w:color w:val="4472C4" w:themeColor="accent1"/>
          <w:lang w:val="en-US"/>
        </w:rPr>
      </w:pPr>
    </w:p>
    <w:p w14:paraId="6422DFA3" w14:textId="77777777" w:rsidR="008C18AB" w:rsidRDefault="008C18AB" w:rsidP="004168D5">
      <w:pPr>
        <w:rPr>
          <w:rFonts w:ascii="Times" w:hAnsi="Times"/>
          <w:color w:val="4472C4" w:themeColor="accent1"/>
          <w:lang w:val="en-US"/>
        </w:rPr>
      </w:pPr>
    </w:p>
    <w:p w14:paraId="3F97E7B7" w14:textId="77777777" w:rsidR="008C18AB" w:rsidRDefault="008C18AB" w:rsidP="004168D5">
      <w:pPr>
        <w:rPr>
          <w:rFonts w:ascii="Times" w:hAnsi="Times"/>
          <w:color w:val="4472C4" w:themeColor="accent1"/>
          <w:lang w:val="en-US"/>
        </w:rPr>
      </w:pPr>
    </w:p>
    <w:p w14:paraId="5EC5D5C8" w14:textId="77777777" w:rsidR="008C18AB" w:rsidRDefault="008C18AB" w:rsidP="004168D5">
      <w:pPr>
        <w:rPr>
          <w:rFonts w:ascii="Times" w:hAnsi="Times"/>
          <w:color w:val="4472C4" w:themeColor="accent1"/>
          <w:lang w:val="en-US"/>
        </w:rPr>
      </w:pPr>
    </w:p>
    <w:p w14:paraId="37BCFD51" w14:textId="77777777" w:rsidR="008C18AB" w:rsidRDefault="008C18AB" w:rsidP="004168D5">
      <w:pPr>
        <w:rPr>
          <w:rFonts w:ascii="Times" w:hAnsi="Times"/>
          <w:color w:val="4472C4" w:themeColor="accent1"/>
          <w:lang w:val="en-US"/>
        </w:rPr>
      </w:pPr>
    </w:p>
    <w:p w14:paraId="3665EA8E" w14:textId="77777777" w:rsidR="008C18AB" w:rsidRDefault="008C18AB" w:rsidP="004168D5">
      <w:pPr>
        <w:rPr>
          <w:rFonts w:ascii="Times" w:hAnsi="Times"/>
          <w:color w:val="4472C4" w:themeColor="accent1"/>
          <w:lang w:val="en-US"/>
        </w:rPr>
      </w:pPr>
    </w:p>
    <w:p w14:paraId="1212F40E" w14:textId="77777777" w:rsidR="008C18AB" w:rsidRDefault="008C18AB" w:rsidP="004168D5">
      <w:pPr>
        <w:rPr>
          <w:rFonts w:ascii="Times" w:hAnsi="Times"/>
          <w:color w:val="4472C4" w:themeColor="accent1"/>
          <w:lang w:val="en-US"/>
        </w:rPr>
      </w:pPr>
    </w:p>
    <w:p w14:paraId="5FB5B49E" w14:textId="77777777" w:rsidR="008C18AB" w:rsidRDefault="008C18AB" w:rsidP="004168D5">
      <w:pPr>
        <w:rPr>
          <w:rFonts w:ascii="Times" w:hAnsi="Times"/>
          <w:color w:val="4472C4" w:themeColor="accent1"/>
          <w:lang w:val="en-US"/>
        </w:rPr>
      </w:pPr>
    </w:p>
    <w:p w14:paraId="7C85C2B9" w14:textId="77777777" w:rsidR="008C18AB" w:rsidRDefault="008C18AB" w:rsidP="004168D5">
      <w:pPr>
        <w:rPr>
          <w:rFonts w:ascii="Times" w:hAnsi="Times"/>
          <w:color w:val="4472C4" w:themeColor="accent1"/>
          <w:lang w:val="en-US"/>
        </w:rPr>
      </w:pPr>
    </w:p>
    <w:p w14:paraId="47525841" w14:textId="77777777" w:rsidR="008C18AB" w:rsidRDefault="008C18AB" w:rsidP="004168D5">
      <w:pPr>
        <w:rPr>
          <w:rFonts w:ascii="Times" w:hAnsi="Times"/>
          <w:color w:val="4472C4" w:themeColor="accent1"/>
          <w:lang w:val="en-US"/>
        </w:rPr>
      </w:pPr>
    </w:p>
    <w:p w14:paraId="3F258945" w14:textId="77777777" w:rsidR="008C18AB" w:rsidRDefault="008C18AB" w:rsidP="004168D5">
      <w:pPr>
        <w:rPr>
          <w:rFonts w:ascii="Times" w:hAnsi="Times"/>
          <w:color w:val="4472C4" w:themeColor="accent1"/>
          <w:lang w:val="en-US"/>
        </w:rPr>
      </w:pPr>
    </w:p>
    <w:p w14:paraId="6584B503" w14:textId="77777777" w:rsidR="008C18AB" w:rsidRDefault="008C18AB" w:rsidP="004168D5">
      <w:pPr>
        <w:rPr>
          <w:rFonts w:ascii="Times" w:hAnsi="Times"/>
          <w:color w:val="4472C4" w:themeColor="accent1"/>
          <w:lang w:val="en-US"/>
        </w:rPr>
      </w:pPr>
    </w:p>
    <w:p w14:paraId="244AFC2D" w14:textId="77777777" w:rsidR="008C18AB" w:rsidRDefault="008C18AB" w:rsidP="004168D5">
      <w:pPr>
        <w:rPr>
          <w:rFonts w:ascii="Times" w:hAnsi="Times"/>
          <w:color w:val="4472C4" w:themeColor="accent1"/>
          <w:lang w:val="en-US"/>
        </w:rPr>
      </w:pPr>
    </w:p>
    <w:p w14:paraId="3466E862" w14:textId="77777777" w:rsidR="008C18AB" w:rsidRDefault="008C18AB" w:rsidP="004168D5">
      <w:pPr>
        <w:rPr>
          <w:rFonts w:ascii="Times" w:hAnsi="Times"/>
          <w:color w:val="4472C4" w:themeColor="accent1"/>
          <w:lang w:val="en-US"/>
        </w:rPr>
      </w:pPr>
    </w:p>
    <w:p w14:paraId="400FF328" w14:textId="77777777" w:rsidR="008C18AB" w:rsidRDefault="008C18AB" w:rsidP="004168D5">
      <w:pPr>
        <w:rPr>
          <w:rFonts w:ascii="Times" w:hAnsi="Times"/>
          <w:color w:val="4472C4" w:themeColor="accent1"/>
          <w:lang w:val="en-US"/>
        </w:rPr>
      </w:pPr>
    </w:p>
    <w:p w14:paraId="1A10724B" w14:textId="77777777" w:rsidR="008C18AB" w:rsidRDefault="008C18AB" w:rsidP="004168D5">
      <w:pPr>
        <w:rPr>
          <w:rFonts w:ascii="Times" w:hAnsi="Times"/>
          <w:color w:val="4472C4" w:themeColor="accent1"/>
          <w:lang w:val="en-US"/>
        </w:rPr>
      </w:pPr>
    </w:p>
    <w:p w14:paraId="2C5CDC8D" w14:textId="77777777" w:rsidR="008C18AB" w:rsidRDefault="008C18AB" w:rsidP="004168D5">
      <w:pPr>
        <w:rPr>
          <w:rFonts w:ascii="Times" w:hAnsi="Times"/>
          <w:color w:val="4472C4" w:themeColor="accent1"/>
          <w:lang w:val="en-US"/>
        </w:rPr>
      </w:pPr>
    </w:p>
    <w:p w14:paraId="0401DBE9" w14:textId="77777777" w:rsidR="008C18AB" w:rsidRDefault="008C18AB" w:rsidP="004168D5">
      <w:pPr>
        <w:rPr>
          <w:rFonts w:ascii="Times" w:hAnsi="Times"/>
          <w:color w:val="4472C4" w:themeColor="accent1"/>
          <w:lang w:val="en-US"/>
        </w:rPr>
      </w:pPr>
    </w:p>
    <w:p w14:paraId="74243061" w14:textId="77777777" w:rsidR="008C18AB" w:rsidRDefault="008C18AB" w:rsidP="004168D5">
      <w:pPr>
        <w:rPr>
          <w:rFonts w:ascii="Times" w:hAnsi="Times"/>
          <w:color w:val="4472C4" w:themeColor="accent1"/>
          <w:lang w:val="en-US"/>
        </w:rPr>
      </w:pPr>
    </w:p>
    <w:p w14:paraId="3FDB91FE" w14:textId="77777777" w:rsidR="008C18AB" w:rsidRDefault="008C18AB" w:rsidP="004168D5">
      <w:pPr>
        <w:rPr>
          <w:rFonts w:ascii="Times" w:hAnsi="Times"/>
          <w:color w:val="4472C4" w:themeColor="accent1"/>
          <w:lang w:val="en-US"/>
        </w:rPr>
      </w:pPr>
    </w:p>
    <w:p w14:paraId="13ABA221" w14:textId="2B60E91C" w:rsidR="004168D5" w:rsidRDefault="0012632B" w:rsidP="004168D5">
      <w:pPr>
        <w:rPr>
          <w:rFonts w:ascii="Times" w:hAnsi="Times"/>
          <w:color w:val="4472C4" w:themeColor="accent1"/>
          <w:lang w:val="en-US"/>
        </w:rPr>
      </w:pPr>
      <w:r>
        <w:rPr>
          <w:rFonts w:ascii="Times" w:hAnsi="Times"/>
          <w:color w:val="4472C4" w:themeColor="accent1"/>
          <w:lang w:val="en-US"/>
        </w:rPr>
        <w:t xml:space="preserve">[Journal 13: </w:t>
      </w:r>
      <w:r w:rsidR="004168D5" w:rsidRPr="004168D5">
        <w:rPr>
          <w:rFonts w:ascii="Times" w:hAnsi="Times"/>
          <w:color w:val="4472C4" w:themeColor="accent1"/>
          <w:lang w:val="en-US"/>
        </w:rPr>
        <w:t xml:space="preserve">What is your favorite way to show your </w:t>
      </w:r>
      <w:proofErr w:type="gramStart"/>
      <w:r w:rsidR="004168D5" w:rsidRPr="004168D5">
        <w:rPr>
          <w:rFonts w:ascii="Times" w:hAnsi="Times"/>
          <w:color w:val="4472C4" w:themeColor="accent1"/>
          <w:lang w:val="en-US"/>
        </w:rPr>
        <w:t>individuality?:</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755F807E" w14:textId="77777777" w:rsidR="008C18AB" w:rsidRDefault="008C18AB" w:rsidP="004168D5">
      <w:pPr>
        <w:rPr>
          <w:rFonts w:ascii="Times" w:hAnsi="Times"/>
          <w:color w:val="4472C4" w:themeColor="accent1"/>
          <w:lang w:val="en-US"/>
        </w:rPr>
      </w:pPr>
    </w:p>
    <w:p w14:paraId="58ABBC88" w14:textId="77777777" w:rsidR="008C18AB" w:rsidRDefault="008C18AB" w:rsidP="004168D5">
      <w:pPr>
        <w:rPr>
          <w:rFonts w:ascii="Times" w:hAnsi="Times"/>
          <w:color w:val="4472C4" w:themeColor="accent1"/>
          <w:lang w:val="en-US"/>
        </w:rPr>
      </w:pPr>
    </w:p>
    <w:p w14:paraId="13A9B540" w14:textId="77777777" w:rsidR="008C18AB" w:rsidRDefault="008C18AB" w:rsidP="004168D5">
      <w:pPr>
        <w:rPr>
          <w:rFonts w:ascii="Times" w:hAnsi="Times"/>
          <w:color w:val="4472C4" w:themeColor="accent1"/>
          <w:lang w:val="en-US"/>
        </w:rPr>
      </w:pPr>
    </w:p>
    <w:p w14:paraId="05ECFDF4" w14:textId="77777777" w:rsidR="008C18AB" w:rsidRDefault="008C18AB" w:rsidP="004168D5">
      <w:pPr>
        <w:rPr>
          <w:rFonts w:ascii="Times" w:hAnsi="Times"/>
          <w:color w:val="4472C4" w:themeColor="accent1"/>
          <w:lang w:val="en-US"/>
        </w:rPr>
      </w:pPr>
    </w:p>
    <w:p w14:paraId="2F1290BE" w14:textId="77777777" w:rsidR="008C18AB" w:rsidRDefault="008C18AB" w:rsidP="004168D5">
      <w:pPr>
        <w:rPr>
          <w:rFonts w:ascii="Times" w:hAnsi="Times"/>
          <w:color w:val="4472C4" w:themeColor="accent1"/>
          <w:lang w:val="en-US"/>
        </w:rPr>
      </w:pPr>
    </w:p>
    <w:p w14:paraId="319C73DC" w14:textId="77777777" w:rsidR="008C18AB" w:rsidRDefault="008C18AB" w:rsidP="004168D5">
      <w:pPr>
        <w:rPr>
          <w:rFonts w:ascii="Times" w:hAnsi="Times"/>
          <w:color w:val="4472C4" w:themeColor="accent1"/>
          <w:lang w:val="en-US"/>
        </w:rPr>
      </w:pPr>
    </w:p>
    <w:p w14:paraId="08674FF7" w14:textId="77777777" w:rsidR="008C18AB" w:rsidRDefault="008C18AB" w:rsidP="004168D5">
      <w:pPr>
        <w:rPr>
          <w:rFonts w:ascii="Times" w:hAnsi="Times"/>
          <w:color w:val="4472C4" w:themeColor="accent1"/>
          <w:lang w:val="en-US"/>
        </w:rPr>
      </w:pPr>
    </w:p>
    <w:p w14:paraId="2DA9FA53" w14:textId="77777777" w:rsidR="008C18AB" w:rsidRDefault="008C18AB" w:rsidP="004168D5">
      <w:pPr>
        <w:rPr>
          <w:rFonts w:ascii="Times" w:hAnsi="Times"/>
          <w:color w:val="4472C4" w:themeColor="accent1"/>
          <w:lang w:val="en-US"/>
        </w:rPr>
      </w:pPr>
    </w:p>
    <w:p w14:paraId="0D886744" w14:textId="77777777" w:rsidR="008C18AB" w:rsidRDefault="008C18AB" w:rsidP="004168D5">
      <w:pPr>
        <w:rPr>
          <w:rFonts w:ascii="Times" w:hAnsi="Times"/>
          <w:color w:val="4472C4" w:themeColor="accent1"/>
          <w:lang w:val="en-US"/>
        </w:rPr>
      </w:pPr>
    </w:p>
    <w:p w14:paraId="06016225" w14:textId="77777777" w:rsidR="008C18AB" w:rsidRDefault="008C18AB" w:rsidP="004168D5">
      <w:pPr>
        <w:rPr>
          <w:rFonts w:ascii="Times" w:hAnsi="Times"/>
          <w:color w:val="4472C4" w:themeColor="accent1"/>
          <w:lang w:val="en-US"/>
        </w:rPr>
      </w:pPr>
    </w:p>
    <w:p w14:paraId="004C42DC" w14:textId="77777777" w:rsidR="008C18AB" w:rsidRDefault="008C18AB" w:rsidP="004168D5">
      <w:pPr>
        <w:rPr>
          <w:rFonts w:ascii="Times" w:hAnsi="Times"/>
          <w:color w:val="4472C4" w:themeColor="accent1"/>
          <w:lang w:val="en-US"/>
        </w:rPr>
      </w:pPr>
    </w:p>
    <w:p w14:paraId="05C3AD5B" w14:textId="77777777" w:rsidR="008C18AB" w:rsidRDefault="008C18AB" w:rsidP="004168D5">
      <w:pPr>
        <w:rPr>
          <w:rFonts w:ascii="Times" w:hAnsi="Times"/>
          <w:color w:val="4472C4" w:themeColor="accent1"/>
          <w:lang w:val="en-US"/>
        </w:rPr>
      </w:pPr>
    </w:p>
    <w:p w14:paraId="6E813D0E" w14:textId="77777777" w:rsidR="008C18AB" w:rsidRDefault="008C18AB" w:rsidP="004168D5">
      <w:pPr>
        <w:rPr>
          <w:rFonts w:ascii="Times" w:hAnsi="Times"/>
          <w:color w:val="4472C4" w:themeColor="accent1"/>
          <w:lang w:val="en-US"/>
        </w:rPr>
      </w:pPr>
    </w:p>
    <w:p w14:paraId="5DE001CC" w14:textId="77777777" w:rsidR="008C18AB" w:rsidRDefault="008C18AB" w:rsidP="004168D5">
      <w:pPr>
        <w:rPr>
          <w:rFonts w:ascii="Times" w:hAnsi="Times"/>
          <w:color w:val="4472C4" w:themeColor="accent1"/>
          <w:lang w:val="en-US"/>
        </w:rPr>
      </w:pPr>
    </w:p>
    <w:p w14:paraId="43EC3C1E" w14:textId="77777777" w:rsidR="008C18AB" w:rsidRDefault="008C18AB" w:rsidP="004168D5">
      <w:pPr>
        <w:rPr>
          <w:rFonts w:ascii="Times" w:hAnsi="Times"/>
          <w:color w:val="4472C4" w:themeColor="accent1"/>
          <w:lang w:val="en-US"/>
        </w:rPr>
      </w:pPr>
    </w:p>
    <w:p w14:paraId="03C33E8B" w14:textId="77777777" w:rsidR="008C18AB" w:rsidRDefault="008C18AB" w:rsidP="004168D5">
      <w:pPr>
        <w:rPr>
          <w:rFonts w:ascii="Times" w:hAnsi="Times"/>
          <w:color w:val="4472C4" w:themeColor="accent1"/>
          <w:lang w:val="en-US"/>
        </w:rPr>
      </w:pPr>
    </w:p>
    <w:p w14:paraId="4C50918F" w14:textId="77777777" w:rsidR="008C18AB" w:rsidRDefault="008C18AB" w:rsidP="004168D5">
      <w:pPr>
        <w:rPr>
          <w:rFonts w:ascii="Times" w:hAnsi="Times"/>
          <w:color w:val="4472C4" w:themeColor="accent1"/>
          <w:lang w:val="en-US"/>
        </w:rPr>
      </w:pPr>
    </w:p>
    <w:p w14:paraId="22B13878" w14:textId="77777777" w:rsidR="008C18AB" w:rsidRDefault="008C18AB" w:rsidP="004168D5">
      <w:pPr>
        <w:rPr>
          <w:rFonts w:ascii="Times" w:hAnsi="Times"/>
          <w:color w:val="4472C4" w:themeColor="accent1"/>
          <w:lang w:val="en-US"/>
        </w:rPr>
      </w:pPr>
    </w:p>
    <w:p w14:paraId="63801799" w14:textId="77777777" w:rsidR="008C18AB" w:rsidRDefault="008C18AB" w:rsidP="004168D5">
      <w:pPr>
        <w:rPr>
          <w:rFonts w:ascii="Times" w:hAnsi="Times"/>
          <w:color w:val="4472C4" w:themeColor="accent1"/>
          <w:lang w:val="en-US"/>
        </w:rPr>
      </w:pPr>
    </w:p>
    <w:p w14:paraId="24C82625" w14:textId="77777777" w:rsidR="008C18AB" w:rsidRDefault="008C18AB" w:rsidP="004168D5">
      <w:pPr>
        <w:rPr>
          <w:rFonts w:ascii="Times" w:hAnsi="Times"/>
          <w:color w:val="4472C4" w:themeColor="accent1"/>
          <w:lang w:val="en-US"/>
        </w:rPr>
      </w:pPr>
    </w:p>
    <w:p w14:paraId="26241A71" w14:textId="77777777" w:rsidR="008C18AB" w:rsidRDefault="008C18AB" w:rsidP="004168D5">
      <w:pPr>
        <w:rPr>
          <w:rFonts w:ascii="Times" w:hAnsi="Times"/>
          <w:color w:val="4472C4" w:themeColor="accent1"/>
          <w:lang w:val="en-US"/>
        </w:rPr>
      </w:pPr>
    </w:p>
    <w:p w14:paraId="5B83C4D1" w14:textId="77777777" w:rsidR="008C18AB" w:rsidRDefault="008C18AB" w:rsidP="004168D5">
      <w:pPr>
        <w:rPr>
          <w:rFonts w:ascii="Times" w:hAnsi="Times"/>
          <w:color w:val="4472C4" w:themeColor="accent1"/>
          <w:lang w:val="en-US"/>
        </w:rPr>
      </w:pPr>
    </w:p>
    <w:p w14:paraId="58365A49" w14:textId="52171B6B" w:rsidR="004168D5" w:rsidRPr="004168D5" w:rsidRDefault="0012632B" w:rsidP="004168D5">
      <w:pPr>
        <w:rPr>
          <w:rFonts w:ascii="Times" w:hAnsi="Times"/>
          <w:color w:val="4472C4" w:themeColor="accent1"/>
          <w:lang w:val="en-US"/>
        </w:rPr>
      </w:pPr>
      <w:r>
        <w:rPr>
          <w:rFonts w:ascii="Times" w:hAnsi="Times"/>
          <w:color w:val="4472C4" w:themeColor="accent1"/>
          <w:lang w:val="en-US"/>
        </w:rPr>
        <w:t xml:space="preserve">[Journal 13: </w:t>
      </w:r>
      <w:r w:rsidR="004168D5" w:rsidRPr="004168D5">
        <w:rPr>
          <w:rFonts w:ascii="Times" w:hAnsi="Times"/>
          <w:color w:val="4472C4" w:themeColor="accent1"/>
          <w:lang w:val="en-US"/>
        </w:rPr>
        <w:t xml:space="preserve">What is your favorite way to show your </w:t>
      </w:r>
      <w:proofErr w:type="gramStart"/>
      <w:r w:rsidR="004168D5" w:rsidRPr="004168D5">
        <w:rPr>
          <w:rFonts w:ascii="Times" w:hAnsi="Times"/>
          <w:color w:val="4472C4" w:themeColor="accent1"/>
          <w:lang w:val="en-US"/>
        </w:rPr>
        <w:t>individuality?:</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0119DCC0" w14:textId="77777777" w:rsidR="004168D5" w:rsidRPr="004168D5" w:rsidRDefault="004168D5" w:rsidP="004168D5">
      <w:pPr>
        <w:ind w:left="360"/>
        <w:rPr>
          <w:rFonts w:ascii="Times" w:hAnsi="Times"/>
          <w:color w:val="4472C4" w:themeColor="accent1"/>
          <w:lang w:val="en-US"/>
        </w:rPr>
      </w:pPr>
    </w:p>
    <w:p w14:paraId="675BECE4" w14:textId="77777777" w:rsidR="008C18AB" w:rsidRDefault="008C18AB" w:rsidP="004168D5">
      <w:pPr>
        <w:rPr>
          <w:rFonts w:ascii="Times" w:hAnsi="Times"/>
          <w:color w:val="4472C4" w:themeColor="accent1"/>
          <w:lang w:val="en-US"/>
        </w:rPr>
      </w:pPr>
    </w:p>
    <w:p w14:paraId="0F4F2562" w14:textId="77777777" w:rsidR="008C18AB" w:rsidRDefault="008C18AB" w:rsidP="004168D5">
      <w:pPr>
        <w:rPr>
          <w:rFonts w:ascii="Times" w:hAnsi="Times"/>
          <w:color w:val="4472C4" w:themeColor="accent1"/>
          <w:lang w:val="en-US"/>
        </w:rPr>
      </w:pPr>
    </w:p>
    <w:p w14:paraId="114CAA69" w14:textId="77777777" w:rsidR="008C18AB" w:rsidRDefault="008C18AB" w:rsidP="004168D5">
      <w:pPr>
        <w:rPr>
          <w:rFonts w:ascii="Times" w:hAnsi="Times"/>
          <w:color w:val="4472C4" w:themeColor="accent1"/>
          <w:lang w:val="en-US"/>
        </w:rPr>
      </w:pPr>
    </w:p>
    <w:p w14:paraId="309DFE55" w14:textId="77777777" w:rsidR="008C18AB" w:rsidRDefault="008C18AB" w:rsidP="004168D5">
      <w:pPr>
        <w:rPr>
          <w:rFonts w:ascii="Times" w:hAnsi="Times"/>
          <w:color w:val="4472C4" w:themeColor="accent1"/>
          <w:lang w:val="en-US"/>
        </w:rPr>
      </w:pPr>
    </w:p>
    <w:p w14:paraId="118C990E" w14:textId="77777777" w:rsidR="008C18AB" w:rsidRDefault="008C18AB" w:rsidP="004168D5">
      <w:pPr>
        <w:rPr>
          <w:rFonts w:ascii="Times" w:hAnsi="Times"/>
          <w:color w:val="4472C4" w:themeColor="accent1"/>
          <w:lang w:val="en-US"/>
        </w:rPr>
      </w:pPr>
    </w:p>
    <w:p w14:paraId="5D969DCF" w14:textId="77777777" w:rsidR="008C18AB" w:rsidRDefault="008C18AB" w:rsidP="004168D5">
      <w:pPr>
        <w:rPr>
          <w:rFonts w:ascii="Times" w:hAnsi="Times"/>
          <w:color w:val="4472C4" w:themeColor="accent1"/>
          <w:lang w:val="en-US"/>
        </w:rPr>
      </w:pPr>
    </w:p>
    <w:p w14:paraId="513C2B86" w14:textId="77777777" w:rsidR="008C18AB" w:rsidRDefault="008C18AB" w:rsidP="004168D5">
      <w:pPr>
        <w:rPr>
          <w:rFonts w:ascii="Times" w:hAnsi="Times"/>
          <w:color w:val="4472C4" w:themeColor="accent1"/>
          <w:lang w:val="en-US"/>
        </w:rPr>
      </w:pPr>
    </w:p>
    <w:p w14:paraId="222E7B94" w14:textId="77777777" w:rsidR="008C18AB" w:rsidRDefault="008C18AB" w:rsidP="004168D5">
      <w:pPr>
        <w:rPr>
          <w:rFonts w:ascii="Times" w:hAnsi="Times"/>
          <w:color w:val="4472C4" w:themeColor="accent1"/>
          <w:lang w:val="en-US"/>
        </w:rPr>
      </w:pPr>
    </w:p>
    <w:p w14:paraId="113EA325" w14:textId="77777777" w:rsidR="008C18AB" w:rsidRDefault="008C18AB" w:rsidP="004168D5">
      <w:pPr>
        <w:rPr>
          <w:rFonts w:ascii="Times" w:hAnsi="Times"/>
          <w:color w:val="4472C4" w:themeColor="accent1"/>
          <w:lang w:val="en-US"/>
        </w:rPr>
      </w:pPr>
    </w:p>
    <w:p w14:paraId="0E3B6B02" w14:textId="77777777" w:rsidR="008C18AB" w:rsidRDefault="008C18AB" w:rsidP="004168D5">
      <w:pPr>
        <w:rPr>
          <w:rFonts w:ascii="Times" w:hAnsi="Times"/>
          <w:color w:val="4472C4" w:themeColor="accent1"/>
          <w:lang w:val="en-US"/>
        </w:rPr>
      </w:pPr>
    </w:p>
    <w:p w14:paraId="3DA451DB" w14:textId="77777777" w:rsidR="008C18AB" w:rsidRDefault="008C18AB" w:rsidP="004168D5">
      <w:pPr>
        <w:rPr>
          <w:rFonts w:ascii="Times" w:hAnsi="Times"/>
          <w:color w:val="4472C4" w:themeColor="accent1"/>
          <w:lang w:val="en-US"/>
        </w:rPr>
      </w:pPr>
    </w:p>
    <w:p w14:paraId="649B6D1B" w14:textId="77777777" w:rsidR="008C18AB" w:rsidRDefault="008C18AB" w:rsidP="004168D5">
      <w:pPr>
        <w:rPr>
          <w:rFonts w:ascii="Times" w:hAnsi="Times"/>
          <w:color w:val="4472C4" w:themeColor="accent1"/>
          <w:lang w:val="en-US"/>
        </w:rPr>
      </w:pPr>
    </w:p>
    <w:p w14:paraId="07F87C3B" w14:textId="77777777" w:rsidR="008C18AB" w:rsidRDefault="008C18AB" w:rsidP="004168D5">
      <w:pPr>
        <w:rPr>
          <w:rFonts w:ascii="Times" w:hAnsi="Times"/>
          <w:color w:val="4472C4" w:themeColor="accent1"/>
          <w:lang w:val="en-US"/>
        </w:rPr>
      </w:pPr>
    </w:p>
    <w:p w14:paraId="60352285" w14:textId="77777777" w:rsidR="008C18AB" w:rsidRDefault="008C18AB" w:rsidP="004168D5">
      <w:pPr>
        <w:rPr>
          <w:rFonts w:ascii="Times" w:hAnsi="Times"/>
          <w:color w:val="4472C4" w:themeColor="accent1"/>
          <w:lang w:val="en-US"/>
        </w:rPr>
      </w:pPr>
    </w:p>
    <w:p w14:paraId="76C4DB75" w14:textId="77777777" w:rsidR="008C18AB" w:rsidRDefault="008C18AB" w:rsidP="004168D5">
      <w:pPr>
        <w:rPr>
          <w:rFonts w:ascii="Times" w:hAnsi="Times"/>
          <w:color w:val="4472C4" w:themeColor="accent1"/>
          <w:lang w:val="en-US"/>
        </w:rPr>
      </w:pPr>
    </w:p>
    <w:p w14:paraId="7732DD92" w14:textId="77777777" w:rsidR="008C18AB" w:rsidRDefault="008C18AB" w:rsidP="004168D5">
      <w:pPr>
        <w:rPr>
          <w:rFonts w:ascii="Times" w:hAnsi="Times"/>
          <w:color w:val="4472C4" w:themeColor="accent1"/>
          <w:lang w:val="en-US"/>
        </w:rPr>
      </w:pPr>
    </w:p>
    <w:p w14:paraId="27860935" w14:textId="77777777" w:rsidR="008C18AB" w:rsidRDefault="008C18AB" w:rsidP="004168D5">
      <w:pPr>
        <w:rPr>
          <w:rFonts w:ascii="Times" w:hAnsi="Times"/>
          <w:color w:val="4472C4" w:themeColor="accent1"/>
          <w:lang w:val="en-US"/>
        </w:rPr>
      </w:pPr>
    </w:p>
    <w:p w14:paraId="3AB0C541" w14:textId="77777777" w:rsidR="008C18AB" w:rsidRDefault="008C18AB" w:rsidP="004168D5">
      <w:pPr>
        <w:rPr>
          <w:rFonts w:ascii="Times" w:hAnsi="Times"/>
          <w:color w:val="4472C4" w:themeColor="accent1"/>
          <w:lang w:val="en-US"/>
        </w:rPr>
      </w:pPr>
    </w:p>
    <w:p w14:paraId="5E09FB09" w14:textId="77777777" w:rsidR="008C18AB" w:rsidRDefault="008C18AB" w:rsidP="004168D5">
      <w:pPr>
        <w:rPr>
          <w:rFonts w:ascii="Times" w:hAnsi="Times"/>
          <w:color w:val="4472C4" w:themeColor="accent1"/>
          <w:lang w:val="en-US"/>
        </w:rPr>
      </w:pPr>
    </w:p>
    <w:p w14:paraId="05EA8716" w14:textId="77777777" w:rsidR="008C18AB" w:rsidRDefault="008C18AB" w:rsidP="004168D5">
      <w:pPr>
        <w:rPr>
          <w:rFonts w:ascii="Times" w:hAnsi="Times"/>
          <w:color w:val="4472C4" w:themeColor="accent1"/>
          <w:lang w:val="en-US"/>
        </w:rPr>
      </w:pPr>
    </w:p>
    <w:p w14:paraId="541029D5" w14:textId="77777777" w:rsidR="008C18AB" w:rsidRDefault="008C18AB" w:rsidP="004168D5">
      <w:pPr>
        <w:rPr>
          <w:rFonts w:ascii="Times" w:hAnsi="Times"/>
          <w:color w:val="4472C4" w:themeColor="accent1"/>
          <w:lang w:val="en-US"/>
        </w:rPr>
      </w:pPr>
    </w:p>
    <w:p w14:paraId="28495876" w14:textId="77777777" w:rsidR="008C18AB" w:rsidRDefault="008C18AB" w:rsidP="004168D5">
      <w:pPr>
        <w:rPr>
          <w:rFonts w:ascii="Times" w:hAnsi="Times"/>
          <w:color w:val="4472C4" w:themeColor="accent1"/>
          <w:lang w:val="en-US"/>
        </w:rPr>
      </w:pPr>
    </w:p>
    <w:p w14:paraId="6BB5C02B" w14:textId="77777777" w:rsidR="008C18AB" w:rsidRDefault="008C18AB" w:rsidP="004168D5">
      <w:pPr>
        <w:rPr>
          <w:rFonts w:ascii="Times" w:hAnsi="Times"/>
          <w:color w:val="4472C4" w:themeColor="accent1"/>
          <w:lang w:val="en-US"/>
        </w:rPr>
      </w:pPr>
    </w:p>
    <w:p w14:paraId="500F7018" w14:textId="77777777" w:rsidR="008C18AB" w:rsidRDefault="008C18AB" w:rsidP="004168D5">
      <w:pPr>
        <w:rPr>
          <w:rFonts w:ascii="Times" w:hAnsi="Times"/>
          <w:color w:val="4472C4" w:themeColor="accent1"/>
          <w:lang w:val="en-US"/>
        </w:rPr>
      </w:pPr>
    </w:p>
    <w:p w14:paraId="3471A721" w14:textId="77777777" w:rsidR="008C18AB" w:rsidRDefault="008C18AB" w:rsidP="004168D5">
      <w:pPr>
        <w:rPr>
          <w:rFonts w:ascii="Times" w:hAnsi="Times"/>
          <w:color w:val="4472C4" w:themeColor="accent1"/>
          <w:lang w:val="en-US"/>
        </w:rPr>
      </w:pPr>
    </w:p>
    <w:p w14:paraId="6AC4C6C7" w14:textId="07256898" w:rsidR="004168D5" w:rsidRPr="004168D5" w:rsidRDefault="0012632B" w:rsidP="004168D5">
      <w:pPr>
        <w:rPr>
          <w:rFonts w:ascii="Times" w:hAnsi="Times"/>
          <w:color w:val="4472C4" w:themeColor="accent1"/>
          <w:lang w:val="en-US"/>
        </w:rPr>
      </w:pPr>
      <w:r>
        <w:rPr>
          <w:rFonts w:ascii="Times" w:hAnsi="Times"/>
          <w:color w:val="4472C4" w:themeColor="accent1"/>
          <w:lang w:val="en-US"/>
        </w:rPr>
        <w:t xml:space="preserve">[Journal 14: </w:t>
      </w:r>
      <w:r w:rsidR="004168D5" w:rsidRPr="004168D5">
        <w:rPr>
          <w:rFonts w:ascii="Times" w:hAnsi="Times"/>
          <w:color w:val="4472C4" w:themeColor="accent1"/>
          <w:lang w:val="en-US"/>
        </w:rPr>
        <w:t xml:space="preserve">Who is your hero? What inspires you about this </w:t>
      </w:r>
      <w:proofErr w:type="gramStart"/>
      <w:r w:rsidR="004168D5" w:rsidRPr="004168D5">
        <w:rPr>
          <w:rFonts w:ascii="Times" w:hAnsi="Times"/>
          <w:color w:val="4472C4" w:themeColor="accent1"/>
          <w:lang w:val="en-US"/>
        </w:rPr>
        <w:t>person?:</w:t>
      </w:r>
      <w:proofErr w:type="gramEnd"/>
      <w:r w:rsidR="004168D5" w:rsidRPr="004168D5">
        <w:rPr>
          <w:rFonts w:ascii="Times" w:hAnsi="Times"/>
          <w:color w:val="4472C4" w:themeColor="accent1"/>
          <w:lang w:val="en-US"/>
        </w:rPr>
        <w:t xml:space="preserve"> Draft 1</w:t>
      </w:r>
      <w:r>
        <w:rPr>
          <w:rFonts w:ascii="Times" w:hAnsi="Times"/>
          <w:color w:val="4472C4" w:themeColor="accent1"/>
          <w:lang w:val="en-US"/>
        </w:rPr>
        <w:t>]</w:t>
      </w:r>
    </w:p>
    <w:p w14:paraId="2CD6A737" w14:textId="77777777" w:rsidR="008C18AB" w:rsidRDefault="008C18AB" w:rsidP="004168D5">
      <w:pPr>
        <w:rPr>
          <w:rFonts w:ascii="Times" w:hAnsi="Times"/>
          <w:color w:val="4472C4" w:themeColor="accent1"/>
          <w:lang w:val="en-US"/>
        </w:rPr>
      </w:pPr>
    </w:p>
    <w:p w14:paraId="5A80FF0C" w14:textId="77777777" w:rsidR="008C18AB" w:rsidRDefault="008C18AB" w:rsidP="004168D5">
      <w:pPr>
        <w:rPr>
          <w:rFonts w:ascii="Times" w:hAnsi="Times"/>
          <w:color w:val="4472C4" w:themeColor="accent1"/>
          <w:lang w:val="en-US"/>
        </w:rPr>
      </w:pPr>
    </w:p>
    <w:p w14:paraId="280C0169" w14:textId="77777777" w:rsidR="008C18AB" w:rsidRDefault="008C18AB" w:rsidP="004168D5">
      <w:pPr>
        <w:rPr>
          <w:rFonts w:ascii="Times" w:hAnsi="Times"/>
          <w:color w:val="4472C4" w:themeColor="accent1"/>
          <w:lang w:val="en-US"/>
        </w:rPr>
      </w:pPr>
    </w:p>
    <w:p w14:paraId="3AF177DD" w14:textId="77777777" w:rsidR="008C18AB" w:rsidRDefault="008C18AB" w:rsidP="004168D5">
      <w:pPr>
        <w:rPr>
          <w:rFonts w:ascii="Times" w:hAnsi="Times"/>
          <w:color w:val="4472C4" w:themeColor="accent1"/>
          <w:lang w:val="en-US"/>
        </w:rPr>
      </w:pPr>
    </w:p>
    <w:p w14:paraId="233FA1B6" w14:textId="77777777" w:rsidR="008C18AB" w:rsidRDefault="008C18AB" w:rsidP="004168D5">
      <w:pPr>
        <w:rPr>
          <w:rFonts w:ascii="Times" w:hAnsi="Times"/>
          <w:color w:val="4472C4" w:themeColor="accent1"/>
          <w:lang w:val="en-US"/>
        </w:rPr>
      </w:pPr>
    </w:p>
    <w:p w14:paraId="32457F48" w14:textId="77777777" w:rsidR="008C18AB" w:rsidRDefault="008C18AB" w:rsidP="004168D5">
      <w:pPr>
        <w:rPr>
          <w:rFonts w:ascii="Times" w:hAnsi="Times"/>
          <w:color w:val="4472C4" w:themeColor="accent1"/>
          <w:lang w:val="en-US"/>
        </w:rPr>
      </w:pPr>
    </w:p>
    <w:p w14:paraId="7C2403C1" w14:textId="77777777" w:rsidR="008C18AB" w:rsidRDefault="008C18AB" w:rsidP="004168D5">
      <w:pPr>
        <w:rPr>
          <w:rFonts w:ascii="Times" w:hAnsi="Times"/>
          <w:color w:val="4472C4" w:themeColor="accent1"/>
          <w:lang w:val="en-US"/>
        </w:rPr>
      </w:pPr>
    </w:p>
    <w:p w14:paraId="7EC4C190" w14:textId="77777777" w:rsidR="008C18AB" w:rsidRDefault="008C18AB" w:rsidP="004168D5">
      <w:pPr>
        <w:rPr>
          <w:rFonts w:ascii="Times" w:hAnsi="Times"/>
          <w:color w:val="4472C4" w:themeColor="accent1"/>
          <w:lang w:val="en-US"/>
        </w:rPr>
      </w:pPr>
    </w:p>
    <w:p w14:paraId="64B4AEB3" w14:textId="77777777" w:rsidR="008C18AB" w:rsidRDefault="008C18AB" w:rsidP="004168D5">
      <w:pPr>
        <w:rPr>
          <w:rFonts w:ascii="Times" w:hAnsi="Times"/>
          <w:color w:val="4472C4" w:themeColor="accent1"/>
          <w:lang w:val="en-US"/>
        </w:rPr>
      </w:pPr>
    </w:p>
    <w:p w14:paraId="251BC8B1" w14:textId="77777777" w:rsidR="008C18AB" w:rsidRDefault="008C18AB" w:rsidP="004168D5">
      <w:pPr>
        <w:rPr>
          <w:rFonts w:ascii="Times" w:hAnsi="Times"/>
          <w:color w:val="4472C4" w:themeColor="accent1"/>
          <w:lang w:val="en-US"/>
        </w:rPr>
      </w:pPr>
    </w:p>
    <w:p w14:paraId="2C15ACE7" w14:textId="77777777" w:rsidR="008C18AB" w:rsidRDefault="008C18AB" w:rsidP="004168D5">
      <w:pPr>
        <w:rPr>
          <w:rFonts w:ascii="Times" w:hAnsi="Times"/>
          <w:color w:val="4472C4" w:themeColor="accent1"/>
          <w:lang w:val="en-US"/>
        </w:rPr>
      </w:pPr>
    </w:p>
    <w:p w14:paraId="77F56C70" w14:textId="77777777" w:rsidR="008C18AB" w:rsidRDefault="008C18AB" w:rsidP="004168D5">
      <w:pPr>
        <w:rPr>
          <w:rFonts w:ascii="Times" w:hAnsi="Times"/>
          <w:color w:val="4472C4" w:themeColor="accent1"/>
          <w:lang w:val="en-US"/>
        </w:rPr>
      </w:pPr>
    </w:p>
    <w:p w14:paraId="557A6C6F" w14:textId="77777777" w:rsidR="008C18AB" w:rsidRDefault="008C18AB" w:rsidP="004168D5">
      <w:pPr>
        <w:rPr>
          <w:rFonts w:ascii="Times" w:hAnsi="Times"/>
          <w:color w:val="4472C4" w:themeColor="accent1"/>
          <w:lang w:val="en-US"/>
        </w:rPr>
      </w:pPr>
    </w:p>
    <w:p w14:paraId="6C41E46E" w14:textId="77777777" w:rsidR="008C18AB" w:rsidRDefault="008C18AB" w:rsidP="004168D5">
      <w:pPr>
        <w:rPr>
          <w:rFonts w:ascii="Times" w:hAnsi="Times"/>
          <w:color w:val="4472C4" w:themeColor="accent1"/>
          <w:lang w:val="en-US"/>
        </w:rPr>
      </w:pPr>
    </w:p>
    <w:p w14:paraId="148F2076" w14:textId="77777777" w:rsidR="008C18AB" w:rsidRDefault="008C18AB" w:rsidP="004168D5">
      <w:pPr>
        <w:rPr>
          <w:rFonts w:ascii="Times" w:hAnsi="Times"/>
          <w:color w:val="4472C4" w:themeColor="accent1"/>
          <w:lang w:val="en-US"/>
        </w:rPr>
      </w:pPr>
    </w:p>
    <w:p w14:paraId="27E34DCE" w14:textId="77777777" w:rsidR="008C18AB" w:rsidRDefault="008C18AB" w:rsidP="004168D5">
      <w:pPr>
        <w:rPr>
          <w:rFonts w:ascii="Times" w:hAnsi="Times"/>
          <w:color w:val="4472C4" w:themeColor="accent1"/>
          <w:lang w:val="en-US"/>
        </w:rPr>
      </w:pPr>
    </w:p>
    <w:p w14:paraId="08C08D05" w14:textId="77777777" w:rsidR="008C18AB" w:rsidRDefault="008C18AB" w:rsidP="004168D5">
      <w:pPr>
        <w:rPr>
          <w:rFonts w:ascii="Times" w:hAnsi="Times"/>
          <w:color w:val="4472C4" w:themeColor="accent1"/>
          <w:lang w:val="en-US"/>
        </w:rPr>
      </w:pPr>
    </w:p>
    <w:p w14:paraId="273DB777" w14:textId="77777777" w:rsidR="008C18AB" w:rsidRDefault="008C18AB" w:rsidP="004168D5">
      <w:pPr>
        <w:rPr>
          <w:rFonts w:ascii="Times" w:hAnsi="Times"/>
          <w:color w:val="4472C4" w:themeColor="accent1"/>
          <w:lang w:val="en-US"/>
        </w:rPr>
      </w:pPr>
    </w:p>
    <w:p w14:paraId="6857CD65" w14:textId="77777777" w:rsidR="008C18AB" w:rsidRDefault="008C18AB" w:rsidP="004168D5">
      <w:pPr>
        <w:rPr>
          <w:rFonts w:ascii="Times" w:hAnsi="Times"/>
          <w:color w:val="4472C4" w:themeColor="accent1"/>
          <w:lang w:val="en-US"/>
        </w:rPr>
      </w:pPr>
    </w:p>
    <w:p w14:paraId="51133083" w14:textId="77777777" w:rsidR="008C18AB" w:rsidRDefault="008C18AB" w:rsidP="004168D5">
      <w:pPr>
        <w:rPr>
          <w:rFonts w:ascii="Times" w:hAnsi="Times"/>
          <w:color w:val="4472C4" w:themeColor="accent1"/>
          <w:lang w:val="en-US"/>
        </w:rPr>
      </w:pPr>
    </w:p>
    <w:p w14:paraId="6D3EEF04" w14:textId="77777777" w:rsidR="008C18AB" w:rsidRDefault="008C18AB" w:rsidP="004168D5">
      <w:pPr>
        <w:rPr>
          <w:rFonts w:ascii="Times" w:hAnsi="Times"/>
          <w:color w:val="4472C4" w:themeColor="accent1"/>
          <w:lang w:val="en-US"/>
        </w:rPr>
      </w:pPr>
    </w:p>
    <w:p w14:paraId="7E258354" w14:textId="77777777" w:rsidR="008C18AB" w:rsidRDefault="008C18AB" w:rsidP="004168D5">
      <w:pPr>
        <w:rPr>
          <w:rFonts w:ascii="Times" w:hAnsi="Times"/>
          <w:color w:val="4472C4" w:themeColor="accent1"/>
          <w:lang w:val="en-US"/>
        </w:rPr>
      </w:pPr>
    </w:p>
    <w:p w14:paraId="2E754E64" w14:textId="22645534" w:rsidR="004168D5" w:rsidRPr="004168D5" w:rsidRDefault="0012632B" w:rsidP="004168D5">
      <w:pPr>
        <w:rPr>
          <w:rFonts w:ascii="Times" w:hAnsi="Times"/>
          <w:color w:val="4472C4" w:themeColor="accent1"/>
          <w:lang w:val="en-US"/>
        </w:rPr>
      </w:pPr>
      <w:r>
        <w:rPr>
          <w:rFonts w:ascii="Times" w:hAnsi="Times"/>
          <w:color w:val="4472C4" w:themeColor="accent1"/>
          <w:lang w:val="en-US"/>
        </w:rPr>
        <w:t xml:space="preserve">[Journal 14: </w:t>
      </w:r>
      <w:r w:rsidR="004168D5" w:rsidRPr="004168D5">
        <w:rPr>
          <w:rFonts w:ascii="Times" w:hAnsi="Times"/>
          <w:color w:val="4472C4" w:themeColor="accent1"/>
          <w:lang w:val="en-US"/>
        </w:rPr>
        <w:t xml:space="preserve">Who is your hero? What inspires you about this </w:t>
      </w:r>
      <w:proofErr w:type="gramStart"/>
      <w:r w:rsidR="004168D5" w:rsidRPr="004168D5">
        <w:rPr>
          <w:rFonts w:ascii="Times" w:hAnsi="Times"/>
          <w:color w:val="4472C4" w:themeColor="accent1"/>
          <w:lang w:val="en-US"/>
        </w:rPr>
        <w:t>person?:</w:t>
      </w:r>
      <w:proofErr w:type="gramEnd"/>
      <w:r w:rsidR="004168D5" w:rsidRPr="004168D5">
        <w:rPr>
          <w:rFonts w:ascii="Times" w:hAnsi="Times"/>
          <w:color w:val="4472C4" w:themeColor="accent1"/>
          <w:lang w:val="en-US"/>
        </w:rPr>
        <w:t xml:space="preserve"> Draft 2</w:t>
      </w:r>
      <w:r>
        <w:rPr>
          <w:rFonts w:ascii="Times" w:hAnsi="Times"/>
          <w:color w:val="4472C4" w:themeColor="accent1"/>
          <w:lang w:val="en-US"/>
        </w:rPr>
        <w:t>]</w:t>
      </w:r>
    </w:p>
    <w:p w14:paraId="12DAB0FE" w14:textId="77777777" w:rsidR="004168D5" w:rsidRPr="004168D5" w:rsidRDefault="004168D5" w:rsidP="004168D5">
      <w:pPr>
        <w:rPr>
          <w:rFonts w:ascii="Times" w:hAnsi="Times"/>
          <w:color w:val="4472C4" w:themeColor="accent1"/>
          <w:lang w:val="en-US"/>
        </w:rPr>
      </w:pPr>
    </w:p>
    <w:sectPr w:rsidR="004168D5" w:rsidRPr="004168D5" w:rsidSect="005A1469">
      <w:footerReference w:type="even" r:id="rId12"/>
      <w:footerReference w:type="default" r:id="rId1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4DCD1E" w14:textId="77777777" w:rsidR="001710EA" w:rsidRDefault="001710EA" w:rsidP="008C18AB">
      <w:r>
        <w:separator/>
      </w:r>
    </w:p>
  </w:endnote>
  <w:endnote w:type="continuationSeparator" w:id="0">
    <w:p w14:paraId="17DE6964" w14:textId="77777777" w:rsidR="001710EA" w:rsidRDefault="001710EA" w:rsidP="008C1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6"/>
      </w:rPr>
      <w:id w:val="-1073894264"/>
      <w:docPartObj>
        <w:docPartGallery w:val="Page Numbers (Bottom of Page)"/>
        <w:docPartUnique/>
      </w:docPartObj>
    </w:sdtPr>
    <w:sdtEndPr>
      <w:rPr>
        <w:rStyle w:val="a6"/>
      </w:rPr>
    </w:sdtEndPr>
    <w:sdtContent>
      <w:p w14:paraId="769292FE" w14:textId="4AA611A0" w:rsidR="008C18AB" w:rsidRDefault="008C18AB" w:rsidP="00196275">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14:paraId="3C287162" w14:textId="77777777" w:rsidR="008C18AB" w:rsidRDefault="008C18A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6"/>
      </w:rPr>
      <w:id w:val="-678965839"/>
      <w:docPartObj>
        <w:docPartGallery w:val="Page Numbers (Bottom of Page)"/>
        <w:docPartUnique/>
      </w:docPartObj>
    </w:sdtPr>
    <w:sdtEndPr>
      <w:rPr>
        <w:rStyle w:val="a6"/>
      </w:rPr>
    </w:sdtEndPr>
    <w:sdtContent>
      <w:p w14:paraId="2BB32895" w14:textId="4FDFE8D6" w:rsidR="008C18AB" w:rsidRDefault="008C18AB" w:rsidP="00196275">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1</w:t>
        </w:r>
        <w:r>
          <w:rPr>
            <w:rStyle w:val="a6"/>
          </w:rPr>
          <w:fldChar w:fldCharType="end"/>
        </w:r>
      </w:p>
    </w:sdtContent>
  </w:sdt>
  <w:p w14:paraId="74A65260" w14:textId="77777777" w:rsidR="008C18AB" w:rsidRDefault="008C18A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1DFE5D" w14:textId="77777777" w:rsidR="001710EA" w:rsidRDefault="001710EA" w:rsidP="008C18AB">
      <w:r>
        <w:separator/>
      </w:r>
    </w:p>
  </w:footnote>
  <w:footnote w:type="continuationSeparator" w:id="0">
    <w:p w14:paraId="34C663FD" w14:textId="77777777" w:rsidR="001710EA" w:rsidRDefault="001710EA" w:rsidP="008C18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406D3"/>
    <w:multiLevelType w:val="hybridMultilevel"/>
    <w:tmpl w:val="00CE3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B73FD8"/>
    <w:multiLevelType w:val="hybridMultilevel"/>
    <w:tmpl w:val="FE9AF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875062"/>
    <w:multiLevelType w:val="hybridMultilevel"/>
    <w:tmpl w:val="2D78B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1E5EE2"/>
    <w:multiLevelType w:val="hybridMultilevel"/>
    <w:tmpl w:val="A5FAD9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CD238D"/>
    <w:multiLevelType w:val="hybridMultilevel"/>
    <w:tmpl w:val="41BA0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20006B"/>
    <w:multiLevelType w:val="hybridMultilevel"/>
    <w:tmpl w:val="CC3E0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B05CEC"/>
    <w:multiLevelType w:val="hybridMultilevel"/>
    <w:tmpl w:val="3AE23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FD2733"/>
    <w:multiLevelType w:val="hybridMultilevel"/>
    <w:tmpl w:val="2A6277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2"/>
  </w:num>
  <w:num w:numId="3">
    <w:abstractNumId w:val="4"/>
  </w:num>
  <w:num w:numId="4">
    <w:abstractNumId w:val="0"/>
  </w:num>
  <w:num w:numId="5">
    <w:abstractNumId w:val="1"/>
  </w:num>
  <w:num w:numId="6">
    <w:abstractNumId w:val="7"/>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u shh">
    <w15:presenceInfo w15:providerId="Windows Live" w15:userId="bd8b104c6b30cf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813"/>
    <w:rsid w:val="00070170"/>
    <w:rsid w:val="00073BF8"/>
    <w:rsid w:val="000A196A"/>
    <w:rsid w:val="000A20AB"/>
    <w:rsid w:val="000A3FBD"/>
    <w:rsid w:val="00123FF7"/>
    <w:rsid w:val="0012632B"/>
    <w:rsid w:val="00133D15"/>
    <w:rsid w:val="00141ACB"/>
    <w:rsid w:val="00142D43"/>
    <w:rsid w:val="00166FB7"/>
    <w:rsid w:val="001710EA"/>
    <w:rsid w:val="001928D5"/>
    <w:rsid w:val="001E0B04"/>
    <w:rsid w:val="002A18CA"/>
    <w:rsid w:val="002D0A35"/>
    <w:rsid w:val="00345FA6"/>
    <w:rsid w:val="00370D69"/>
    <w:rsid w:val="004168D5"/>
    <w:rsid w:val="004520B2"/>
    <w:rsid w:val="00482E79"/>
    <w:rsid w:val="004B299C"/>
    <w:rsid w:val="00504D7C"/>
    <w:rsid w:val="00512418"/>
    <w:rsid w:val="00541815"/>
    <w:rsid w:val="005653FD"/>
    <w:rsid w:val="005837F9"/>
    <w:rsid w:val="0058668C"/>
    <w:rsid w:val="005A1469"/>
    <w:rsid w:val="005B5113"/>
    <w:rsid w:val="005C5129"/>
    <w:rsid w:val="00610891"/>
    <w:rsid w:val="006367FA"/>
    <w:rsid w:val="00687BD3"/>
    <w:rsid w:val="006F1CA7"/>
    <w:rsid w:val="0072629F"/>
    <w:rsid w:val="00746C24"/>
    <w:rsid w:val="0085175C"/>
    <w:rsid w:val="008C18AB"/>
    <w:rsid w:val="008F417A"/>
    <w:rsid w:val="009233A4"/>
    <w:rsid w:val="00933B99"/>
    <w:rsid w:val="00953817"/>
    <w:rsid w:val="00961404"/>
    <w:rsid w:val="0097306A"/>
    <w:rsid w:val="00A22718"/>
    <w:rsid w:val="00A550F3"/>
    <w:rsid w:val="00A66B0D"/>
    <w:rsid w:val="00AD059C"/>
    <w:rsid w:val="00AE17DC"/>
    <w:rsid w:val="00BC0A2B"/>
    <w:rsid w:val="00BD2950"/>
    <w:rsid w:val="00BF47CB"/>
    <w:rsid w:val="00C023F6"/>
    <w:rsid w:val="00C50813"/>
    <w:rsid w:val="00C7112D"/>
    <w:rsid w:val="00C9043D"/>
    <w:rsid w:val="00CA1F46"/>
    <w:rsid w:val="00CE1F45"/>
    <w:rsid w:val="00D1132B"/>
    <w:rsid w:val="00D24FD5"/>
    <w:rsid w:val="00D25096"/>
    <w:rsid w:val="00D32B2A"/>
    <w:rsid w:val="00DB0EAA"/>
    <w:rsid w:val="00DC3BBA"/>
    <w:rsid w:val="00E223AE"/>
    <w:rsid w:val="00E92332"/>
    <w:rsid w:val="00EF42D3"/>
    <w:rsid w:val="00F21DA3"/>
    <w:rsid w:val="00F54207"/>
    <w:rsid w:val="00FA1E82"/>
  </w:rsids>
  <m:mathPr>
    <m:mathFont m:val="Cambria Math"/>
    <m:brkBin m:val="before"/>
    <m:brkBinSub m:val="--"/>
    <m:smallFrac m:val="0"/>
    <m:dispDef/>
    <m:lMargin m:val="0"/>
    <m:rMargin m:val="0"/>
    <m:defJc m:val="centerGroup"/>
    <m:wrapIndent m:val="1440"/>
    <m:intLim m:val="subSup"/>
    <m:naryLim m:val="undOvr"/>
  </m:mathPr>
  <w:themeFontLang w:val="en-HK"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7C7C8"/>
  <w15:chartTrackingRefBased/>
  <w15:docId w15:val="{54102AD7-6350-9C4B-B198-0D53D1D92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30"/>
        <w:lang w:val="en-HK" w:eastAsia="zh-CN"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68D5"/>
    <w:pPr>
      <w:ind w:left="720"/>
      <w:contextualSpacing/>
    </w:pPr>
  </w:style>
  <w:style w:type="paragraph" w:styleId="a4">
    <w:name w:val="footer"/>
    <w:basedOn w:val="a"/>
    <w:link w:val="a5"/>
    <w:uiPriority w:val="99"/>
    <w:unhideWhenUsed/>
    <w:rsid w:val="008C18AB"/>
    <w:pPr>
      <w:tabs>
        <w:tab w:val="center" w:pos="4680"/>
        <w:tab w:val="right" w:pos="9360"/>
      </w:tabs>
    </w:pPr>
  </w:style>
  <w:style w:type="character" w:customStyle="1" w:styleId="a5">
    <w:name w:val="页脚 字符"/>
    <w:basedOn w:val="a0"/>
    <w:link w:val="a4"/>
    <w:uiPriority w:val="99"/>
    <w:rsid w:val="008C18AB"/>
  </w:style>
  <w:style w:type="character" w:styleId="a6">
    <w:name w:val="page number"/>
    <w:basedOn w:val="a0"/>
    <w:uiPriority w:val="99"/>
    <w:semiHidden/>
    <w:unhideWhenUsed/>
    <w:rsid w:val="008C18AB"/>
  </w:style>
  <w:style w:type="paragraph" w:styleId="a7">
    <w:name w:val="Normal (Web)"/>
    <w:basedOn w:val="a"/>
    <w:uiPriority w:val="99"/>
    <w:semiHidden/>
    <w:unhideWhenUsed/>
    <w:rsid w:val="00370D69"/>
    <w:pPr>
      <w:spacing w:before="100" w:beforeAutospacing="1" w:after="100" w:afterAutospacing="1"/>
    </w:pPr>
    <w:rPr>
      <w:rFonts w:ascii="宋体" w:eastAsia="宋体" w:hAnsi="宋体" w:cs="宋体"/>
      <w:szCs w:val="24"/>
      <w:lang w:val="en-US" w:bidi="ar-SA"/>
    </w:rPr>
  </w:style>
  <w:style w:type="paragraph" w:styleId="a8">
    <w:name w:val="Balloon Text"/>
    <w:basedOn w:val="a"/>
    <w:link w:val="a9"/>
    <w:uiPriority w:val="99"/>
    <w:semiHidden/>
    <w:unhideWhenUsed/>
    <w:rsid w:val="009233A4"/>
    <w:rPr>
      <w:sz w:val="18"/>
      <w:szCs w:val="22"/>
    </w:rPr>
  </w:style>
  <w:style w:type="character" w:customStyle="1" w:styleId="a9">
    <w:name w:val="批注框文本 字符"/>
    <w:basedOn w:val="a0"/>
    <w:link w:val="a8"/>
    <w:uiPriority w:val="99"/>
    <w:semiHidden/>
    <w:rsid w:val="009233A4"/>
    <w:rPr>
      <w:sz w:val="18"/>
      <w:szCs w:val="22"/>
    </w:rPr>
  </w:style>
  <w:style w:type="paragraph" w:styleId="aa">
    <w:name w:val="annotation text"/>
    <w:basedOn w:val="a"/>
    <w:link w:val="ab"/>
    <w:uiPriority w:val="99"/>
    <w:semiHidden/>
    <w:unhideWhenUsed/>
    <w:rsid w:val="00933B99"/>
    <w:pPr>
      <w:widowControl w:val="0"/>
      <w:jc w:val="both"/>
    </w:pPr>
    <w:rPr>
      <w:kern w:val="2"/>
      <w:sz w:val="20"/>
      <w:szCs w:val="20"/>
      <w:lang w:val="en-US" w:bidi="ar-SA"/>
    </w:rPr>
  </w:style>
  <w:style w:type="character" w:customStyle="1" w:styleId="ab">
    <w:name w:val="批注文字 字符"/>
    <w:basedOn w:val="a0"/>
    <w:link w:val="aa"/>
    <w:uiPriority w:val="99"/>
    <w:semiHidden/>
    <w:rsid w:val="00933B99"/>
    <w:rPr>
      <w:kern w:val="2"/>
      <w:sz w:val="20"/>
      <w:szCs w:val="20"/>
      <w:lang w:val="en-US" w:bidi="ar-SA"/>
    </w:rPr>
  </w:style>
  <w:style w:type="character" w:styleId="ac">
    <w:name w:val="annotation reference"/>
    <w:basedOn w:val="a0"/>
    <w:uiPriority w:val="99"/>
    <w:semiHidden/>
    <w:unhideWhenUsed/>
    <w:rsid w:val="00933B99"/>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23223">
      <w:bodyDiv w:val="1"/>
      <w:marLeft w:val="0"/>
      <w:marRight w:val="0"/>
      <w:marTop w:val="0"/>
      <w:marBottom w:val="0"/>
      <w:divBdr>
        <w:top w:val="none" w:sz="0" w:space="0" w:color="auto"/>
        <w:left w:val="none" w:sz="0" w:space="0" w:color="auto"/>
        <w:bottom w:val="none" w:sz="0" w:space="0" w:color="auto"/>
        <w:right w:val="none" w:sz="0" w:space="0" w:color="auto"/>
      </w:divBdr>
    </w:div>
    <w:div w:id="197544594">
      <w:bodyDiv w:val="1"/>
      <w:marLeft w:val="0"/>
      <w:marRight w:val="0"/>
      <w:marTop w:val="0"/>
      <w:marBottom w:val="0"/>
      <w:divBdr>
        <w:top w:val="none" w:sz="0" w:space="0" w:color="auto"/>
        <w:left w:val="none" w:sz="0" w:space="0" w:color="auto"/>
        <w:bottom w:val="none" w:sz="0" w:space="0" w:color="auto"/>
        <w:right w:val="none" w:sz="0" w:space="0" w:color="auto"/>
      </w:divBdr>
    </w:div>
    <w:div w:id="923760563">
      <w:bodyDiv w:val="1"/>
      <w:marLeft w:val="0"/>
      <w:marRight w:val="0"/>
      <w:marTop w:val="0"/>
      <w:marBottom w:val="0"/>
      <w:divBdr>
        <w:top w:val="none" w:sz="0" w:space="0" w:color="auto"/>
        <w:left w:val="none" w:sz="0" w:space="0" w:color="auto"/>
        <w:bottom w:val="none" w:sz="0" w:space="0" w:color="auto"/>
        <w:right w:val="none" w:sz="0" w:space="0" w:color="auto"/>
      </w:divBdr>
    </w:div>
    <w:div w:id="1747531918">
      <w:bodyDiv w:val="1"/>
      <w:marLeft w:val="0"/>
      <w:marRight w:val="0"/>
      <w:marTop w:val="0"/>
      <w:marBottom w:val="0"/>
      <w:divBdr>
        <w:top w:val="none" w:sz="0" w:space="0" w:color="auto"/>
        <w:left w:val="none" w:sz="0" w:space="0" w:color="auto"/>
        <w:bottom w:val="none" w:sz="0" w:space="0" w:color="auto"/>
        <w:right w:val="none" w:sz="0" w:space="0" w:color="auto"/>
      </w:divBdr>
    </w:div>
    <w:div w:id="1894266743">
      <w:bodyDiv w:val="1"/>
      <w:marLeft w:val="0"/>
      <w:marRight w:val="0"/>
      <w:marTop w:val="0"/>
      <w:marBottom w:val="0"/>
      <w:divBdr>
        <w:top w:val="none" w:sz="0" w:space="0" w:color="auto"/>
        <w:left w:val="none" w:sz="0" w:space="0" w:color="auto"/>
        <w:bottom w:val="none" w:sz="0" w:space="0" w:color="auto"/>
        <w:right w:val="none" w:sz="0" w:space="0" w:color="auto"/>
      </w:divBdr>
      <w:divsChild>
        <w:div w:id="1766538396">
          <w:marLeft w:val="0"/>
          <w:marRight w:val="0"/>
          <w:marTop w:val="0"/>
          <w:marBottom w:val="0"/>
          <w:divBdr>
            <w:top w:val="none" w:sz="0" w:space="0" w:color="auto"/>
            <w:left w:val="none" w:sz="0" w:space="0" w:color="auto"/>
            <w:bottom w:val="none" w:sz="0" w:space="0" w:color="auto"/>
            <w:right w:val="none" w:sz="0" w:space="0" w:color="auto"/>
          </w:divBdr>
        </w:div>
        <w:div w:id="1428229577">
          <w:marLeft w:val="0"/>
          <w:marRight w:val="0"/>
          <w:marTop w:val="0"/>
          <w:marBottom w:val="0"/>
          <w:divBdr>
            <w:top w:val="none" w:sz="0" w:space="0" w:color="auto"/>
            <w:left w:val="none" w:sz="0" w:space="0" w:color="auto"/>
            <w:bottom w:val="none" w:sz="0" w:space="0" w:color="auto"/>
            <w:right w:val="none" w:sz="0" w:space="0" w:color="auto"/>
          </w:divBdr>
        </w:div>
      </w:divsChild>
    </w:div>
    <w:div w:id="2120947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C2ED4-7611-4443-990A-D1A7DFB27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42</Pages>
  <Words>6298</Words>
  <Characters>35904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Jordon Beijing</dc:creator>
  <cp:keywords/>
  <dc:description/>
  <cp:lastModifiedBy>yu shh</cp:lastModifiedBy>
  <cp:revision>51</cp:revision>
  <dcterms:created xsi:type="dcterms:W3CDTF">2020-08-14T10:47:00Z</dcterms:created>
  <dcterms:modified xsi:type="dcterms:W3CDTF">2020-08-18T13:29:00Z</dcterms:modified>
</cp:coreProperties>
</file>